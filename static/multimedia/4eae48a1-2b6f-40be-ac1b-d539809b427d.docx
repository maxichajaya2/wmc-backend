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22FBF62E" w:rsidR="007373B8" w:rsidRDefault="00865E92" w:rsidP="00A201D7">
      <w:pPr>
        <w:jc w:val="center"/>
        <w:rPr>
          <w:rFonts w:ascii="Arial" w:hAnsi="Arial" w:cs="Arial"/>
          <w:sz w:val="22"/>
          <w:szCs w:val="22"/>
          <w:lang w:val="es-PE"/>
        </w:rPr>
      </w:pPr>
      <w:r w:rsidRPr="00865E92">
        <w:rPr>
          <w:rFonts w:ascii="Arial" w:hAnsi="Arial" w:cs="Arial"/>
          <w:sz w:val="22"/>
          <w:szCs w:val="22"/>
          <w:lang w:val="es-PE"/>
        </w:rPr>
        <w:t>MTM-TSF (</w:t>
      </w:r>
      <w:proofErr w:type="spellStart"/>
      <w:r w:rsidRPr="00865E92">
        <w:rPr>
          <w:rFonts w:ascii="Arial" w:hAnsi="Arial" w:cs="Arial"/>
          <w:sz w:val="22"/>
          <w:szCs w:val="22"/>
          <w:lang w:val="es-PE"/>
        </w:rPr>
        <w:t>Multidisciplinary</w:t>
      </w:r>
      <w:proofErr w:type="spellEnd"/>
      <w:r w:rsidRPr="00865E92">
        <w:rPr>
          <w:rFonts w:ascii="Arial" w:hAnsi="Arial" w:cs="Arial"/>
          <w:sz w:val="22"/>
          <w:szCs w:val="22"/>
          <w:lang w:val="es-PE"/>
        </w:rPr>
        <w:t xml:space="preserve"> </w:t>
      </w:r>
      <w:proofErr w:type="spellStart"/>
      <w:r w:rsidRPr="00865E92">
        <w:rPr>
          <w:rFonts w:ascii="Arial" w:hAnsi="Arial" w:cs="Arial"/>
          <w:sz w:val="22"/>
          <w:szCs w:val="22"/>
          <w:lang w:val="es-PE"/>
        </w:rPr>
        <w:t>Technical</w:t>
      </w:r>
      <w:proofErr w:type="spellEnd"/>
      <w:r w:rsidRPr="00865E92">
        <w:rPr>
          <w:rFonts w:ascii="Arial" w:hAnsi="Arial" w:cs="Arial"/>
          <w:sz w:val="22"/>
          <w:szCs w:val="22"/>
          <w:lang w:val="es-PE"/>
        </w:rPr>
        <w:t xml:space="preserve"> </w:t>
      </w:r>
      <w:proofErr w:type="spellStart"/>
      <w:r w:rsidRPr="00865E92">
        <w:rPr>
          <w:rFonts w:ascii="Arial" w:hAnsi="Arial" w:cs="Arial"/>
          <w:sz w:val="22"/>
          <w:szCs w:val="22"/>
          <w:lang w:val="es-PE"/>
        </w:rPr>
        <w:t>Maturity</w:t>
      </w:r>
      <w:proofErr w:type="spellEnd"/>
      <w:r w:rsidRPr="00865E92">
        <w:rPr>
          <w:rFonts w:ascii="Arial" w:hAnsi="Arial" w:cs="Arial"/>
          <w:sz w:val="22"/>
          <w:szCs w:val="22"/>
          <w:lang w:val="es-PE"/>
        </w:rPr>
        <w:t xml:space="preserve"> </w:t>
      </w:r>
      <w:proofErr w:type="spellStart"/>
      <w:r w:rsidRPr="00865E92">
        <w:rPr>
          <w:rFonts w:ascii="Arial" w:hAnsi="Arial" w:cs="Arial"/>
          <w:sz w:val="22"/>
          <w:szCs w:val="22"/>
          <w:lang w:val="es-PE"/>
        </w:rPr>
        <w:t>for</w:t>
      </w:r>
      <w:proofErr w:type="spellEnd"/>
      <w:r w:rsidRPr="00865E92">
        <w:rPr>
          <w:rFonts w:ascii="Arial" w:hAnsi="Arial" w:cs="Arial"/>
          <w:sz w:val="22"/>
          <w:szCs w:val="22"/>
          <w:lang w:val="es-PE"/>
        </w:rPr>
        <w:t xml:space="preserve"> Tailings Storage </w:t>
      </w:r>
      <w:proofErr w:type="spellStart"/>
      <w:r w:rsidRPr="00865E92">
        <w:rPr>
          <w:rFonts w:ascii="Arial" w:hAnsi="Arial" w:cs="Arial"/>
          <w:sz w:val="22"/>
          <w:szCs w:val="22"/>
          <w:lang w:val="es-PE"/>
        </w:rPr>
        <w:t>Facilities</w:t>
      </w:r>
      <w:proofErr w:type="spellEnd"/>
      <w:r w:rsidRPr="00865E92">
        <w:rPr>
          <w:rFonts w:ascii="Arial" w:hAnsi="Arial" w:cs="Arial"/>
          <w:sz w:val="22"/>
          <w:szCs w:val="22"/>
          <w:lang w:val="es-PE"/>
        </w:rPr>
        <w:t>): Metodología Multidisciplinaria para Evaluación de la Madurez del Proyecto en Estructuras de Disposición y Manejo de Relaves</w:t>
      </w:r>
    </w:p>
    <w:p w14:paraId="5DA8F9D7" w14:textId="7EFBE6E8" w:rsidR="00865E92" w:rsidRPr="00F645F4" w:rsidRDefault="00865E92" w:rsidP="00A201D7">
      <w:pPr>
        <w:jc w:val="center"/>
        <w:rPr>
          <w:rFonts w:ascii="Arial" w:hAnsi="Arial" w:cs="Arial"/>
          <w:sz w:val="22"/>
          <w:szCs w:val="22"/>
          <w:lang w:val="es-PE"/>
        </w:rPr>
      </w:pPr>
      <w:r w:rsidRPr="00F645F4">
        <w:rPr>
          <w:rFonts w:ascii="Arial" w:hAnsi="Arial" w:cs="Arial"/>
          <w:sz w:val="22"/>
          <w:szCs w:val="22"/>
          <w:lang w:val="es-PE"/>
        </w:rPr>
        <w:t>(</w:t>
      </w:r>
      <w:r w:rsidR="001E69EF" w:rsidRPr="00F645F4">
        <w:rPr>
          <w:rFonts w:ascii="Arial" w:hAnsi="Arial" w:cs="Arial"/>
          <w:sz w:val="22"/>
          <w:szCs w:val="22"/>
          <w:lang w:val="es-PE"/>
        </w:rPr>
        <w:t>ESG (</w:t>
      </w:r>
      <w:proofErr w:type="spellStart"/>
      <w:r w:rsidR="001E69EF" w:rsidRPr="00F645F4">
        <w:rPr>
          <w:rFonts w:ascii="Arial" w:hAnsi="Arial" w:cs="Arial"/>
          <w:sz w:val="22"/>
          <w:szCs w:val="22"/>
          <w:lang w:val="es-PE"/>
        </w:rPr>
        <w:t>Environmental</w:t>
      </w:r>
      <w:proofErr w:type="spellEnd"/>
      <w:r w:rsidR="001E69EF" w:rsidRPr="00F645F4">
        <w:rPr>
          <w:rFonts w:ascii="Arial" w:hAnsi="Arial" w:cs="Arial"/>
          <w:sz w:val="22"/>
          <w:szCs w:val="22"/>
          <w:lang w:val="es-PE"/>
        </w:rPr>
        <w:t xml:space="preserve">, Social, </w:t>
      </w:r>
      <w:proofErr w:type="spellStart"/>
      <w:r w:rsidR="001E69EF" w:rsidRPr="00F645F4">
        <w:rPr>
          <w:rFonts w:ascii="Arial" w:hAnsi="Arial" w:cs="Arial"/>
          <w:sz w:val="22"/>
          <w:szCs w:val="22"/>
          <w:lang w:val="es-PE"/>
        </w:rPr>
        <w:t>Governance</w:t>
      </w:r>
      <w:proofErr w:type="spellEnd"/>
      <w:r w:rsidR="001E69EF" w:rsidRPr="00F645F4">
        <w:rPr>
          <w:rFonts w:ascii="Arial" w:hAnsi="Arial" w:cs="Arial"/>
          <w:sz w:val="22"/>
          <w:szCs w:val="22"/>
          <w:lang w:val="es-PE"/>
        </w:rPr>
        <w:t>)</w:t>
      </w:r>
      <w:r w:rsidRPr="00F645F4">
        <w:rPr>
          <w:rFonts w:ascii="Arial" w:hAnsi="Arial" w:cs="Arial"/>
          <w:sz w:val="22"/>
          <w:szCs w:val="22"/>
          <w:lang w:val="es-PE"/>
        </w:rPr>
        <w:t xml:space="preserve"> - </w:t>
      </w:r>
      <w:r w:rsidR="00083D62" w:rsidRPr="00517ED5">
        <w:rPr>
          <w:rFonts w:ascii="Arial" w:hAnsi="Arial" w:cs="Arial"/>
          <w:sz w:val="22"/>
          <w:szCs w:val="22"/>
          <w:lang w:val="es-CL"/>
        </w:rPr>
        <w:t xml:space="preserve">Gestión de Riesgos del Negocio (Enterprise </w:t>
      </w:r>
      <w:proofErr w:type="spellStart"/>
      <w:r w:rsidR="00083D62" w:rsidRPr="00517ED5">
        <w:rPr>
          <w:rFonts w:ascii="Arial" w:hAnsi="Arial" w:cs="Arial"/>
          <w:sz w:val="22"/>
          <w:szCs w:val="22"/>
          <w:lang w:val="es-CL"/>
        </w:rPr>
        <w:t>Risk</w:t>
      </w:r>
      <w:proofErr w:type="spellEnd"/>
      <w:r w:rsidR="00083D62" w:rsidRPr="00517ED5">
        <w:rPr>
          <w:rFonts w:ascii="Arial" w:hAnsi="Arial" w:cs="Arial"/>
          <w:sz w:val="22"/>
          <w:szCs w:val="22"/>
          <w:lang w:val="es-CL"/>
        </w:rPr>
        <w:t xml:space="preserve"> </w:t>
      </w:r>
      <w:proofErr w:type="spellStart"/>
      <w:r w:rsidR="00083D62" w:rsidRPr="00517ED5">
        <w:rPr>
          <w:rFonts w:ascii="Arial" w:hAnsi="Arial" w:cs="Arial"/>
          <w:sz w:val="22"/>
          <w:szCs w:val="22"/>
          <w:lang w:val="es-CL"/>
        </w:rPr>
        <w:t>Assessment</w:t>
      </w:r>
      <w:proofErr w:type="spellEnd"/>
      <w:r w:rsidR="00083D62" w:rsidRPr="00517ED5">
        <w:rPr>
          <w:rFonts w:ascii="Arial" w:hAnsi="Arial" w:cs="Arial"/>
          <w:sz w:val="22"/>
          <w:szCs w:val="22"/>
          <w:lang w:val="es-CL"/>
        </w:rPr>
        <w:t>)</w:t>
      </w:r>
      <w:r w:rsidRPr="00F645F4">
        <w:rPr>
          <w:rFonts w:ascii="Arial" w:hAnsi="Arial" w:cs="Arial"/>
          <w:sz w:val="22"/>
          <w:szCs w:val="22"/>
          <w:lang w:val="es-PE"/>
        </w:rPr>
        <w:t>)</w:t>
      </w:r>
    </w:p>
    <w:p w14:paraId="03D0F56A" w14:textId="77777777" w:rsidR="00A05DB9" w:rsidRPr="00F645F4" w:rsidRDefault="00A05DB9" w:rsidP="007373B8">
      <w:pPr>
        <w:rPr>
          <w:rFonts w:ascii="Arial" w:hAnsi="Arial" w:cs="Arial"/>
          <w:sz w:val="22"/>
          <w:szCs w:val="22"/>
          <w:lang w:val="es-PE"/>
        </w:rPr>
      </w:pPr>
    </w:p>
    <w:p w14:paraId="02638C59" w14:textId="0194D882" w:rsidR="0087565A" w:rsidRPr="000270E6" w:rsidRDefault="00F645F4" w:rsidP="0087565A">
      <w:pPr>
        <w:jc w:val="center"/>
        <w:rPr>
          <w:rFonts w:ascii="Arial" w:hAnsi="Arial" w:cs="Arial"/>
          <w:b/>
          <w:bCs/>
          <w:sz w:val="22"/>
          <w:szCs w:val="22"/>
          <w:lang w:val="es-PE"/>
        </w:rPr>
      </w:pPr>
      <w:r w:rsidRPr="00F645F4">
        <w:rPr>
          <w:rFonts w:ascii="Arial" w:hAnsi="Arial" w:cs="Arial"/>
          <w:b/>
          <w:bCs/>
          <w:sz w:val="22"/>
          <w:szCs w:val="22"/>
          <w:lang w:val="es-PE"/>
        </w:rPr>
        <w:t>Marcella Costa de S. Garcia</w:t>
      </w:r>
      <w:r w:rsidRPr="000270E6">
        <w:rPr>
          <w:rFonts w:ascii="Arial" w:hAnsi="Arial" w:cs="Arial"/>
          <w:b/>
          <w:bCs/>
          <w:sz w:val="22"/>
          <w:szCs w:val="22"/>
          <w:vertAlign w:val="superscript"/>
          <w:lang w:val="es-PE"/>
        </w:rPr>
        <w:t xml:space="preserve"> </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sidR="00946989" w:rsidRPr="00671429">
        <w:rPr>
          <w:rFonts w:ascii="Arial" w:hAnsi="Arial" w:cs="Arial"/>
          <w:b/>
          <w:bCs/>
          <w:sz w:val="22"/>
          <w:szCs w:val="22"/>
          <w:lang w:val="es-PE"/>
        </w:rPr>
        <w:t>Rafaela Pedrosa</w:t>
      </w:r>
      <w:r w:rsidR="00946989" w:rsidRPr="000270E6">
        <w:rPr>
          <w:rFonts w:ascii="Arial" w:hAnsi="Arial" w:cs="Arial"/>
          <w:b/>
          <w:bCs/>
          <w:sz w:val="22"/>
          <w:szCs w:val="22"/>
          <w:vertAlign w:val="superscript"/>
          <w:lang w:val="es-PE"/>
        </w:rPr>
        <w:t xml:space="preserve"> </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sidR="00615D61" w:rsidRPr="00615D61">
        <w:rPr>
          <w:rFonts w:ascii="Arial" w:hAnsi="Arial" w:cs="Arial"/>
          <w:b/>
          <w:bCs/>
          <w:sz w:val="22"/>
          <w:szCs w:val="22"/>
          <w:lang w:val="es-PE"/>
        </w:rPr>
        <w:t>Jessica Rodriguez</w:t>
      </w:r>
      <w:r w:rsidR="00615D61" w:rsidRPr="000A2EE3">
        <w:rPr>
          <w:rFonts w:ascii="Arial" w:hAnsi="Arial" w:cs="Arial"/>
          <w:sz w:val="22"/>
          <w:szCs w:val="22"/>
          <w:lang w:val="es-CL"/>
        </w:rPr>
        <w:t xml:space="preserve"> </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39E837BD" w:rsidR="007373B8" w:rsidRPr="001505B3" w:rsidRDefault="001F7167" w:rsidP="006975E0">
      <w:pPr>
        <w:ind w:left="142" w:hanging="142"/>
        <w:jc w:val="both"/>
        <w:rPr>
          <w:rFonts w:ascii="Arial" w:hAnsi="Arial" w:cs="Arial"/>
          <w:sz w:val="22"/>
          <w:szCs w:val="22"/>
          <w:lang w:val="pt-BR"/>
        </w:rPr>
      </w:pPr>
      <w:r w:rsidRPr="001505B3">
        <w:rPr>
          <w:rFonts w:ascii="Arial" w:hAnsi="Arial" w:cs="Arial"/>
          <w:sz w:val="22"/>
          <w:szCs w:val="22"/>
          <w:vertAlign w:val="superscript"/>
          <w:lang w:val="pt-BR"/>
        </w:rPr>
        <w:t>1</w:t>
      </w:r>
      <w:r w:rsidR="007373B8" w:rsidRPr="001505B3">
        <w:rPr>
          <w:rFonts w:ascii="Arial" w:hAnsi="Arial" w:cs="Arial"/>
          <w:sz w:val="22"/>
          <w:szCs w:val="22"/>
          <w:lang w:val="pt-BR"/>
        </w:rPr>
        <w:t xml:space="preserve"> </w:t>
      </w:r>
      <w:r w:rsidR="002D1C36" w:rsidRPr="001505B3">
        <w:rPr>
          <w:rFonts w:ascii="Arial" w:hAnsi="Arial" w:cs="Arial"/>
          <w:sz w:val="22"/>
          <w:szCs w:val="22"/>
          <w:lang w:val="pt-BR"/>
        </w:rPr>
        <w:t xml:space="preserve">Autor: </w:t>
      </w:r>
      <w:r w:rsidR="00A84730" w:rsidRPr="001505B3">
        <w:rPr>
          <w:rFonts w:ascii="Arial" w:hAnsi="Arial" w:cs="Arial"/>
          <w:sz w:val="22"/>
          <w:szCs w:val="22"/>
          <w:lang w:val="pt-BR"/>
        </w:rPr>
        <w:t>Ausenco</w:t>
      </w:r>
      <w:r w:rsidR="00047A63" w:rsidRPr="001505B3">
        <w:rPr>
          <w:rFonts w:ascii="Arial" w:hAnsi="Arial" w:cs="Arial"/>
          <w:sz w:val="22"/>
          <w:szCs w:val="22"/>
          <w:lang w:val="pt-BR"/>
        </w:rPr>
        <w:t xml:space="preserve">, </w:t>
      </w:r>
      <w:r w:rsidR="001505B3" w:rsidRPr="001505B3">
        <w:rPr>
          <w:rFonts w:ascii="Arial" w:hAnsi="Arial" w:cs="Arial"/>
          <w:sz w:val="22"/>
          <w:szCs w:val="22"/>
          <w:lang w:val="pt-BR"/>
        </w:rPr>
        <w:t>Av. Nossa Sra. do Carmo, 931</w:t>
      </w:r>
      <w:r w:rsidR="00D95044">
        <w:rPr>
          <w:rFonts w:ascii="Arial" w:hAnsi="Arial" w:cs="Arial"/>
          <w:sz w:val="22"/>
          <w:szCs w:val="22"/>
          <w:lang w:val="pt-BR"/>
        </w:rPr>
        <w:t xml:space="preserve">, </w:t>
      </w:r>
      <w:r w:rsidR="001505B3" w:rsidRPr="001505B3">
        <w:rPr>
          <w:rFonts w:ascii="Arial" w:hAnsi="Arial" w:cs="Arial"/>
          <w:sz w:val="22"/>
          <w:szCs w:val="22"/>
          <w:lang w:val="pt-BR"/>
        </w:rPr>
        <w:t>Sion, Belo Horizonte</w:t>
      </w:r>
      <w:r w:rsidR="00FA163A">
        <w:rPr>
          <w:rFonts w:ascii="Arial" w:hAnsi="Arial" w:cs="Arial"/>
          <w:sz w:val="22"/>
          <w:szCs w:val="22"/>
          <w:lang w:val="pt-BR"/>
        </w:rPr>
        <w:t xml:space="preserve"> – Minas Gerais</w:t>
      </w:r>
      <w:r w:rsidR="00047A63" w:rsidRPr="001505B3">
        <w:rPr>
          <w:rFonts w:ascii="Arial" w:hAnsi="Arial" w:cs="Arial"/>
          <w:sz w:val="22"/>
          <w:szCs w:val="22"/>
          <w:lang w:val="pt-BR"/>
        </w:rPr>
        <w:t xml:space="preserve">, </w:t>
      </w:r>
      <w:r w:rsidR="00FA163A">
        <w:rPr>
          <w:rFonts w:ascii="Arial" w:hAnsi="Arial" w:cs="Arial"/>
          <w:sz w:val="22"/>
          <w:szCs w:val="22"/>
          <w:lang w:val="pt-BR"/>
        </w:rPr>
        <w:t>Brasil</w:t>
      </w:r>
      <w:r w:rsidR="00047A63" w:rsidRPr="001505B3">
        <w:rPr>
          <w:rFonts w:ascii="Arial" w:hAnsi="Arial" w:cs="Arial"/>
          <w:sz w:val="22"/>
          <w:szCs w:val="22"/>
          <w:lang w:val="pt-BR"/>
        </w:rPr>
        <w:t xml:space="preserve"> </w:t>
      </w:r>
      <w:r w:rsidR="003C6D44" w:rsidRPr="001505B3">
        <w:rPr>
          <w:rFonts w:ascii="Arial" w:hAnsi="Arial" w:cs="Arial"/>
          <w:sz w:val="22"/>
          <w:szCs w:val="22"/>
          <w:lang w:val="pt-BR"/>
        </w:rPr>
        <w:t>(</w:t>
      </w:r>
      <w:r w:rsidR="00FA163A">
        <w:rPr>
          <w:rFonts w:ascii="Arial" w:hAnsi="Arial" w:cs="Arial"/>
          <w:sz w:val="22"/>
          <w:szCs w:val="22"/>
          <w:lang w:val="pt-BR"/>
        </w:rPr>
        <w:t>marcellacostadesouza@gmail.com</w:t>
      </w:r>
      <w:r w:rsidR="00A201D7" w:rsidRPr="001505B3">
        <w:rPr>
          <w:rFonts w:ascii="Arial" w:hAnsi="Arial" w:cs="Arial"/>
          <w:sz w:val="22"/>
          <w:szCs w:val="22"/>
          <w:lang w:val="pt-BR"/>
        </w:rPr>
        <w:t xml:space="preserve"> y </w:t>
      </w:r>
      <w:r w:rsidR="00FA163A">
        <w:rPr>
          <w:rFonts w:ascii="Arial" w:hAnsi="Arial" w:cs="Arial"/>
          <w:sz w:val="22"/>
          <w:szCs w:val="22"/>
          <w:lang w:val="pt-BR"/>
        </w:rPr>
        <w:t xml:space="preserve">+55 </w:t>
      </w:r>
      <w:r w:rsidR="00D95044">
        <w:rPr>
          <w:rFonts w:ascii="Arial" w:hAnsi="Arial" w:cs="Arial"/>
          <w:sz w:val="22"/>
          <w:szCs w:val="22"/>
          <w:lang w:val="pt-BR"/>
        </w:rPr>
        <w:t>21 99106-4260</w:t>
      </w:r>
      <w:r w:rsidR="003C6D44" w:rsidRPr="001505B3">
        <w:rPr>
          <w:rFonts w:ascii="Arial" w:hAnsi="Arial" w:cs="Arial"/>
          <w:sz w:val="22"/>
          <w:szCs w:val="22"/>
          <w:lang w:val="pt-BR"/>
        </w:rPr>
        <w:t>)</w:t>
      </w:r>
    </w:p>
    <w:p w14:paraId="791CF854" w14:textId="1C93EFF4" w:rsidR="007373B8" w:rsidRPr="00D95044" w:rsidRDefault="001F7167" w:rsidP="006975E0">
      <w:pPr>
        <w:ind w:left="142" w:hanging="142"/>
        <w:jc w:val="both"/>
        <w:rPr>
          <w:rFonts w:ascii="Arial" w:hAnsi="Arial" w:cs="Arial"/>
          <w:sz w:val="22"/>
          <w:szCs w:val="22"/>
          <w:lang w:val="pt-BR"/>
        </w:rPr>
      </w:pPr>
      <w:r w:rsidRPr="00D95044">
        <w:rPr>
          <w:rFonts w:ascii="Arial" w:hAnsi="Arial" w:cs="Arial"/>
          <w:sz w:val="22"/>
          <w:szCs w:val="22"/>
          <w:vertAlign w:val="superscript"/>
          <w:lang w:val="pt-BR"/>
        </w:rPr>
        <w:t>2</w:t>
      </w:r>
      <w:r w:rsidR="007373B8" w:rsidRPr="00D95044">
        <w:rPr>
          <w:rFonts w:ascii="Arial" w:hAnsi="Arial" w:cs="Arial"/>
          <w:sz w:val="22"/>
          <w:szCs w:val="22"/>
          <w:lang w:val="pt-BR"/>
        </w:rPr>
        <w:t xml:space="preserve"> </w:t>
      </w:r>
      <w:r w:rsidR="002D1C36" w:rsidRPr="00D95044">
        <w:rPr>
          <w:rFonts w:ascii="Arial" w:hAnsi="Arial" w:cs="Arial"/>
          <w:sz w:val="22"/>
          <w:szCs w:val="22"/>
          <w:lang w:val="pt-BR"/>
        </w:rPr>
        <w:t xml:space="preserve">Coautor 1: </w:t>
      </w:r>
      <w:r w:rsidR="00D95044" w:rsidRPr="00D95044">
        <w:rPr>
          <w:rFonts w:ascii="Arial" w:hAnsi="Arial" w:cs="Arial"/>
          <w:sz w:val="22"/>
          <w:szCs w:val="22"/>
          <w:lang w:val="pt-BR"/>
        </w:rPr>
        <w:t>Ausenco</w:t>
      </w:r>
      <w:r w:rsidR="003C6D44" w:rsidRPr="00D95044">
        <w:rPr>
          <w:rFonts w:ascii="Arial" w:hAnsi="Arial" w:cs="Arial"/>
          <w:sz w:val="22"/>
          <w:szCs w:val="22"/>
          <w:lang w:val="pt-BR"/>
        </w:rPr>
        <w:t xml:space="preserve">, </w:t>
      </w:r>
      <w:r w:rsidR="00D95044" w:rsidRPr="001505B3">
        <w:rPr>
          <w:rFonts w:ascii="Arial" w:hAnsi="Arial" w:cs="Arial"/>
          <w:sz w:val="22"/>
          <w:szCs w:val="22"/>
          <w:lang w:val="pt-BR"/>
        </w:rPr>
        <w:t>Av. Nossa Sra. do Carmo, 931</w:t>
      </w:r>
      <w:r w:rsidR="00047A63" w:rsidRPr="00D95044">
        <w:rPr>
          <w:rFonts w:ascii="Arial" w:hAnsi="Arial" w:cs="Arial"/>
          <w:sz w:val="22"/>
          <w:szCs w:val="22"/>
          <w:lang w:val="pt-BR"/>
        </w:rPr>
        <w:t>,</w:t>
      </w:r>
      <w:r w:rsidR="00D95044" w:rsidRPr="00D95044">
        <w:rPr>
          <w:rFonts w:ascii="Arial" w:hAnsi="Arial" w:cs="Arial"/>
          <w:sz w:val="22"/>
          <w:szCs w:val="22"/>
          <w:lang w:val="pt-BR"/>
        </w:rPr>
        <w:t xml:space="preserve"> </w:t>
      </w:r>
      <w:r w:rsidR="00D95044" w:rsidRPr="001505B3">
        <w:rPr>
          <w:rFonts w:ascii="Arial" w:hAnsi="Arial" w:cs="Arial"/>
          <w:sz w:val="22"/>
          <w:szCs w:val="22"/>
          <w:lang w:val="pt-BR"/>
        </w:rPr>
        <w:t>Sion, Belo Horizonte</w:t>
      </w:r>
      <w:r w:rsidR="00D95044">
        <w:rPr>
          <w:rFonts w:ascii="Arial" w:hAnsi="Arial" w:cs="Arial"/>
          <w:sz w:val="22"/>
          <w:szCs w:val="22"/>
          <w:lang w:val="pt-BR"/>
        </w:rPr>
        <w:t xml:space="preserve"> – Minas Gerais, Brasil</w:t>
      </w:r>
      <w:r w:rsidR="003C6D44" w:rsidRPr="00D95044">
        <w:rPr>
          <w:rFonts w:ascii="Arial" w:hAnsi="Arial" w:cs="Arial"/>
          <w:sz w:val="22"/>
          <w:szCs w:val="22"/>
          <w:lang w:val="pt-BR"/>
        </w:rPr>
        <w:t xml:space="preserve"> (</w:t>
      </w:r>
      <w:hyperlink r:id="rId8">
        <w:r w:rsidR="00A76745" w:rsidRPr="5F1D9276">
          <w:rPr>
            <w:rFonts w:ascii="Arial" w:hAnsi="Arial" w:cs="Arial"/>
            <w:sz w:val="22"/>
            <w:szCs w:val="22"/>
            <w:lang w:val="pt-BR"/>
          </w:rPr>
          <w:t>Rafaela.Pedrosa@ausenco.com</w:t>
        </w:r>
      </w:hyperlink>
      <w:r w:rsidR="00A201D7" w:rsidRPr="5F1D9276">
        <w:rPr>
          <w:rFonts w:ascii="Arial" w:hAnsi="Arial" w:cs="Arial"/>
          <w:sz w:val="22"/>
          <w:szCs w:val="22"/>
          <w:lang w:val="pt-BR"/>
        </w:rPr>
        <w:t xml:space="preserve"> </w:t>
      </w:r>
      <w:r w:rsidR="00A201D7" w:rsidRPr="23FD2E78">
        <w:rPr>
          <w:rFonts w:ascii="Arial" w:hAnsi="Arial" w:cs="Arial"/>
          <w:sz w:val="22"/>
          <w:szCs w:val="22"/>
          <w:lang w:val="pt-BR"/>
        </w:rPr>
        <w:t xml:space="preserve">y </w:t>
      </w:r>
      <w:r w:rsidR="0C46CB91" w:rsidRPr="23FD2E78">
        <w:rPr>
          <w:rFonts w:ascii="Arial" w:hAnsi="Arial" w:cs="Arial"/>
          <w:sz w:val="22"/>
          <w:szCs w:val="22"/>
          <w:lang w:val="pt-BR"/>
        </w:rPr>
        <w:t>+55 31 99771-3011</w:t>
      </w:r>
      <w:r w:rsidR="003C6D44" w:rsidRPr="23FD2E78">
        <w:rPr>
          <w:rFonts w:ascii="Arial" w:hAnsi="Arial" w:cs="Arial"/>
          <w:sz w:val="22"/>
          <w:szCs w:val="22"/>
          <w:lang w:val="pt-BR"/>
        </w:rPr>
        <w:t>)</w:t>
      </w:r>
    </w:p>
    <w:p w14:paraId="676FAC05" w14:textId="3C0A54CC"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2: </w:t>
      </w:r>
      <w:r w:rsidR="00D04143">
        <w:rPr>
          <w:rFonts w:ascii="Arial" w:hAnsi="Arial" w:cs="Arial"/>
          <w:sz w:val="22"/>
          <w:szCs w:val="22"/>
          <w:lang w:val="es-PE"/>
        </w:rPr>
        <w:t>Ausenco</w:t>
      </w:r>
      <w:r w:rsidR="004E233B" w:rsidRPr="000270E6">
        <w:rPr>
          <w:rFonts w:ascii="Arial" w:hAnsi="Arial" w:cs="Arial"/>
          <w:sz w:val="22"/>
          <w:szCs w:val="22"/>
          <w:lang w:val="es-PE"/>
        </w:rPr>
        <w:t xml:space="preserve">, </w:t>
      </w:r>
      <w:r w:rsidR="00D97512" w:rsidRPr="00D97512">
        <w:rPr>
          <w:rFonts w:ascii="Arial" w:hAnsi="Arial" w:cs="Arial"/>
          <w:sz w:val="22"/>
          <w:szCs w:val="22"/>
          <w:lang w:val="es-PE"/>
        </w:rPr>
        <w:t>Av. Javier Prado Este 444, San Isidro 15046</w:t>
      </w:r>
      <w:r w:rsidR="005631EB" w:rsidRPr="000270E6">
        <w:rPr>
          <w:rFonts w:ascii="Arial" w:hAnsi="Arial" w:cs="Arial"/>
          <w:sz w:val="22"/>
          <w:szCs w:val="22"/>
          <w:lang w:val="es-PE"/>
        </w:rPr>
        <w:t xml:space="preserve">, </w:t>
      </w:r>
      <w:r w:rsidR="004B7181">
        <w:rPr>
          <w:rFonts w:ascii="Arial" w:hAnsi="Arial" w:cs="Arial"/>
          <w:sz w:val="22"/>
          <w:szCs w:val="22"/>
          <w:lang w:val="es-PE"/>
        </w:rPr>
        <w:t>Lima</w:t>
      </w:r>
      <w:r w:rsidR="005631EB" w:rsidRPr="000270E6">
        <w:rPr>
          <w:rFonts w:ascii="Arial" w:hAnsi="Arial" w:cs="Arial"/>
          <w:sz w:val="22"/>
          <w:szCs w:val="22"/>
          <w:lang w:val="es-PE"/>
        </w:rPr>
        <w:t xml:space="preserve">, </w:t>
      </w:r>
      <w:proofErr w:type="spellStart"/>
      <w:r w:rsidR="00743066" w:rsidRPr="00D97512">
        <w:rPr>
          <w:rFonts w:ascii="Arial" w:hAnsi="Arial" w:cs="Arial"/>
          <w:sz w:val="22"/>
          <w:szCs w:val="22"/>
          <w:lang w:val="es-PE"/>
        </w:rPr>
        <w:t>Peru</w:t>
      </w:r>
      <w:proofErr w:type="spellEnd"/>
      <w:r w:rsidR="004E233B" w:rsidRPr="000270E6">
        <w:rPr>
          <w:rFonts w:ascii="Arial" w:hAnsi="Arial" w:cs="Arial"/>
          <w:sz w:val="22"/>
          <w:szCs w:val="22"/>
          <w:lang w:val="es-PE"/>
        </w:rPr>
        <w:t xml:space="preserve"> (</w:t>
      </w:r>
      <w:hyperlink r:id="rId9" w:history="1">
        <w:r w:rsidR="006A18FC" w:rsidRPr="006A18FC">
          <w:rPr>
            <w:rFonts w:ascii="Arial" w:hAnsi="Arial" w:cs="Arial"/>
            <w:sz w:val="22"/>
            <w:szCs w:val="22"/>
            <w:lang w:val="es-CL"/>
          </w:rPr>
          <w:t>Jessica.Rodriguez@ausenco.com</w:t>
        </w:r>
      </w:hyperlink>
      <w:r w:rsidR="00A201D7" w:rsidRPr="000270E6">
        <w:rPr>
          <w:rFonts w:ascii="Arial" w:hAnsi="Arial" w:cs="Arial"/>
          <w:sz w:val="22"/>
          <w:szCs w:val="22"/>
          <w:lang w:val="es-PE"/>
        </w:rPr>
        <w:t xml:space="preserve"> y </w:t>
      </w:r>
      <w:r w:rsidR="006B2D9B" w:rsidRPr="009E52A6">
        <w:rPr>
          <w:rFonts w:ascii="Arial" w:hAnsi="Arial" w:cs="Arial"/>
          <w:sz w:val="22"/>
          <w:szCs w:val="22"/>
          <w:lang w:val="es-CL"/>
        </w:rPr>
        <w:t>+51 1 993877552</w:t>
      </w:r>
      <w:r w:rsidR="004E233B" w:rsidRPr="000270E6">
        <w:rPr>
          <w:rFonts w:ascii="Arial" w:hAnsi="Arial" w:cs="Arial"/>
          <w:sz w:val="22"/>
          <w:szCs w:val="22"/>
          <w:lang w:val="es-PE"/>
        </w:rPr>
        <w:t>)</w:t>
      </w:r>
    </w:p>
    <w:p w14:paraId="350E87C9" w14:textId="1BF95F97" w:rsidR="000A599E" w:rsidRPr="006B2D9B" w:rsidRDefault="00C90525" w:rsidP="006B2D9B">
      <w:pPr>
        <w:rPr>
          <w:rFonts w:ascii="Arial" w:hAnsi="Arial" w:cs="Arial"/>
          <w:sz w:val="22"/>
          <w:szCs w:val="22"/>
          <w:lang w:val="es-CL"/>
        </w:rPr>
        <w:sectPr w:rsidR="000A599E" w:rsidRPr="006B2D9B">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r w:rsidRPr="00865E92">
        <w:rPr>
          <w:rFonts w:ascii="Arial" w:hAnsi="Arial" w:cs="Arial"/>
          <w:sz w:val="22"/>
          <w:szCs w:val="22"/>
          <w:lang w:val="es-CL"/>
        </w:rPr>
        <w:t>____________________________________________________________________________________</w:t>
      </w:r>
    </w:p>
    <w:p w14:paraId="17593797" w14:textId="77777777" w:rsidR="008419B3" w:rsidRDefault="008419B3" w:rsidP="003315E5">
      <w:pPr>
        <w:jc w:val="both"/>
        <w:rPr>
          <w:rFonts w:ascii="Arial" w:hAnsi="Arial" w:cs="Arial"/>
          <w:b/>
          <w:sz w:val="22"/>
          <w:szCs w:val="22"/>
          <w:lang w:val="es-PE"/>
        </w:rPr>
      </w:pPr>
    </w:p>
    <w:p w14:paraId="097C01EA" w14:textId="14C9A8B0" w:rsidR="00460D0B" w:rsidRDefault="00D574EF" w:rsidP="003315E5">
      <w:pPr>
        <w:jc w:val="both"/>
        <w:rPr>
          <w:rFonts w:ascii="Arial" w:hAnsi="Arial" w:cs="Arial"/>
          <w:b/>
          <w:sz w:val="22"/>
          <w:szCs w:val="22"/>
          <w:lang w:val="es-PE"/>
        </w:rPr>
      </w:pPr>
      <w:r w:rsidRPr="003315E5">
        <w:rPr>
          <w:rFonts w:ascii="Arial" w:hAnsi="Arial" w:cs="Arial"/>
          <w:b/>
          <w:sz w:val="22"/>
          <w:szCs w:val="22"/>
          <w:lang w:val="es-PE"/>
        </w:rPr>
        <w:t>RESUMEN</w:t>
      </w:r>
    </w:p>
    <w:p w14:paraId="32C7C759" w14:textId="77777777" w:rsidR="001B02A8" w:rsidRPr="003315E5" w:rsidRDefault="001B02A8" w:rsidP="003315E5">
      <w:pPr>
        <w:jc w:val="both"/>
        <w:rPr>
          <w:rFonts w:ascii="Arial" w:hAnsi="Arial" w:cs="Arial"/>
          <w:b/>
          <w:sz w:val="22"/>
          <w:szCs w:val="22"/>
          <w:lang w:val="es-PE"/>
        </w:rPr>
      </w:pPr>
    </w:p>
    <w:p w14:paraId="46BFF529" w14:textId="09F39DF9" w:rsidR="004E7D8F" w:rsidRPr="003315E5" w:rsidRDefault="004E7D8F" w:rsidP="003315E5">
      <w:pPr>
        <w:jc w:val="both"/>
        <w:rPr>
          <w:rFonts w:ascii="Arial" w:hAnsi="Arial" w:cs="Arial"/>
          <w:bCs/>
          <w:sz w:val="22"/>
          <w:szCs w:val="22"/>
          <w:lang w:val="es-CL"/>
        </w:rPr>
      </w:pPr>
      <w:r w:rsidRPr="003315E5">
        <w:rPr>
          <w:rFonts w:ascii="Arial" w:hAnsi="Arial" w:cs="Arial"/>
          <w:bCs/>
          <w:sz w:val="22"/>
          <w:szCs w:val="22"/>
          <w:lang w:val="es-CL"/>
        </w:rPr>
        <w:t xml:space="preserve">La creciente complejidad de los proyectos de disposición y manejo de relaves ha exigido herramientas más integradas, técnicas y transparentes para apoyar su desarrollo seguro y sostenible. Este artículo presenta la metodología </w:t>
      </w:r>
      <w:r w:rsidRPr="003315E5">
        <w:rPr>
          <w:rFonts w:ascii="Arial" w:hAnsi="Arial" w:cs="Arial"/>
          <w:sz w:val="22"/>
          <w:szCs w:val="22"/>
          <w:lang w:val="es-CL"/>
        </w:rPr>
        <w:t>MTM-TSF (</w:t>
      </w:r>
      <w:proofErr w:type="spellStart"/>
      <w:r w:rsidRPr="003315E5">
        <w:rPr>
          <w:rFonts w:ascii="Arial" w:hAnsi="Arial" w:cs="Arial"/>
          <w:sz w:val="22"/>
          <w:szCs w:val="22"/>
          <w:lang w:val="es-CL"/>
        </w:rPr>
        <w:t>Multidisciplinary</w:t>
      </w:r>
      <w:proofErr w:type="spellEnd"/>
      <w:r w:rsidRPr="003315E5">
        <w:rPr>
          <w:rFonts w:ascii="Arial" w:hAnsi="Arial" w:cs="Arial"/>
          <w:sz w:val="22"/>
          <w:szCs w:val="22"/>
          <w:lang w:val="es-CL"/>
        </w:rPr>
        <w:t xml:space="preserve"> </w:t>
      </w:r>
      <w:proofErr w:type="spellStart"/>
      <w:r w:rsidRPr="003315E5">
        <w:rPr>
          <w:rFonts w:ascii="Arial" w:hAnsi="Arial" w:cs="Arial"/>
          <w:sz w:val="22"/>
          <w:szCs w:val="22"/>
          <w:lang w:val="es-CL"/>
        </w:rPr>
        <w:t>Technical</w:t>
      </w:r>
      <w:proofErr w:type="spellEnd"/>
      <w:r w:rsidRPr="003315E5">
        <w:rPr>
          <w:rFonts w:ascii="Arial" w:hAnsi="Arial" w:cs="Arial"/>
          <w:sz w:val="22"/>
          <w:szCs w:val="22"/>
          <w:lang w:val="es-CL"/>
        </w:rPr>
        <w:t xml:space="preserve"> </w:t>
      </w:r>
      <w:proofErr w:type="spellStart"/>
      <w:r w:rsidRPr="003315E5">
        <w:rPr>
          <w:rFonts w:ascii="Arial" w:hAnsi="Arial" w:cs="Arial"/>
          <w:sz w:val="22"/>
          <w:szCs w:val="22"/>
          <w:lang w:val="es-CL"/>
        </w:rPr>
        <w:t>Maturity</w:t>
      </w:r>
      <w:proofErr w:type="spellEnd"/>
      <w:r w:rsidRPr="003315E5">
        <w:rPr>
          <w:rFonts w:ascii="Arial" w:hAnsi="Arial" w:cs="Arial"/>
          <w:sz w:val="22"/>
          <w:szCs w:val="22"/>
          <w:lang w:val="es-CL"/>
        </w:rPr>
        <w:t xml:space="preserve"> </w:t>
      </w:r>
      <w:proofErr w:type="spellStart"/>
      <w:r w:rsidRPr="003315E5">
        <w:rPr>
          <w:rFonts w:ascii="Arial" w:hAnsi="Arial" w:cs="Arial"/>
          <w:sz w:val="22"/>
          <w:szCs w:val="22"/>
          <w:lang w:val="es-CL"/>
        </w:rPr>
        <w:t>for</w:t>
      </w:r>
      <w:proofErr w:type="spellEnd"/>
      <w:r w:rsidRPr="003315E5">
        <w:rPr>
          <w:rFonts w:ascii="Arial" w:hAnsi="Arial" w:cs="Arial"/>
          <w:sz w:val="22"/>
          <w:szCs w:val="22"/>
          <w:lang w:val="es-CL"/>
        </w:rPr>
        <w:t xml:space="preserve"> Tailings Storage </w:t>
      </w:r>
      <w:proofErr w:type="spellStart"/>
      <w:r w:rsidRPr="003315E5">
        <w:rPr>
          <w:rFonts w:ascii="Arial" w:hAnsi="Arial" w:cs="Arial"/>
          <w:sz w:val="22"/>
          <w:szCs w:val="22"/>
          <w:lang w:val="es-CL"/>
        </w:rPr>
        <w:t>Facilities</w:t>
      </w:r>
      <w:proofErr w:type="spellEnd"/>
      <w:r w:rsidRPr="003315E5">
        <w:rPr>
          <w:rFonts w:ascii="Arial" w:hAnsi="Arial" w:cs="Arial"/>
          <w:sz w:val="22"/>
          <w:szCs w:val="22"/>
          <w:lang w:val="es-CL"/>
        </w:rPr>
        <w:t>),</w:t>
      </w:r>
      <w:r w:rsidRPr="003315E5">
        <w:rPr>
          <w:rFonts w:ascii="Arial" w:hAnsi="Arial" w:cs="Arial"/>
          <w:bCs/>
          <w:sz w:val="22"/>
          <w:szCs w:val="22"/>
          <w:lang w:val="es-CL"/>
        </w:rPr>
        <w:t xml:space="preserve"> desarrollada por Ausenco como una herramienta estructurada y trazable para evaluar el nivel de madurez técnica de proyectos de relaves, con base en una experiencia aplicada en un proyecto real de gran escala.</w:t>
      </w:r>
    </w:p>
    <w:p w14:paraId="35D402D1" w14:textId="77777777" w:rsidR="001B02A8" w:rsidRDefault="001B02A8" w:rsidP="003315E5">
      <w:pPr>
        <w:jc w:val="both"/>
        <w:rPr>
          <w:rFonts w:ascii="Arial" w:hAnsi="Arial" w:cs="Arial"/>
          <w:bCs/>
          <w:sz w:val="22"/>
          <w:szCs w:val="22"/>
          <w:lang w:val="es-CL"/>
        </w:rPr>
      </w:pPr>
    </w:p>
    <w:p w14:paraId="4D2D0E32" w14:textId="77777777" w:rsidR="004E7D8F" w:rsidRPr="003315E5" w:rsidRDefault="004E7D8F" w:rsidP="003315E5">
      <w:pPr>
        <w:jc w:val="both"/>
        <w:rPr>
          <w:rFonts w:ascii="Arial" w:hAnsi="Arial" w:cs="Arial"/>
          <w:bCs/>
          <w:sz w:val="22"/>
          <w:szCs w:val="22"/>
          <w:lang w:val="es-CL"/>
        </w:rPr>
      </w:pPr>
      <w:r w:rsidRPr="003315E5">
        <w:rPr>
          <w:rFonts w:ascii="Arial" w:hAnsi="Arial" w:cs="Arial"/>
          <w:bCs/>
          <w:sz w:val="22"/>
          <w:szCs w:val="22"/>
          <w:lang w:val="es-CL"/>
        </w:rPr>
        <w:t>El estudio registra esta aplicación práctica y los resultados concretos obtenidos, evidenciando cómo la metodología contribuyó a identificar brechas técnicas, alinear disciplinas clave y respaldar decisiones estratégicas. La estructura de la MTM-TSF se apoya en estándares reconocidos del sector, como el GISTM, TRL y FMEA, y se organiza en torno a cuestionarios temáticos, puntuaciones estandarizadas y discusiones multidisciplinarias.</w:t>
      </w:r>
    </w:p>
    <w:p w14:paraId="4CA4A31C" w14:textId="77777777" w:rsidR="001B02A8" w:rsidRDefault="001B02A8" w:rsidP="003315E5">
      <w:pPr>
        <w:jc w:val="both"/>
        <w:rPr>
          <w:rFonts w:ascii="Arial" w:hAnsi="Arial" w:cs="Arial"/>
          <w:bCs/>
          <w:sz w:val="22"/>
          <w:szCs w:val="22"/>
          <w:lang w:val="es-CL"/>
        </w:rPr>
      </w:pPr>
    </w:p>
    <w:p w14:paraId="54866802" w14:textId="77777777" w:rsidR="004E7D8F" w:rsidRPr="003315E5" w:rsidRDefault="004E7D8F" w:rsidP="003315E5">
      <w:pPr>
        <w:jc w:val="both"/>
        <w:rPr>
          <w:rFonts w:ascii="Arial" w:hAnsi="Arial" w:cs="Arial"/>
          <w:bCs/>
          <w:sz w:val="22"/>
          <w:szCs w:val="22"/>
          <w:lang w:val="es-CL"/>
        </w:rPr>
      </w:pPr>
      <w:r w:rsidRPr="003315E5">
        <w:rPr>
          <w:rFonts w:ascii="Arial" w:hAnsi="Arial" w:cs="Arial"/>
          <w:bCs/>
          <w:sz w:val="22"/>
          <w:szCs w:val="22"/>
          <w:lang w:val="es-CL"/>
        </w:rPr>
        <w:t xml:space="preserve">Uno de los resultados </w:t>
      </w:r>
      <w:proofErr w:type="spellStart"/>
      <w:r w:rsidRPr="003315E5">
        <w:rPr>
          <w:rFonts w:ascii="Arial" w:hAnsi="Arial" w:cs="Arial"/>
          <w:bCs/>
          <w:sz w:val="22"/>
          <w:szCs w:val="22"/>
          <w:lang w:val="es-CL"/>
        </w:rPr>
        <w:t>mais</w:t>
      </w:r>
      <w:proofErr w:type="spellEnd"/>
      <w:r w:rsidRPr="003315E5">
        <w:rPr>
          <w:rFonts w:ascii="Arial" w:hAnsi="Arial" w:cs="Arial"/>
          <w:bCs/>
          <w:sz w:val="22"/>
          <w:szCs w:val="22"/>
          <w:lang w:val="es-CL"/>
        </w:rPr>
        <w:t xml:space="preserve"> significativos fue la posibilidad de utilizar la evaluación general como punto de partida para análisis más específicos: en el caso analizado, la baja puntuación obtenida en el eje de licenciamiento ambiental motivó el desarrollo de una sub-metodología detallada, basada en los mismos principios de la MTM-TSF, enfocada exclusivamente en analizar la probabilidad de éxito del licenciamiento. Esta experiencia demuestra la versatilidad de la herramienta y su utilidad como base para diagnósticos técnicos más profundos en áreas críticas del proyecto</w:t>
      </w:r>
    </w:p>
    <w:p w14:paraId="756223F4" w14:textId="4350F862" w:rsidR="00D574EF" w:rsidRDefault="00D574EF" w:rsidP="003315E5">
      <w:pPr>
        <w:jc w:val="both"/>
        <w:rPr>
          <w:rFonts w:ascii="Arial" w:hAnsi="Arial" w:cs="Arial"/>
          <w:bCs/>
          <w:sz w:val="22"/>
          <w:szCs w:val="22"/>
          <w:lang w:val="es-PE"/>
        </w:rPr>
      </w:pPr>
    </w:p>
    <w:p w14:paraId="2CE1B422" w14:textId="77777777" w:rsidR="001B02A8" w:rsidRDefault="001B02A8" w:rsidP="003315E5">
      <w:pPr>
        <w:jc w:val="both"/>
        <w:rPr>
          <w:rFonts w:ascii="Arial" w:hAnsi="Arial" w:cs="Arial"/>
          <w:bCs/>
          <w:sz w:val="22"/>
          <w:szCs w:val="22"/>
          <w:lang w:val="es-PE"/>
        </w:rPr>
      </w:pPr>
    </w:p>
    <w:p w14:paraId="2FBDA6BC" w14:textId="77777777" w:rsidR="008419B3" w:rsidRDefault="008419B3" w:rsidP="003315E5">
      <w:pPr>
        <w:jc w:val="both"/>
        <w:rPr>
          <w:rFonts w:ascii="Arial" w:hAnsi="Arial" w:cs="Arial"/>
          <w:bCs/>
          <w:sz w:val="22"/>
          <w:szCs w:val="22"/>
          <w:lang w:val="es-PE"/>
        </w:rPr>
      </w:pPr>
    </w:p>
    <w:p w14:paraId="7189DBFD" w14:textId="77777777" w:rsidR="008419B3" w:rsidRDefault="008419B3" w:rsidP="003315E5">
      <w:pPr>
        <w:jc w:val="both"/>
        <w:rPr>
          <w:rFonts w:ascii="Arial" w:hAnsi="Arial" w:cs="Arial"/>
          <w:b/>
          <w:sz w:val="22"/>
          <w:szCs w:val="22"/>
          <w:lang w:val="es-PE"/>
        </w:rPr>
      </w:pPr>
    </w:p>
    <w:p w14:paraId="113109B4" w14:textId="54B6528D" w:rsidR="00441B34" w:rsidRPr="003315E5" w:rsidRDefault="00F7409F" w:rsidP="003315E5">
      <w:pPr>
        <w:jc w:val="both"/>
        <w:rPr>
          <w:rFonts w:ascii="Arial" w:hAnsi="Arial" w:cs="Arial"/>
          <w:b/>
          <w:sz w:val="22"/>
          <w:szCs w:val="22"/>
          <w:lang w:val="es-PE"/>
        </w:rPr>
      </w:pPr>
      <w:r w:rsidRPr="003315E5">
        <w:rPr>
          <w:rFonts w:ascii="Arial" w:hAnsi="Arial" w:cs="Arial"/>
          <w:b/>
          <w:sz w:val="22"/>
          <w:szCs w:val="22"/>
          <w:lang w:val="es-PE"/>
        </w:rPr>
        <w:t xml:space="preserve">1. </w:t>
      </w:r>
      <w:r w:rsidR="002C3EBB" w:rsidRPr="003315E5">
        <w:rPr>
          <w:rFonts w:ascii="Arial" w:hAnsi="Arial" w:cs="Arial"/>
          <w:b/>
          <w:sz w:val="22"/>
          <w:szCs w:val="22"/>
          <w:lang w:val="es-PE"/>
        </w:rPr>
        <w:t>I</w:t>
      </w:r>
      <w:r w:rsidR="00314F9E" w:rsidRPr="003315E5">
        <w:rPr>
          <w:rFonts w:ascii="Arial" w:hAnsi="Arial" w:cs="Arial"/>
          <w:b/>
          <w:sz w:val="22"/>
          <w:szCs w:val="22"/>
          <w:lang w:val="es-PE"/>
        </w:rPr>
        <w:t xml:space="preserve">ntroducción </w:t>
      </w:r>
    </w:p>
    <w:p w14:paraId="0464AFED" w14:textId="77777777" w:rsidR="00D63252" w:rsidRPr="003315E5" w:rsidRDefault="00D63252" w:rsidP="003315E5">
      <w:pPr>
        <w:spacing w:before="100" w:beforeAutospacing="1" w:after="100" w:afterAutospacing="1"/>
        <w:jc w:val="both"/>
        <w:rPr>
          <w:rFonts w:ascii="Arial" w:eastAsia="Times New Roman" w:hAnsi="Arial" w:cs="Arial"/>
          <w:sz w:val="22"/>
          <w:szCs w:val="22"/>
          <w:lang w:val="es-CL" w:eastAsia="pt-BR"/>
        </w:rPr>
      </w:pPr>
      <w:r w:rsidRPr="003315E5">
        <w:rPr>
          <w:rFonts w:ascii="Arial" w:eastAsia="Times New Roman" w:hAnsi="Arial" w:cs="Arial"/>
          <w:sz w:val="22"/>
          <w:szCs w:val="22"/>
          <w:lang w:val="es-CL" w:eastAsia="pt-BR"/>
        </w:rPr>
        <w:t>En el contexto actual de la industria minera, la planificación y gestión de estructuras de disposición de relaves requiere un enfoque cada vez más integrado, técnico y transparente. La creciente presión regulatoria, la exigencia de mayor trazabilidad en la toma de decisiones, la necesidad de considerar impactos sociales y ambientales desde etapas tempranas, y la garantía de cumplimiento del plan estratégico de la empresa —que incluye asegurar la viabilidad del plan de negocio y permitir el aprovechamiento total de la vida útil de la mina conforme a lo previsto— han impulsado el desarrollo de nuevas herramientas de evaluación multidisciplinaria.</w:t>
      </w:r>
    </w:p>
    <w:p w14:paraId="25BDD42B" w14:textId="77777777" w:rsidR="00D63252" w:rsidRPr="003315E5" w:rsidRDefault="00D63252" w:rsidP="003315E5">
      <w:pPr>
        <w:spacing w:before="100" w:beforeAutospacing="1" w:after="100" w:afterAutospacing="1"/>
        <w:jc w:val="both"/>
        <w:rPr>
          <w:rFonts w:ascii="Arial" w:eastAsia="Times New Roman" w:hAnsi="Arial" w:cs="Arial"/>
          <w:sz w:val="22"/>
          <w:szCs w:val="22"/>
          <w:lang w:val="es-CL" w:eastAsia="pt-BR"/>
        </w:rPr>
      </w:pPr>
      <w:r w:rsidRPr="003315E5">
        <w:rPr>
          <w:rFonts w:ascii="Arial" w:eastAsia="Times New Roman" w:hAnsi="Arial" w:cs="Arial"/>
          <w:sz w:val="22"/>
          <w:szCs w:val="22"/>
          <w:lang w:val="es-CL" w:eastAsia="pt-BR"/>
        </w:rPr>
        <w:t xml:space="preserve">La metodología </w:t>
      </w:r>
      <w:r w:rsidRPr="003315E5">
        <w:rPr>
          <w:rFonts w:ascii="Arial" w:eastAsia="Times New Roman" w:hAnsi="Arial" w:cs="Arial"/>
          <w:b/>
          <w:bCs/>
          <w:sz w:val="22"/>
          <w:szCs w:val="22"/>
          <w:lang w:val="es-CL" w:eastAsia="pt-BR"/>
        </w:rPr>
        <w:t>MTM-TSF (</w:t>
      </w:r>
      <w:proofErr w:type="spellStart"/>
      <w:r w:rsidRPr="003315E5">
        <w:rPr>
          <w:rFonts w:ascii="Arial" w:eastAsia="Times New Roman" w:hAnsi="Arial" w:cs="Arial"/>
          <w:b/>
          <w:bCs/>
          <w:sz w:val="22"/>
          <w:szCs w:val="22"/>
          <w:lang w:val="es-CL" w:eastAsia="pt-BR"/>
        </w:rPr>
        <w:t>Multidisciplinary</w:t>
      </w:r>
      <w:proofErr w:type="spellEnd"/>
      <w:r w:rsidRPr="003315E5">
        <w:rPr>
          <w:rFonts w:ascii="Arial" w:eastAsia="Times New Roman" w:hAnsi="Arial" w:cs="Arial"/>
          <w:b/>
          <w:bCs/>
          <w:sz w:val="22"/>
          <w:szCs w:val="22"/>
          <w:lang w:val="es-CL" w:eastAsia="pt-BR"/>
        </w:rPr>
        <w:t xml:space="preserve"> </w:t>
      </w:r>
      <w:proofErr w:type="spellStart"/>
      <w:r w:rsidRPr="003315E5">
        <w:rPr>
          <w:rFonts w:ascii="Arial" w:eastAsia="Times New Roman" w:hAnsi="Arial" w:cs="Arial"/>
          <w:b/>
          <w:bCs/>
          <w:sz w:val="22"/>
          <w:szCs w:val="22"/>
          <w:lang w:val="es-CL" w:eastAsia="pt-BR"/>
        </w:rPr>
        <w:t>Technical</w:t>
      </w:r>
      <w:proofErr w:type="spellEnd"/>
      <w:r w:rsidRPr="003315E5">
        <w:rPr>
          <w:rFonts w:ascii="Arial" w:eastAsia="Times New Roman" w:hAnsi="Arial" w:cs="Arial"/>
          <w:b/>
          <w:bCs/>
          <w:sz w:val="22"/>
          <w:szCs w:val="22"/>
          <w:lang w:val="es-CL" w:eastAsia="pt-BR"/>
        </w:rPr>
        <w:t xml:space="preserve"> </w:t>
      </w:r>
      <w:proofErr w:type="spellStart"/>
      <w:r w:rsidRPr="003315E5">
        <w:rPr>
          <w:rFonts w:ascii="Arial" w:eastAsia="Times New Roman" w:hAnsi="Arial" w:cs="Arial"/>
          <w:b/>
          <w:bCs/>
          <w:sz w:val="22"/>
          <w:szCs w:val="22"/>
          <w:lang w:val="es-CL" w:eastAsia="pt-BR"/>
        </w:rPr>
        <w:t>Maturity</w:t>
      </w:r>
      <w:proofErr w:type="spellEnd"/>
      <w:r w:rsidRPr="003315E5">
        <w:rPr>
          <w:rFonts w:ascii="Arial" w:eastAsia="Times New Roman" w:hAnsi="Arial" w:cs="Arial"/>
          <w:b/>
          <w:bCs/>
          <w:sz w:val="22"/>
          <w:szCs w:val="22"/>
          <w:lang w:val="es-CL" w:eastAsia="pt-BR"/>
        </w:rPr>
        <w:t xml:space="preserve"> </w:t>
      </w:r>
      <w:proofErr w:type="spellStart"/>
      <w:r w:rsidRPr="003315E5">
        <w:rPr>
          <w:rFonts w:ascii="Arial" w:eastAsia="Times New Roman" w:hAnsi="Arial" w:cs="Arial"/>
          <w:b/>
          <w:bCs/>
          <w:sz w:val="22"/>
          <w:szCs w:val="22"/>
          <w:lang w:val="es-CL" w:eastAsia="pt-BR"/>
        </w:rPr>
        <w:t>for</w:t>
      </w:r>
      <w:proofErr w:type="spellEnd"/>
      <w:r w:rsidRPr="003315E5">
        <w:rPr>
          <w:rFonts w:ascii="Arial" w:eastAsia="Times New Roman" w:hAnsi="Arial" w:cs="Arial"/>
          <w:b/>
          <w:bCs/>
          <w:sz w:val="22"/>
          <w:szCs w:val="22"/>
          <w:lang w:val="es-CL" w:eastAsia="pt-BR"/>
        </w:rPr>
        <w:t xml:space="preserve"> Tailings Storage </w:t>
      </w:r>
      <w:proofErr w:type="spellStart"/>
      <w:r w:rsidRPr="003315E5">
        <w:rPr>
          <w:rFonts w:ascii="Arial" w:eastAsia="Times New Roman" w:hAnsi="Arial" w:cs="Arial"/>
          <w:b/>
          <w:bCs/>
          <w:sz w:val="22"/>
          <w:szCs w:val="22"/>
          <w:lang w:val="es-CL" w:eastAsia="pt-BR"/>
        </w:rPr>
        <w:t>Facilities</w:t>
      </w:r>
      <w:proofErr w:type="spellEnd"/>
      <w:r w:rsidRPr="003315E5">
        <w:rPr>
          <w:rFonts w:ascii="Arial" w:eastAsia="Times New Roman" w:hAnsi="Arial" w:cs="Arial"/>
          <w:b/>
          <w:bCs/>
          <w:sz w:val="22"/>
          <w:szCs w:val="22"/>
          <w:lang w:val="es-CL" w:eastAsia="pt-BR"/>
        </w:rPr>
        <w:t>)</w:t>
      </w:r>
      <w:r w:rsidRPr="003315E5">
        <w:rPr>
          <w:rFonts w:ascii="Arial" w:eastAsia="Times New Roman" w:hAnsi="Arial" w:cs="Arial"/>
          <w:sz w:val="22"/>
          <w:szCs w:val="22"/>
          <w:lang w:val="es-CL" w:eastAsia="pt-BR"/>
        </w:rPr>
        <w:t xml:space="preserve"> surge como respuesta a este escenario. Fue diseñada para integrar distintos ejes temáticos de forma estructurada y trazable, permitiendo identificar brechas técnicas, evaluar riesgos y apoyar decisiones estratégicas desde la concepción técnica del proyecto hasta las fases de cierre y relacionamiento con comunidades afectadas.</w:t>
      </w:r>
    </w:p>
    <w:p w14:paraId="7E812A84" w14:textId="77777777" w:rsidR="00D63252" w:rsidRPr="003315E5" w:rsidRDefault="00D63252" w:rsidP="003315E5">
      <w:pPr>
        <w:spacing w:before="100" w:beforeAutospacing="1" w:after="100" w:afterAutospacing="1"/>
        <w:jc w:val="both"/>
        <w:rPr>
          <w:rFonts w:ascii="Arial" w:eastAsia="Times New Roman" w:hAnsi="Arial" w:cs="Arial"/>
          <w:sz w:val="22"/>
          <w:szCs w:val="22"/>
          <w:lang w:val="es-CL" w:eastAsia="pt-BR"/>
        </w:rPr>
      </w:pPr>
      <w:r w:rsidRPr="003315E5">
        <w:rPr>
          <w:rFonts w:ascii="Arial" w:eastAsia="Times New Roman" w:hAnsi="Arial" w:cs="Arial"/>
          <w:sz w:val="22"/>
          <w:szCs w:val="22"/>
          <w:lang w:val="es-CL" w:eastAsia="pt-BR"/>
        </w:rPr>
        <w:t>Los ejes temáticos abarcan áreas clave como geotecnia, hidrología, hidrogeología, medio ambiente, licenciamiento, gobernanza, derechos mineros, transporte, procesos minerales, planes de cierre y relacionamiento comunitario, proporcionando así una visión integrada y holística del desarrollo del proyecto.</w:t>
      </w:r>
    </w:p>
    <w:p w14:paraId="7DA975D9" w14:textId="77777777" w:rsidR="008419B3" w:rsidRDefault="00D63252" w:rsidP="008419B3">
      <w:pPr>
        <w:spacing w:before="100" w:beforeAutospacing="1" w:after="100" w:afterAutospacing="1"/>
        <w:jc w:val="both"/>
        <w:rPr>
          <w:rFonts w:ascii="Arial" w:eastAsia="Times New Roman" w:hAnsi="Arial" w:cs="Arial"/>
          <w:sz w:val="22"/>
          <w:szCs w:val="22"/>
          <w:lang w:val="es-CL" w:eastAsia="pt-BR"/>
        </w:rPr>
      </w:pPr>
      <w:r w:rsidRPr="003315E5">
        <w:rPr>
          <w:rFonts w:ascii="Arial" w:eastAsia="Times New Roman" w:hAnsi="Arial" w:cs="Arial"/>
          <w:sz w:val="22"/>
          <w:szCs w:val="22"/>
          <w:lang w:val="es-CL" w:eastAsia="pt-BR"/>
        </w:rPr>
        <w:t xml:space="preserve">Además, la metodología tiene como una de sus finalidades estratégicas apoyar el cumplimiento del plan de negocios del proyecto, al proporcionar un </w:t>
      </w:r>
    </w:p>
    <w:p w14:paraId="79BBAF3E" w14:textId="77777777" w:rsidR="008419B3" w:rsidRPr="008419B3" w:rsidRDefault="008419B3" w:rsidP="008419B3">
      <w:pPr>
        <w:spacing w:before="100" w:beforeAutospacing="1" w:after="100" w:afterAutospacing="1"/>
        <w:jc w:val="both"/>
        <w:rPr>
          <w:rFonts w:ascii="Arial" w:eastAsia="Times New Roman" w:hAnsi="Arial" w:cs="Arial"/>
          <w:sz w:val="22"/>
          <w:szCs w:val="22"/>
          <w:lang w:val="es-CL" w:eastAsia="pt-BR"/>
        </w:rPr>
      </w:pPr>
      <w:r w:rsidRPr="008419B3">
        <w:rPr>
          <w:rFonts w:ascii="Arial" w:eastAsia="Times New Roman" w:hAnsi="Arial" w:cs="Arial"/>
          <w:sz w:val="22"/>
          <w:szCs w:val="22"/>
          <w:lang w:val="es-CL" w:eastAsia="pt-BR"/>
        </w:rPr>
        <w:t>diagnóstico claro del avance técnico por disciplina, destacando qué frentes están avanzando conforme al cronograma y cuáles presentan atrasos críticos o necesitan ajustes inmediatos. Esto permite anticipar riesgos que comprometan, por ejemplo, la capacidad de disposición necesaria para acompañar la curva de producción, habilitando acciones correctivas alineadas al horizonte de vida útil de la mina.</w:t>
      </w:r>
    </w:p>
    <w:p w14:paraId="4B3C6A9B" w14:textId="303EE6B8" w:rsidR="008419B3" w:rsidRDefault="008419B3" w:rsidP="008419B3">
      <w:pPr>
        <w:spacing w:before="100" w:beforeAutospacing="1" w:after="100" w:afterAutospacing="1"/>
        <w:jc w:val="both"/>
        <w:rPr>
          <w:rFonts w:ascii="Arial" w:eastAsia="Times New Roman" w:hAnsi="Arial" w:cs="Arial"/>
          <w:sz w:val="22"/>
          <w:szCs w:val="22"/>
          <w:lang w:val="es-CL" w:eastAsia="pt-BR"/>
        </w:rPr>
      </w:pPr>
      <w:r w:rsidRPr="008419B3">
        <w:rPr>
          <w:rFonts w:ascii="Arial" w:eastAsia="Times New Roman" w:hAnsi="Arial" w:cs="Arial"/>
          <w:sz w:val="22"/>
          <w:szCs w:val="22"/>
          <w:lang w:val="es-CL" w:eastAsia="pt-BR"/>
        </w:rPr>
        <w:t>La MTM-TSF combina marcos conceptuales ampliamente aceptados en la industria minera y en la gestión de proyectos, tales como:</w:t>
      </w:r>
    </w:p>
    <w:p w14:paraId="27785118" w14:textId="741CA624" w:rsidR="008419B3" w:rsidRPr="008419B3" w:rsidRDefault="008419B3" w:rsidP="008419B3">
      <w:pPr>
        <w:pStyle w:val="PargrafodaLista"/>
        <w:numPr>
          <w:ilvl w:val="0"/>
          <w:numId w:val="7"/>
        </w:numPr>
        <w:spacing w:before="100" w:beforeAutospacing="1" w:after="100" w:afterAutospacing="1"/>
        <w:rPr>
          <w:rFonts w:ascii="Arial" w:eastAsia="Times New Roman" w:hAnsi="Arial" w:cs="Arial"/>
          <w:sz w:val="22"/>
          <w:szCs w:val="22"/>
          <w:lang w:val="en-US" w:eastAsia="pt-BR"/>
        </w:rPr>
      </w:pPr>
      <w:r w:rsidRPr="008419B3">
        <w:rPr>
          <w:rFonts w:ascii="Arial" w:eastAsia="Times New Roman" w:hAnsi="Arial" w:cs="Arial"/>
          <w:sz w:val="22"/>
          <w:szCs w:val="22"/>
          <w:lang w:val="en-US" w:eastAsia="pt-BR"/>
        </w:rPr>
        <w:t>Non-Economically Quantifiable Impacts (NEQI)</w:t>
      </w:r>
    </w:p>
    <w:p w14:paraId="4DCBD61E" w14:textId="0F8EDF08" w:rsidR="008419B3" w:rsidRPr="008419B3" w:rsidRDefault="008419B3" w:rsidP="008419B3">
      <w:pPr>
        <w:pStyle w:val="PargrafodaLista"/>
        <w:numPr>
          <w:ilvl w:val="0"/>
          <w:numId w:val="7"/>
        </w:numPr>
        <w:spacing w:before="100" w:beforeAutospacing="1" w:after="100" w:afterAutospacing="1"/>
        <w:rPr>
          <w:rFonts w:ascii="Arial" w:eastAsia="Times New Roman" w:hAnsi="Arial" w:cs="Arial"/>
          <w:sz w:val="22"/>
          <w:szCs w:val="22"/>
          <w:lang w:val="en-US" w:eastAsia="pt-BR"/>
        </w:rPr>
      </w:pPr>
      <w:r w:rsidRPr="008419B3">
        <w:rPr>
          <w:rFonts w:ascii="Arial" w:eastAsia="Times New Roman" w:hAnsi="Arial" w:cs="Arial"/>
          <w:sz w:val="22"/>
          <w:szCs w:val="22"/>
          <w:lang w:val="en-US" w:eastAsia="pt-BR"/>
        </w:rPr>
        <w:t>Project Management Institute (PMI) Guidelines</w:t>
      </w:r>
    </w:p>
    <w:p w14:paraId="1FE212EB" w14:textId="2723C926" w:rsidR="008419B3" w:rsidRPr="008419B3" w:rsidRDefault="008419B3" w:rsidP="008419B3">
      <w:pPr>
        <w:pStyle w:val="PargrafodaLista"/>
        <w:numPr>
          <w:ilvl w:val="0"/>
          <w:numId w:val="7"/>
        </w:numPr>
        <w:spacing w:before="100" w:beforeAutospacing="1" w:after="100" w:afterAutospacing="1"/>
        <w:rPr>
          <w:rFonts w:ascii="Arial" w:eastAsia="Times New Roman" w:hAnsi="Arial" w:cs="Arial"/>
          <w:sz w:val="22"/>
          <w:szCs w:val="22"/>
          <w:lang w:val="en-US" w:eastAsia="pt-BR"/>
        </w:rPr>
      </w:pPr>
      <w:r w:rsidRPr="008419B3">
        <w:rPr>
          <w:rFonts w:ascii="Arial" w:eastAsia="Times New Roman" w:hAnsi="Arial" w:cs="Arial"/>
          <w:sz w:val="22"/>
          <w:szCs w:val="22"/>
          <w:lang w:val="en-US" w:eastAsia="pt-BR"/>
        </w:rPr>
        <w:t>ISO 31000 – Risk Management Likelihood &amp; Severity Scale</w:t>
      </w:r>
    </w:p>
    <w:p w14:paraId="3EFC88EE" w14:textId="11652B7A" w:rsidR="008419B3" w:rsidRPr="008419B3" w:rsidRDefault="008419B3" w:rsidP="008419B3">
      <w:pPr>
        <w:pStyle w:val="PargrafodaLista"/>
        <w:numPr>
          <w:ilvl w:val="0"/>
          <w:numId w:val="7"/>
        </w:numPr>
        <w:spacing w:before="100" w:beforeAutospacing="1" w:after="100" w:afterAutospacing="1"/>
        <w:rPr>
          <w:rFonts w:ascii="Arial" w:eastAsia="Times New Roman" w:hAnsi="Arial" w:cs="Arial"/>
          <w:sz w:val="22"/>
          <w:szCs w:val="22"/>
          <w:lang w:val="en-US" w:eastAsia="pt-BR"/>
        </w:rPr>
      </w:pPr>
      <w:r w:rsidRPr="008419B3">
        <w:rPr>
          <w:rFonts w:ascii="Arial" w:eastAsia="Times New Roman" w:hAnsi="Arial" w:cs="Arial"/>
          <w:sz w:val="22"/>
          <w:szCs w:val="22"/>
          <w:lang w:val="en-US" w:eastAsia="pt-BR"/>
        </w:rPr>
        <w:t>Technology Readiness Level (TRL)</w:t>
      </w:r>
    </w:p>
    <w:p w14:paraId="791DD7D7" w14:textId="647C152F" w:rsidR="008419B3" w:rsidRPr="008419B3" w:rsidRDefault="008419B3" w:rsidP="008419B3">
      <w:pPr>
        <w:pStyle w:val="PargrafodaLista"/>
        <w:numPr>
          <w:ilvl w:val="0"/>
          <w:numId w:val="7"/>
        </w:numPr>
        <w:spacing w:before="100" w:beforeAutospacing="1" w:after="100" w:afterAutospacing="1"/>
        <w:rPr>
          <w:rFonts w:ascii="Arial" w:eastAsia="Times New Roman" w:hAnsi="Arial" w:cs="Arial"/>
          <w:sz w:val="22"/>
          <w:szCs w:val="22"/>
          <w:lang w:val="en-US" w:eastAsia="pt-BR"/>
        </w:rPr>
      </w:pPr>
      <w:r w:rsidRPr="008419B3">
        <w:rPr>
          <w:rFonts w:ascii="Arial" w:eastAsia="Times New Roman" w:hAnsi="Arial" w:cs="Arial"/>
          <w:sz w:val="22"/>
          <w:szCs w:val="22"/>
          <w:lang w:val="en-US" w:eastAsia="pt-BR"/>
        </w:rPr>
        <w:t>Failure Mode and Effects Analysis (FMEA)</w:t>
      </w:r>
    </w:p>
    <w:p w14:paraId="08EE5AF4" w14:textId="5263A2CE" w:rsidR="008419B3" w:rsidRPr="008419B3" w:rsidRDefault="008419B3" w:rsidP="008419B3">
      <w:pPr>
        <w:pStyle w:val="PargrafodaLista"/>
        <w:numPr>
          <w:ilvl w:val="0"/>
          <w:numId w:val="7"/>
        </w:numPr>
        <w:spacing w:before="100" w:beforeAutospacing="1" w:after="100" w:afterAutospacing="1"/>
        <w:rPr>
          <w:rFonts w:ascii="Arial" w:eastAsia="Times New Roman" w:hAnsi="Arial" w:cs="Arial"/>
          <w:sz w:val="22"/>
          <w:szCs w:val="22"/>
          <w:lang w:val="en-US" w:eastAsia="pt-BR"/>
        </w:rPr>
      </w:pPr>
      <w:r w:rsidRPr="008419B3">
        <w:rPr>
          <w:rFonts w:ascii="Arial" w:eastAsia="Times New Roman" w:hAnsi="Arial" w:cs="Arial"/>
          <w:sz w:val="22"/>
          <w:szCs w:val="22"/>
          <w:lang w:val="en-US" w:eastAsia="pt-BR"/>
        </w:rPr>
        <w:t>Global Industry Standard on Tailings Management (GISTM)</w:t>
      </w:r>
    </w:p>
    <w:p w14:paraId="13923018" w14:textId="212B4078" w:rsidR="008419B3" w:rsidRPr="008419B3" w:rsidRDefault="008419B3" w:rsidP="008419B3">
      <w:pPr>
        <w:pStyle w:val="PargrafodaLista"/>
        <w:numPr>
          <w:ilvl w:val="0"/>
          <w:numId w:val="7"/>
        </w:numPr>
        <w:spacing w:before="100" w:beforeAutospacing="1" w:after="100" w:afterAutospacing="1"/>
        <w:rPr>
          <w:rFonts w:ascii="Arial" w:eastAsia="Times New Roman" w:hAnsi="Arial" w:cs="Arial"/>
          <w:sz w:val="22"/>
          <w:szCs w:val="22"/>
          <w:lang w:val="en-US" w:eastAsia="pt-BR"/>
        </w:rPr>
      </w:pPr>
      <w:r w:rsidRPr="008419B3">
        <w:rPr>
          <w:rFonts w:ascii="Arial" w:eastAsia="Times New Roman" w:hAnsi="Arial" w:cs="Arial"/>
          <w:sz w:val="22"/>
          <w:szCs w:val="22"/>
          <w:lang w:val="en-US" w:eastAsia="pt-BR"/>
        </w:rPr>
        <w:t>Front-End Loading (FEL) Index</w:t>
      </w:r>
    </w:p>
    <w:p w14:paraId="2B5FF2A5" w14:textId="47C27802" w:rsidR="008419B3" w:rsidRPr="008419B3" w:rsidRDefault="00E811C8" w:rsidP="008419B3">
      <w:pPr>
        <w:spacing w:before="100" w:beforeAutospacing="1" w:after="100" w:afterAutospacing="1"/>
        <w:jc w:val="both"/>
        <w:rPr>
          <w:rFonts w:ascii="Arial" w:eastAsia="Times New Roman" w:hAnsi="Arial" w:cs="Arial"/>
          <w:sz w:val="22"/>
          <w:szCs w:val="22"/>
          <w:lang w:val="es-CL" w:eastAsia="pt-BR"/>
        </w:rPr>
      </w:pPr>
      <w:r>
        <w:rPr>
          <w:rFonts w:ascii="Arial" w:eastAsia="Times New Roman" w:hAnsi="Arial" w:cs="Arial"/>
          <w:noProof/>
          <w:sz w:val="22"/>
          <w:szCs w:val="22"/>
          <w:lang w:val="es-CL" w:eastAsia="pt-BR"/>
        </w:rPr>
        <w:drawing>
          <wp:anchor distT="0" distB="0" distL="114300" distR="114300" simplePos="0" relativeHeight="251658752" behindDoc="0" locked="0" layoutInCell="1" allowOverlap="1" wp14:anchorId="212DC791" wp14:editId="652457CB">
            <wp:simplePos x="0" y="0"/>
            <wp:positionH relativeFrom="column">
              <wp:posOffset>133579</wp:posOffset>
            </wp:positionH>
            <wp:positionV relativeFrom="paragraph">
              <wp:posOffset>405740</wp:posOffset>
            </wp:positionV>
            <wp:extent cx="6234546" cy="4038755"/>
            <wp:effectExtent l="0" t="0" r="0" b="0"/>
            <wp:wrapTopAndBottom/>
            <wp:docPr id="1895917627"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7627" name="Imagem 3" descr="Diagrama&#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34546" cy="4038755"/>
                    </a:xfrm>
                    <a:prstGeom prst="rect">
                      <a:avLst/>
                    </a:prstGeom>
                  </pic:spPr>
                </pic:pic>
              </a:graphicData>
            </a:graphic>
          </wp:anchor>
        </w:drawing>
      </w:r>
      <w:r w:rsidR="008419B3" w:rsidRPr="008419B3">
        <w:rPr>
          <w:rFonts w:ascii="Arial" w:eastAsia="Times New Roman" w:hAnsi="Arial" w:cs="Arial"/>
          <w:sz w:val="22"/>
          <w:szCs w:val="22"/>
          <w:lang w:val="es-CL" w:eastAsia="pt-BR"/>
        </w:rPr>
        <w:t xml:space="preserve">Esta combinación permite aplicar una lógica de evaluación robusta y replicable, con base en cuestionarios temáticos, alternativas de respuesta estandarizadas y discusiones técnicas con profesionales de distintas disciplinas. </w:t>
      </w:r>
    </w:p>
    <w:p w14:paraId="2D8E7AA0" w14:textId="7DAAED99" w:rsidR="008419B3" w:rsidRPr="008419B3" w:rsidRDefault="008419B3" w:rsidP="008419B3">
      <w:pPr>
        <w:spacing w:before="100" w:beforeAutospacing="1" w:after="100" w:afterAutospacing="1"/>
        <w:jc w:val="both"/>
        <w:rPr>
          <w:rFonts w:ascii="Arial" w:eastAsia="Times New Roman" w:hAnsi="Arial" w:cs="Arial"/>
          <w:sz w:val="22"/>
          <w:szCs w:val="22"/>
          <w:lang w:val="es-CL" w:eastAsia="pt-BR"/>
        </w:rPr>
      </w:pPr>
      <w:r w:rsidRPr="008419B3">
        <w:rPr>
          <w:rFonts w:ascii="Arial" w:eastAsia="Times New Roman" w:hAnsi="Arial" w:cs="Arial"/>
          <w:sz w:val="22"/>
          <w:szCs w:val="22"/>
          <w:lang w:val="es-CL" w:eastAsia="pt-BR"/>
        </w:rPr>
        <w:t xml:space="preserve">Además, la herramienta busca superar la subjetividad común en diagnósticos técnicos. Hoy, muchas decisiones aún se apoyan en escalas genéricas como “bajo”, “medio” o “alto”, sin métricas padronizadas o </w:t>
      </w:r>
      <w:r w:rsidRPr="008419B3">
        <w:rPr>
          <w:rFonts w:ascii="Arial" w:eastAsia="Times New Roman" w:hAnsi="Arial" w:cs="Arial"/>
          <w:sz w:val="22"/>
          <w:szCs w:val="22"/>
          <w:lang w:val="es-CL" w:eastAsia="pt-BR"/>
        </w:rPr>
        <w:t>analices</w:t>
      </w:r>
      <w:r w:rsidRPr="008419B3">
        <w:rPr>
          <w:rFonts w:ascii="Arial" w:eastAsia="Times New Roman" w:hAnsi="Arial" w:cs="Arial"/>
          <w:sz w:val="22"/>
          <w:szCs w:val="22"/>
          <w:lang w:val="es-CL" w:eastAsia="pt-BR"/>
        </w:rPr>
        <w:t xml:space="preserve"> comparativas claras. La MTM-TSF ofrece una alternativa cuantitativa, técnica y adaptable, con niveles de puntuación asociados al impacto potencial de cada </w:t>
      </w:r>
      <w:r w:rsidRPr="008419B3">
        <w:rPr>
          <w:rFonts w:ascii="Arial" w:eastAsia="Times New Roman" w:hAnsi="Arial" w:cs="Arial"/>
          <w:sz w:val="22"/>
          <w:szCs w:val="22"/>
          <w:lang w:val="es-CL" w:eastAsia="pt-BR"/>
        </w:rPr>
        <w:t>ítem</w:t>
      </w:r>
      <w:r w:rsidRPr="008419B3">
        <w:rPr>
          <w:rFonts w:ascii="Arial" w:eastAsia="Times New Roman" w:hAnsi="Arial" w:cs="Arial"/>
          <w:sz w:val="22"/>
          <w:szCs w:val="22"/>
          <w:lang w:val="es-CL" w:eastAsia="pt-BR"/>
        </w:rPr>
        <w:t xml:space="preserve"> técnico sobre el desempeño del proyecto.</w:t>
      </w:r>
    </w:p>
    <w:p w14:paraId="4E031F72" w14:textId="77777777" w:rsidR="008419B3" w:rsidRPr="008419B3" w:rsidRDefault="008419B3" w:rsidP="008419B3">
      <w:pPr>
        <w:spacing w:before="100" w:beforeAutospacing="1" w:after="100" w:afterAutospacing="1"/>
        <w:jc w:val="both"/>
        <w:rPr>
          <w:rFonts w:ascii="Arial" w:eastAsia="Times New Roman" w:hAnsi="Arial" w:cs="Arial"/>
          <w:sz w:val="22"/>
          <w:szCs w:val="22"/>
          <w:lang w:val="es-CL" w:eastAsia="pt-BR"/>
        </w:rPr>
      </w:pPr>
      <w:r w:rsidRPr="008419B3">
        <w:rPr>
          <w:rFonts w:ascii="Arial" w:eastAsia="Times New Roman" w:hAnsi="Arial" w:cs="Arial"/>
          <w:sz w:val="22"/>
          <w:szCs w:val="22"/>
          <w:lang w:val="es-CL" w:eastAsia="pt-BR"/>
        </w:rPr>
        <w:t>Este artículo presenta la aplicación práctica de la metodología en un proyecto real, mostrando no solo los resultados técnicos alcanzados, sino también cómo la herramienta puede adaptarse a áreas específicas del proyecto. Un ejemplo concreto fue la creación de una sub-metodología enfocada en licenciamiento ambiental, desarrollada a partir de los resultados obtenidos en la evaluación general. Este caso ilustra el potencial de la MTM-TSF como plataforma metodológica base para diagnósticos más detallados en componentes críticos del desarrollo minero.</w:t>
      </w:r>
    </w:p>
    <w:p w14:paraId="773A736D" w14:textId="68DA31A7" w:rsidR="008419B3" w:rsidRPr="008419B3" w:rsidRDefault="008419B3" w:rsidP="008419B3">
      <w:pPr>
        <w:spacing w:before="100" w:beforeAutospacing="1" w:after="100" w:afterAutospacing="1"/>
        <w:jc w:val="both"/>
        <w:rPr>
          <w:rFonts w:ascii="Arial" w:eastAsia="Times New Roman" w:hAnsi="Arial" w:cs="Arial"/>
          <w:sz w:val="22"/>
          <w:szCs w:val="22"/>
          <w:lang w:val="es-CL" w:eastAsia="pt-BR"/>
        </w:rPr>
      </w:pPr>
      <w:r w:rsidRPr="008419B3">
        <w:rPr>
          <w:rFonts w:ascii="Arial" w:eastAsia="Times New Roman" w:hAnsi="Arial" w:cs="Arial"/>
          <w:sz w:val="22"/>
          <w:szCs w:val="22"/>
          <w:lang w:val="es-CL" w:eastAsia="pt-BR"/>
        </w:rPr>
        <w:t>A continuación, la Figura 1 ilustra la arquitectura metodológica que sustenta la MTM-TSF.</w:t>
      </w:r>
    </w:p>
    <w:p w14:paraId="71191C1F" w14:textId="77777777" w:rsidR="008419B3" w:rsidRDefault="008419B3" w:rsidP="008419B3">
      <w:pPr>
        <w:spacing w:before="100" w:beforeAutospacing="1" w:after="100" w:afterAutospacing="1"/>
        <w:jc w:val="both"/>
        <w:rPr>
          <w:rFonts w:ascii="Arial" w:eastAsia="Times New Roman" w:hAnsi="Arial" w:cs="Arial"/>
          <w:sz w:val="22"/>
          <w:szCs w:val="22"/>
          <w:lang w:val="es-CL" w:eastAsia="pt-BR"/>
        </w:rPr>
        <w:sectPr w:rsidR="008419B3" w:rsidSect="00A664F4">
          <w:type w:val="continuous"/>
          <w:pgSz w:w="11900" w:h="16840"/>
          <w:pgMar w:top="1134" w:right="680" w:bottom="964" w:left="851" w:header="680" w:footer="567" w:gutter="0"/>
          <w:cols w:num="2" w:space="403"/>
          <w:docGrid w:linePitch="360"/>
        </w:sectPr>
      </w:pPr>
    </w:p>
    <w:p w14:paraId="604555E8" w14:textId="52D16FFF" w:rsidR="008419B3" w:rsidRPr="008419B3" w:rsidRDefault="00530840" w:rsidP="008419B3">
      <w:pPr>
        <w:spacing w:before="100" w:beforeAutospacing="1" w:after="100" w:afterAutospacing="1"/>
        <w:jc w:val="both"/>
        <w:rPr>
          <w:rFonts w:ascii="Arial" w:eastAsia="Times New Roman" w:hAnsi="Arial" w:cs="Arial"/>
          <w:sz w:val="22"/>
          <w:szCs w:val="22"/>
          <w:lang w:val="es-CL" w:eastAsia="pt-BR"/>
        </w:rPr>
      </w:pPr>
      <w:r>
        <w:rPr>
          <w:noProof/>
        </w:rPr>
        <mc:AlternateContent>
          <mc:Choice Requires="wps">
            <w:drawing>
              <wp:anchor distT="0" distB="0" distL="114300" distR="114300" simplePos="0" relativeHeight="251656704" behindDoc="0" locked="0" layoutInCell="1" allowOverlap="1" wp14:anchorId="51B1B6A6" wp14:editId="76B19CBC">
                <wp:simplePos x="0" y="0"/>
                <wp:positionH relativeFrom="column">
                  <wp:posOffset>370040</wp:posOffset>
                </wp:positionH>
                <wp:positionV relativeFrom="paragraph">
                  <wp:posOffset>3945890</wp:posOffset>
                </wp:positionV>
                <wp:extent cx="5903595" cy="635"/>
                <wp:effectExtent l="0" t="0" r="1905" b="0"/>
                <wp:wrapSquare wrapText="bothSides"/>
                <wp:docPr id="59397159" name="Caixa de Texto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3B85FBB6" w14:textId="16D6CD0A" w:rsidR="003A7275" w:rsidRPr="00E811C8" w:rsidRDefault="003A7275" w:rsidP="003A7275">
                            <w:pPr>
                              <w:pStyle w:val="Legenda"/>
                              <w:jc w:val="center"/>
                              <w:rPr>
                                <w:rFonts w:ascii="Arial" w:hAnsi="Arial" w:cs="Arial"/>
                                <w:i w:val="0"/>
                                <w:iCs w:val="0"/>
                                <w:noProof/>
                                <w:color w:val="auto"/>
                                <w:sz w:val="20"/>
                                <w:szCs w:val="20"/>
                                <w:lang w:val="es-CL"/>
                              </w:rPr>
                            </w:pPr>
                            <w:r w:rsidRPr="00E811C8">
                              <w:rPr>
                                <w:rFonts w:ascii="Arial" w:hAnsi="Arial" w:cs="Arial"/>
                                <w:i w:val="0"/>
                                <w:iCs w:val="0"/>
                                <w:color w:val="auto"/>
                                <w:sz w:val="20"/>
                                <w:szCs w:val="20"/>
                                <w:lang w:val="es-CL"/>
                              </w:rPr>
                              <w:t xml:space="preserve">Ilustración </w:t>
                            </w:r>
                            <w:r w:rsidRPr="00E811C8">
                              <w:rPr>
                                <w:rFonts w:ascii="Arial" w:hAnsi="Arial" w:cs="Arial"/>
                                <w:i w:val="0"/>
                                <w:iCs w:val="0"/>
                                <w:color w:val="auto"/>
                                <w:sz w:val="20"/>
                                <w:szCs w:val="20"/>
                              </w:rPr>
                              <w:fldChar w:fldCharType="begin"/>
                            </w:r>
                            <w:r w:rsidRPr="00E811C8">
                              <w:rPr>
                                <w:rFonts w:ascii="Arial" w:hAnsi="Arial" w:cs="Arial"/>
                                <w:i w:val="0"/>
                                <w:iCs w:val="0"/>
                                <w:color w:val="auto"/>
                                <w:sz w:val="20"/>
                                <w:szCs w:val="20"/>
                                <w:lang w:val="es-CL"/>
                              </w:rPr>
                              <w:instrText xml:space="preserve"> SEQ Ilustración \* ARABIC </w:instrText>
                            </w:r>
                            <w:r w:rsidRPr="00E811C8">
                              <w:rPr>
                                <w:rFonts w:ascii="Arial" w:hAnsi="Arial" w:cs="Arial"/>
                                <w:i w:val="0"/>
                                <w:iCs w:val="0"/>
                                <w:color w:val="auto"/>
                                <w:sz w:val="20"/>
                                <w:szCs w:val="20"/>
                              </w:rPr>
                              <w:fldChar w:fldCharType="separate"/>
                            </w:r>
                            <w:r w:rsidR="004A5F72">
                              <w:rPr>
                                <w:rFonts w:ascii="Arial" w:hAnsi="Arial" w:cs="Arial"/>
                                <w:i w:val="0"/>
                                <w:iCs w:val="0"/>
                                <w:noProof/>
                                <w:color w:val="auto"/>
                                <w:sz w:val="20"/>
                                <w:szCs w:val="20"/>
                                <w:lang w:val="es-CL"/>
                              </w:rPr>
                              <w:t>1</w:t>
                            </w:r>
                            <w:r w:rsidRPr="00E811C8">
                              <w:rPr>
                                <w:rFonts w:ascii="Arial" w:hAnsi="Arial" w:cs="Arial"/>
                                <w:i w:val="0"/>
                                <w:iCs w:val="0"/>
                                <w:color w:val="auto"/>
                                <w:sz w:val="20"/>
                                <w:szCs w:val="20"/>
                              </w:rPr>
                              <w:fldChar w:fldCharType="end"/>
                            </w:r>
                            <w:r w:rsidRPr="00E811C8">
                              <w:rPr>
                                <w:rFonts w:ascii="Arial" w:hAnsi="Arial" w:cs="Arial"/>
                                <w:i w:val="0"/>
                                <w:iCs w:val="0"/>
                                <w:color w:val="auto"/>
                                <w:sz w:val="20"/>
                                <w:szCs w:val="20"/>
                                <w:lang w:val="es-CL"/>
                              </w:rPr>
                              <w:t>- Relación entre los fundamentos metodológicos aplicados en la MTM-TSF</w:t>
                            </w:r>
                            <w:r w:rsidR="00530840">
                              <w:rPr>
                                <w:rFonts w:ascii="Arial" w:hAnsi="Arial" w:cs="Arial"/>
                                <w:i w:val="0"/>
                                <w:iCs w:val="0"/>
                                <w:color w:val="auto"/>
                                <w:sz w:val="20"/>
                                <w:szCs w:val="20"/>
                                <w:lang w:val="es-CL"/>
                              </w:rPr>
                              <w:t xml:space="preserve"> (</w:t>
                            </w:r>
                            <w:r w:rsidR="00530840" w:rsidRPr="00530840">
                              <w:rPr>
                                <w:rFonts w:ascii="Arial" w:hAnsi="Arial" w:cs="Arial"/>
                                <w:color w:val="auto"/>
                                <w:sz w:val="20"/>
                                <w:szCs w:val="20"/>
                                <w:lang w:val="es-CL"/>
                              </w:rPr>
                              <w:t>f</w:t>
                            </w:r>
                            <w:r w:rsidR="00530840">
                              <w:rPr>
                                <w:rFonts w:ascii="Arial" w:hAnsi="Arial" w:cs="Arial"/>
                                <w:color w:val="auto"/>
                                <w:sz w:val="20"/>
                                <w:szCs w:val="20"/>
                                <w:lang w:val="es-CL"/>
                              </w:rPr>
                              <w:t>ue</w:t>
                            </w:r>
                            <w:r w:rsidR="00530840" w:rsidRPr="00530840">
                              <w:rPr>
                                <w:rFonts w:ascii="Arial" w:hAnsi="Arial" w:cs="Arial"/>
                                <w:color w:val="auto"/>
                                <w:sz w:val="20"/>
                                <w:szCs w:val="20"/>
                                <w:lang w:val="es-CL"/>
                              </w:rPr>
                              <w:t>nte: autor</w:t>
                            </w:r>
                            <w:r w:rsidR="00530840">
                              <w:rPr>
                                <w:rFonts w:ascii="Arial" w:hAnsi="Arial" w:cs="Arial"/>
                                <w:i w:val="0"/>
                                <w:iCs w:val="0"/>
                                <w:color w:val="auto"/>
                                <w:sz w:val="20"/>
                                <w:szCs w:val="20"/>
                                <w:lang w:val="es-C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1B1B6A6" id="_x0000_t202" coordsize="21600,21600" o:spt="202" path="m,l,21600r21600,l21600,xe">
                <v:stroke joinstyle="miter"/>
                <v:path gradientshapeok="t" o:connecttype="rect"/>
              </v:shapetype>
              <v:shape id="Caixa de Texto 1" o:spid="_x0000_s1026" type="#_x0000_t202" style="position:absolute;left:0;text-align:left;margin-left:29.15pt;margin-top:310.7pt;width:464.85pt;height:.0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" stroked="f">
                <v:textbox style="mso-fit-shape-to-text:t" inset="0,0,0,0">
                  <w:txbxContent>
                    <w:p w14:paraId="3B85FBB6" w14:textId="16D6CD0A" w:rsidR="003A7275" w:rsidRPr="00E811C8" w:rsidRDefault="003A7275" w:rsidP="003A7275">
                      <w:pPr>
                        <w:pStyle w:val="Legenda"/>
                        <w:jc w:val="center"/>
                        <w:rPr>
                          <w:rFonts w:ascii="Arial" w:hAnsi="Arial" w:cs="Arial"/>
                          <w:i w:val="0"/>
                          <w:iCs w:val="0"/>
                          <w:noProof/>
                          <w:color w:val="auto"/>
                          <w:sz w:val="20"/>
                          <w:szCs w:val="20"/>
                          <w:lang w:val="es-CL"/>
                        </w:rPr>
                      </w:pPr>
                      <w:r w:rsidRPr="00E811C8">
                        <w:rPr>
                          <w:rFonts w:ascii="Arial" w:hAnsi="Arial" w:cs="Arial"/>
                          <w:i w:val="0"/>
                          <w:iCs w:val="0"/>
                          <w:color w:val="auto"/>
                          <w:sz w:val="20"/>
                          <w:szCs w:val="20"/>
                          <w:lang w:val="es-CL"/>
                        </w:rPr>
                        <w:t xml:space="preserve">Ilustración </w:t>
                      </w:r>
                      <w:r w:rsidRPr="00E811C8">
                        <w:rPr>
                          <w:rFonts w:ascii="Arial" w:hAnsi="Arial" w:cs="Arial"/>
                          <w:i w:val="0"/>
                          <w:iCs w:val="0"/>
                          <w:color w:val="auto"/>
                          <w:sz w:val="20"/>
                          <w:szCs w:val="20"/>
                        </w:rPr>
                        <w:fldChar w:fldCharType="begin"/>
                      </w:r>
                      <w:r w:rsidRPr="00E811C8">
                        <w:rPr>
                          <w:rFonts w:ascii="Arial" w:hAnsi="Arial" w:cs="Arial"/>
                          <w:i w:val="0"/>
                          <w:iCs w:val="0"/>
                          <w:color w:val="auto"/>
                          <w:sz w:val="20"/>
                          <w:szCs w:val="20"/>
                          <w:lang w:val="es-CL"/>
                        </w:rPr>
                        <w:instrText xml:space="preserve"> SEQ Ilustración \* ARABIC </w:instrText>
                      </w:r>
                      <w:r w:rsidRPr="00E811C8">
                        <w:rPr>
                          <w:rFonts w:ascii="Arial" w:hAnsi="Arial" w:cs="Arial"/>
                          <w:i w:val="0"/>
                          <w:iCs w:val="0"/>
                          <w:color w:val="auto"/>
                          <w:sz w:val="20"/>
                          <w:szCs w:val="20"/>
                        </w:rPr>
                        <w:fldChar w:fldCharType="separate"/>
                      </w:r>
                      <w:r w:rsidR="004A5F72">
                        <w:rPr>
                          <w:rFonts w:ascii="Arial" w:hAnsi="Arial" w:cs="Arial"/>
                          <w:i w:val="0"/>
                          <w:iCs w:val="0"/>
                          <w:noProof/>
                          <w:color w:val="auto"/>
                          <w:sz w:val="20"/>
                          <w:szCs w:val="20"/>
                          <w:lang w:val="es-CL"/>
                        </w:rPr>
                        <w:t>1</w:t>
                      </w:r>
                      <w:r w:rsidRPr="00E811C8">
                        <w:rPr>
                          <w:rFonts w:ascii="Arial" w:hAnsi="Arial" w:cs="Arial"/>
                          <w:i w:val="0"/>
                          <w:iCs w:val="0"/>
                          <w:color w:val="auto"/>
                          <w:sz w:val="20"/>
                          <w:szCs w:val="20"/>
                        </w:rPr>
                        <w:fldChar w:fldCharType="end"/>
                      </w:r>
                      <w:r w:rsidRPr="00E811C8">
                        <w:rPr>
                          <w:rFonts w:ascii="Arial" w:hAnsi="Arial" w:cs="Arial"/>
                          <w:i w:val="0"/>
                          <w:iCs w:val="0"/>
                          <w:color w:val="auto"/>
                          <w:sz w:val="20"/>
                          <w:szCs w:val="20"/>
                          <w:lang w:val="es-CL"/>
                        </w:rPr>
                        <w:t>- Relación entre los fundamentos metodológicos aplicados en la MTM-TSF</w:t>
                      </w:r>
                      <w:r w:rsidR="00530840">
                        <w:rPr>
                          <w:rFonts w:ascii="Arial" w:hAnsi="Arial" w:cs="Arial"/>
                          <w:i w:val="0"/>
                          <w:iCs w:val="0"/>
                          <w:color w:val="auto"/>
                          <w:sz w:val="20"/>
                          <w:szCs w:val="20"/>
                          <w:lang w:val="es-CL"/>
                        </w:rPr>
                        <w:t xml:space="preserve"> (</w:t>
                      </w:r>
                      <w:r w:rsidR="00530840" w:rsidRPr="00530840">
                        <w:rPr>
                          <w:rFonts w:ascii="Arial" w:hAnsi="Arial" w:cs="Arial"/>
                          <w:color w:val="auto"/>
                          <w:sz w:val="20"/>
                          <w:szCs w:val="20"/>
                          <w:lang w:val="es-CL"/>
                        </w:rPr>
                        <w:t>f</w:t>
                      </w:r>
                      <w:r w:rsidR="00530840">
                        <w:rPr>
                          <w:rFonts w:ascii="Arial" w:hAnsi="Arial" w:cs="Arial"/>
                          <w:color w:val="auto"/>
                          <w:sz w:val="20"/>
                          <w:szCs w:val="20"/>
                          <w:lang w:val="es-CL"/>
                        </w:rPr>
                        <w:t>ue</w:t>
                      </w:r>
                      <w:r w:rsidR="00530840" w:rsidRPr="00530840">
                        <w:rPr>
                          <w:rFonts w:ascii="Arial" w:hAnsi="Arial" w:cs="Arial"/>
                          <w:color w:val="auto"/>
                          <w:sz w:val="20"/>
                          <w:szCs w:val="20"/>
                          <w:lang w:val="es-CL"/>
                        </w:rPr>
                        <w:t>nte: autor</w:t>
                      </w:r>
                      <w:r w:rsidR="00530840">
                        <w:rPr>
                          <w:rFonts w:ascii="Arial" w:hAnsi="Arial" w:cs="Arial"/>
                          <w:i w:val="0"/>
                          <w:iCs w:val="0"/>
                          <w:color w:val="auto"/>
                          <w:sz w:val="20"/>
                          <w:szCs w:val="20"/>
                          <w:lang w:val="es-CL"/>
                        </w:rPr>
                        <w:t>)</w:t>
                      </w:r>
                    </w:p>
                  </w:txbxContent>
                </v:textbox>
                <w10:wrap type="square"/>
              </v:shape>
            </w:pict>
          </mc:Fallback>
        </mc:AlternateContent>
      </w:r>
    </w:p>
    <w:p w14:paraId="7B78342B" w14:textId="5E60D19D" w:rsidR="008419B3" w:rsidRPr="008419B3" w:rsidRDefault="008419B3" w:rsidP="008419B3">
      <w:pPr>
        <w:spacing w:before="100" w:beforeAutospacing="1" w:after="100" w:afterAutospacing="1"/>
        <w:jc w:val="both"/>
        <w:rPr>
          <w:rFonts w:ascii="Arial" w:eastAsia="Times New Roman" w:hAnsi="Arial" w:cs="Arial"/>
          <w:sz w:val="22"/>
          <w:szCs w:val="22"/>
          <w:lang w:val="es-CL" w:eastAsia="pt-BR"/>
        </w:rPr>
      </w:pPr>
    </w:p>
    <w:p w14:paraId="194E0224" w14:textId="77777777" w:rsidR="00794B75" w:rsidRDefault="00794B75" w:rsidP="006427B7">
      <w:pPr>
        <w:spacing w:before="100" w:beforeAutospacing="1" w:after="100" w:afterAutospacing="1"/>
        <w:jc w:val="both"/>
        <w:rPr>
          <w:rFonts w:ascii="Arial" w:eastAsia="Times New Roman" w:hAnsi="Arial" w:cs="Arial"/>
          <w:sz w:val="22"/>
          <w:szCs w:val="22"/>
          <w:lang w:val="es-CL" w:eastAsia="pt-BR"/>
        </w:rPr>
        <w:sectPr w:rsidR="00794B75" w:rsidSect="00A664F4">
          <w:type w:val="continuous"/>
          <w:pgSz w:w="11900" w:h="16840"/>
          <w:pgMar w:top="1134" w:right="680" w:bottom="964" w:left="851" w:header="680" w:footer="567" w:gutter="0"/>
          <w:cols w:num="2" w:space="403"/>
          <w:docGrid w:linePitch="360"/>
        </w:sectPr>
      </w:pPr>
    </w:p>
    <w:p w14:paraId="704A469F" w14:textId="0EB283DF" w:rsidR="00441B34" w:rsidRPr="00E811C8" w:rsidRDefault="00A664F4" w:rsidP="00E811C8">
      <w:pPr>
        <w:spacing w:before="240" w:after="240"/>
        <w:jc w:val="both"/>
        <w:rPr>
          <w:rFonts w:ascii="Arial" w:eastAsia="Times New Roman" w:hAnsi="Arial" w:cs="Arial"/>
          <w:sz w:val="18"/>
          <w:szCs w:val="18"/>
          <w:lang w:val="es-CL" w:eastAsia="pt-BR"/>
        </w:rPr>
      </w:pPr>
      <w:r>
        <w:rPr>
          <w:rFonts w:ascii="Arial" w:hAnsi="Arial" w:cs="Arial"/>
          <w:lang w:val="es-CL"/>
        </w:rPr>
        <w:br w:type="page"/>
      </w:r>
      <w:r w:rsidR="00F7409F" w:rsidRPr="00E811C8">
        <w:rPr>
          <w:rFonts w:ascii="Arial" w:hAnsi="Arial" w:cs="Arial"/>
          <w:b/>
          <w:bCs/>
          <w:sz w:val="22"/>
          <w:szCs w:val="22"/>
          <w:lang w:val="es-PE"/>
        </w:rPr>
        <w:t xml:space="preserve">2. </w:t>
      </w:r>
      <w:r w:rsidR="00EC5D28" w:rsidRPr="00E811C8">
        <w:rPr>
          <w:rFonts w:ascii="Arial" w:hAnsi="Arial" w:cs="Arial"/>
          <w:b/>
          <w:bCs/>
          <w:sz w:val="22"/>
          <w:szCs w:val="22"/>
          <w:lang w:val="es-PE"/>
        </w:rPr>
        <w:t>Objetivos</w:t>
      </w:r>
      <w:r w:rsidR="005A352B" w:rsidRPr="00865E92">
        <w:rPr>
          <w:rFonts w:ascii="Arial" w:hAnsi="Arial" w:cs="Arial"/>
          <w:b/>
          <w:bCs/>
          <w:color w:val="808080"/>
          <w:sz w:val="22"/>
          <w:szCs w:val="22"/>
          <w:lang w:val="pt-BR"/>
        </w:rPr>
        <w:t xml:space="preserve"> </w:t>
      </w:r>
    </w:p>
    <w:p w14:paraId="5EE897E7" w14:textId="43042E8A" w:rsidR="0008263B" w:rsidRPr="00885B06" w:rsidRDefault="0008263B" w:rsidP="0008263B">
      <w:pPr>
        <w:pStyle w:val="PargrafodaLista"/>
        <w:numPr>
          <w:ilvl w:val="0"/>
          <w:numId w:val="3"/>
        </w:numPr>
        <w:jc w:val="both"/>
        <w:rPr>
          <w:rFonts w:ascii="Arial" w:eastAsia="Times New Roman" w:hAnsi="Arial" w:cs="Arial"/>
          <w:sz w:val="22"/>
          <w:szCs w:val="22"/>
          <w:lang w:val="es-CL" w:eastAsia="pt-BR"/>
        </w:rPr>
      </w:pPr>
      <w:r w:rsidRPr="00885B06">
        <w:rPr>
          <w:rFonts w:ascii="Arial" w:eastAsia="Times New Roman" w:hAnsi="Arial" w:cs="Arial"/>
          <w:sz w:val="22"/>
          <w:szCs w:val="22"/>
          <w:lang w:val="es-CL" w:eastAsia="pt-BR"/>
        </w:rPr>
        <w:t>Evidenciar cómo la metodología MTM-TSF permite evaluar la madurez técnica de proyectos de disposición de relaves de forma estructurada, trazable y multidisciplinaria.</w:t>
      </w:r>
    </w:p>
    <w:p w14:paraId="1C186903" w14:textId="3AB506B9" w:rsidR="0008263B" w:rsidRPr="00885B06" w:rsidRDefault="0008263B" w:rsidP="0008263B">
      <w:pPr>
        <w:pStyle w:val="PargrafodaLista"/>
        <w:numPr>
          <w:ilvl w:val="0"/>
          <w:numId w:val="3"/>
        </w:numPr>
        <w:jc w:val="both"/>
        <w:rPr>
          <w:rFonts w:ascii="Arial" w:eastAsia="Times New Roman" w:hAnsi="Arial" w:cs="Arial"/>
          <w:sz w:val="22"/>
          <w:szCs w:val="22"/>
          <w:lang w:val="es-CL" w:eastAsia="pt-BR"/>
        </w:rPr>
      </w:pPr>
      <w:r w:rsidRPr="00885B06">
        <w:rPr>
          <w:rFonts w:ascii="Arial" w:eastAsia="Times New Roman" w:hAnsi="Arial" w:cs="Arial"/>
          <w:sz w:val="22"/>
          <w:szCs w:val="22"/>
          <w:lang w:val="es-CL" w:eastAsia="pt-BR"/>
        </w:rPr>
        <w:t>Documentar los resultados obtenidos en un caso aplicado, demostrando el valor de la herramienta para identificar brechas, alinear disciplinas y reducir riesgos técnicos.</w:t>
      </w:r>
    </w:p>
    <w:p w14:paraId="6F8167BC" w14:textId="731FFD80" w:rsidR="0008263B" w:rsidRPr="00885B06" w:rsidRDefault="0008263B" w:rsidP="0008263B">
      <w:pPr>
        <w:pStyle w:val="PargrafodaLista"/>
        <w:numPr>
          <w:ilvl w:val="0"/>
          <w:numId w:val="3"/>
        </w:numPr>
        <w:jc w:val="both"/>
        <w:rPr>
          <w:rFonts w:ascii="Arial" w:eastAsia="Times New Roman" w:hAnsi="Arial" w:cs="Arial"/>
          <w:sz w:val="22"/>
          <w:szCs w:val="22"/>
          <w:lang w:val="es-CL" w:eastAsia="pt-BR"/>
        </w:rPr>
      </w:pPr>
      <w:r w:rsidRPr="00885B06">
        <w:rPr>
          <w:rFonts w:ascii="Arial" w:eastAsia="Times New Roman" w:hAnsi="Arial" w:cs="Arial"/>
          <w:sz w:val="22"/>
          <w:szCs w:val="22"/>
          <w:lang w:val="es-CL" w:eastAsia="pt-BR"/>
        </w:rPr>
        <w:t>Mostrar cómo la metodología aporta insumos estratégicos al plan de negocios del proyecto, al permitir el seguimiento técnico del avance de cada eje en relación con el horizonte de vida útil de la mina.</w:t>
      </w:r>
    </w:p>
    <w:p w14:paraId="52759AB8" w14:textId="5F33D922" w:rsidR="0008263B" w:rsidRPr="00885B06" w:rsidRDefault="0008263B" w:rsidP="0008263B">
      <w:pPr>
        <w:pStyle w:val="PargrafodaLista"/>
        <w:numPr>
          <w:ilvl w:val="0"/>
          <w:numId w:val="3"/>
        </w:numPr>
        <w:jc w:val="both"/>
        <w:rPr>
          <w:rFonts w:ascii="Arial" w:eastAsia="Times New Roman" w:hAnsi="Arial" w:cs="Arial"/>
          <w:sz w:val="22"/>
          <w:szCs w:val="22"/>
          <w:lang w:val="es-CL" w:eastAsia="pt-BR"/>
        </w:rPr>
      </w:pPr>
      <w:r w:rsidRPr="00885B06">
        <w:rPr>
          <w:rFonts w:ascii="Arial" w:eastAsia="Times New Roman" w:hAnsi="Arial" w:cs="Arial"/>
          <w:sz w:val="22"/>
          <w:szCs w:val="22"/>
          <w:lang w:val="es-CL" w:eastAsia="pt-BR"/>
        </w:rPr>
        <w:t xml:space="preserve">Resaltar la posibilidad de adaptar la metodología para análisis específicos, como en el caso del licenciamiento ambiental, mediante </w:t>
      </w:r>
      <w:proofErr w:type="spellStart"/>
      <w:r w:rsidRPr="00885B06">
        <w:rPr>
          <w:rFonts w:ascii="Arial" w:eastAsia="Times New Roman" w:hAnsi="Arial" w:cs="Arial"/>
          <w:sz w:val="22"/>
          <w:szCs w:val="22"/>
          <w:lang w:val="es-CL" w:eastAsia="pt-BR"/>
        </w:rPr>
        <w:t>sub-herramientas</w:t>
      </w:r>
      <w:proofErr w:type="spellEnd"/>
      <w:r w:rsidRPr="00885B06">
        <w:rPr>
          <w:rFonts w:ascii="Arial" w:eastAsia="Times New Roman" w:hAnsi="Arial" w:cs="Arial"/>
          <w:sz w:val="22"/>
          <w:szCs w:val="22"/>
          <w:lang w:val="es-CL" w:eastAsia="pt-BR"/>
        </w:rPr>
        <w:t xml:space="preserve"> desarrolladas a partir del diagnóstico general.</w:t>
      </w:r>
    </w:p>
    <w:p w14:paraId="4C9C5BF1" w14:textId="1099AED8" w:rsidR="00E70586" w:rsidRPr="002370E6" w:rsidRDefault="0008263B" w:rsidP="67771AC4">
      <w:pPr>
        <w:pStyle w:val="PargrafodaLista"/>
        <w:numPr>
          <w:ilvl w:val="0"/>
          <w:numId w:val="3"/>
        </w:numPr>
        <w:ind w:left="0" w:right="-404" w:firstLine="0"/>
        <w:jc w:val="both"/>
        <w:rPr>
          <w:rFonts w:ascii="Arial" w:eastAsia="Times New Roman" w:hAnsi="Arial" w:cs="Arial"/>
          <w:sz w:val="22"/>
          <w:szCs w:val="22"/>
          <w:lang w:val="es-CL" w:eastAsia="pt-BR"/>
        </w:rPr>
      </w:pPr>
      <w:r w:rsidRPr="00885B06">
        <w:rPr>
          <w:rFonts w:ascii="Arial" w:eastAsia="Times New Roman" w:hAnsi="Arial" w:cs="Arial"/>
          <w:lang w:val="es-CL" w:eastAsia="pt-BR"/>
        </w:rPr>
        <w:t xml:space="preserve">Presentar el mapa de calor como interfaz visual integrada y automatizada, basada en puntuaciones cuantitativas, que facilita la comprensión rápida del </w:t>
      </w:r>
      <w:r w:rsidRPr="00885B06">
        <w:rPr>
          <w:rFonts w:ascii="Arial" w:eastAsia="Times New Roman" w:hAnsi="Arial" w:cs="Arial"/>
          <w:sz w:val="22"/>
          <w:szCs w:val="22"/>
          <w:lang w:val="es-CL" w:eastAsia="pt-BR"/>
        </w:rPr>
        <w:t xml:space="preserve">estado de madurez técnica del proyecto por parte de los </w:t>
      </w:r>
      <w:r w:rsidR="001609C5" w:rsidRPr="001609C5">
        <w:rPr>
          <w:rFonts w:ascii="Arial" w:eastAsia="Times New Roman" w:hAnsi="Arial" w:cs="Arial"/>
          <w:sz w:val="22"/>
          <w:szCs w:val="22"/>
          <w:lang w:val="es-CL" w:eastAsia="pt-BR"/>
        </w:rPr>
        <w:t>involucrados</w:t>
      </w:r>
      <w:r w:rsidR="001609C5">
        <w:rPr>
          <w:rFonts w:ascii="Arial" w:eastAsia="Times New Roman" w:hAnsi="Arial" w:cs="Arial"/>
          <w:sz w:val="22"/>
          <w:szCs w:val="22"/>
          <w:lang w:val="es-CL" w:eastAsia="pt-BR"/>
        </w:rPr>
        <w:t>.</w:t>
      </w:r>
    </w:p>
    <w:p w14:paraId="29CF37B5" w14:textId="1CEDE8B8" w:rsidR="00586393" w:rsidRDefault="007D2A73" w:rsidP="09B1C61E">
      <w:pPr>
        <w:spacing w:before="240" w:after="240"/>
        <w:jc w:val="both"/>
        <w:rPr>
          <w:rFonts w:ascii="Arial" w:eastAsia="Arial" w:hAnsi="Arial" w:cs="Arial"/>
          <w:b/>
          <w:sz w:val="22"/>
          <w:szCs w:val="22"/>
          <w:lang w:val="es-CL"/>
        </w:rPr>
      </w:pPr>
      <w:r w:rsidRPr="000270E6">
        <w:rPr>
          <w:rFonts w:ascii="Arial" w:hAnsi="Arial" w:cs="Arial"/>
          <w:b/>
          <w:bCs/>
          <w:sz w:val="22"/>
          <w:szCs w:val="22"/>
          <w:lang w:val="es-PE"/>
        </w:rPr>
        <w:t xml:space="preserve">3. </w:t>
      </w:r>
      <w:r w:rsidR="4C0E25B4" w:rsidRPr="40BE7456">
        <w:rPr>
          <w:rFonts w:ascii="Arial" w:eastAsia="Arial" w:hAnsi="Arial" w:cs="Arial"/>
          <w:b/>
          <w:bCs/>
          <w:sz w:val="22"/>
          <w:szCs w:val="22"/>
          <w:lang w:val="es-PE"/>
        </w:rPr>
        <w:t xml:space="preserve">Fundamentos y Estructura </w:t>
      </w:r>
      <w:r w:rsidR="4C0E25B4" w:rsidRPr="40BE7456">
        <w:rPr>
          <w:rFonts w:ascii="Arial" w:hAnsi="Arial" w:cs="Arial"/>
          <w:b/>
          <w:sz w:val="22"/>
          <w:szCs w:val="22"/>
          <w:lang w:val="es-CL"/>
        </w:rPr>
        <w:t>la MTM-TSF</w:t>
      </w:r>
    </w:p>
    <w:p w14:paraId="2927C585" w14:textId="78B99DB8" w:rsidR="00586393" w:rsidRPr="0034139A" w:rsidRDefault="2968C163" w:rsidP="09B1C61E">
      <w:pPr>
        <w:spacing w:before="240" w:after="240"/>
        <w:jc w:val="both"/>
        <w:rPr>
          <w:lang w:val="es-CL"/>
        </w:rPr>
      </w:pPr>
      <w:r w:rsidRPr="55D7D3A1">
        <w:rPr>
          <w:rFonts w:ascii="Arial" w:eastAsia="Arial" w:hAnsi="Arial" w:cs="Arial"/>
          <w:sz w:val="22"/>
          <w:szCs w:val="22"/>
          <w:lang w:val="es-CL"/>
        </w:rPr>
        <w:t>La</w:t>
      </w:r>
      <w:r w:rsidRPr="6A2BB360">
        <w:rPr>
          <w:rFonts w:ascii="Arial" w:eastAsia="Arial" w:hAnsi="Arial" w:cs="Arial"/>
          <w:sz w:val="22"/>
          <w:szCs w:val="22"/>
          <w:lang w:val="es-CL"/>
        </w:rPr>
        <w:t xml:space="preserve"> MTM-TSF ofrece un modelo técnico estandarizado, adaptable a distintos contextos y capaz de sustentar decisiones estratégicas complejas. Su diferencial está en la articulación entre rigor técnico, participación colaborativa y visión sistémica, contribuyendo directamente al fortalecimiento de la gobernanza técnica y a la sostenibilidad de proyectos de alto impacto.</w:t>
      </w:r>
      <w:r w:rsidR="4C0E25B4" w:rsidRPr="09B1C61E">
        <w:rPr>
          <w:rFonts w:ascii="Arial" w:eastAsia="Arial" w:hAnsi="Arial" w:cs="Arial"/>
          <w:sz w:val="22"/>
          <w:szCs w:val="22"/>
          <w:lang w:val="es-CL"/>
        </w:rPr>
        <w:t xml:space="preserve"> Su desarrollo parte del principio de que decisiones complejas y de alto impacto —como la selección de tecnologías, áreas de disposición, modelos operativos y estrategias de cierre— deben basarse en criterios técnicos estandarizados, trazables y validados por especialistas.</w:t>
      </w:r>
    </w:p>
    <w:p w14:paraId="357D08A1" w14:textId="265D8E84" w:rsidR="00A01870" w:rsidRDefault="4C0E25B4" w:rsidP="09B1C61E">
      <w:pPr>
        <w:spacing w:before="240" w:after="240"/>
        <w:jc w:val="both"/>
        <w:rPr>
          <w:rFonts w:ascii="Arial" w:eastAsia="Arial" w:hAnsi="Arial" w:cs="Arial"/>
          <w:sz w:val="22"/>
          <w:szCs w:val="22"/>
          <w:lang w:val="es-CL"/>
        </w:rPr>
        <w:sectPr w:rsidR="00A01870" w:rsidSect="00A664F4">
          <w:type w:val="continuous"/>
          <w:pgSz w:w="11900" w:h="16840"/>
          <w:pgMar w:top="1134" w:right="680" w:bottom="964" w:left="851" w:header="680" w:footer="567" w:gutter="0"/>
          <w:cols w:num="2" w:space="403"/>
          <w:docGrid w:linePitch="360"/>
        </w:sectPr>
      </w:pPr>
      <w:r w:rsidRPr="09B1C61E">
        <w:rPr>
          <w:rFonts w:ascii="Arial" w:eastAsia="Arial" w:hAnsi="Arial" w:cs="Arial"/>
          <w:sz w:val="22"/>
          <w:szCs w:val="22"/>
          <w:lang w:val="es-CL"/>
        </w:rPr>
        <w:t xml:space="preserve">La MTM-TSF se estructura como una herramienta multidisciplinaria, compuesta por preguntas técnicas organizadas en áreas temáticas (Workstreams – WS), cada una representando un eje estratégico para la continuidad operativa de los proyectos. Estas preguntas fueron diseñadas para </w:t>
      </w:r>
    </w:p>
    <w:p w14:paraId="709B8997" w14:textId="23653DF2" w:rsidR="00586393" w:rsidRPr="0034139A" w:rsidRDefault="4C0E25B4" w:rsidP="09B1C61E">
      <w:pPr>
        <w:spacing w:before="240" w:after="240"/>
        <w:jc w:val="both"/>
        <w:rPr>
          <w:lang w:val="es-CL"/>
        </w:rPr>
      </w:pPr>
      <w:r w:rsidRPr="09B1C61E">
        <w:rPr>
          <w:rFonts w:ascii="Arial" w:eastAsia="Arial" w:hAnsi="Arial" w:cs="Arial"/>
          <w:sz w:val="22"/>
          <w:szCs w:val="22"/>
          <w:lang w:val="es-CL"/>
        </w:rPr>
        <w:t>cubrir de forma integral todas las áreas críticas involucradas en el ciclo de vida del proyecto, asegurando una evaluación integrada que conecta ingeniería, medio ambiente, gobernanza, licenciamiento, comunidad e innovación tecnológica.</w:t>
      </w:r>
    </w:p>
    <w:p w14:paraId="345BEE12" w14:textId="66C09912" w:rsidR="00586393" w:rsidRPr="0034139A" w:rsidRDefault="4C0E25B4" w:rsidP="09B1C61E">
      <w:pPr>
        <w:spacing w:before="240" w:after="240"/>
        <w:jc w:val="both"/>
        <w:rPr>
          <w:lang w:val="es-CL"/>
        </w:rPr>
      </w:pPr>
      <w:r w:rsidRPr="09B1C61E">
        <w:rPr>
          <w:rFonts w:ascii="Arial" w:eastAsia="Arial" w:hAnsi="Arial" w:cs="Arial"/>
          <w:sz w:val="22"/>
          <w:szCs w:val="22"/>
          <w:lang w:val="es-CL"/>
        </w:rPr>
        <w:t xml:space="preserve">Cada pregunta recibe un peso proporcional a su relevancia dentro del alcance del proyecto, siendo puntuada en una escala estandarizada de 1 a 4. La definición de los pesos se basa en la criticidad del tema evaluado, su contribución a la viabilidad del emprendimiento y su potencial para generar riesgos u oportunidades relevantes. La puntuación asignada a cada pregunta se define en workshops multidisciplinarios, con </w:t>
      </w:r>
      <w:proofErr w:type="gramStart"/>
      <w:r w:rsidRPr="09B1C61E">
        <w:rPr>
          <w:rFonts w:ascii="Arial" w:eastAsia="Arial" w:hAnsi="Arial" w:cs="Arial"/>
          <w:sz w:val="22"/>
          <w:szCs w:val="22"/>
          <w:lang w:val="es-CL"/>
        </w:rPr>
        <w:t>participación activa</w:t>
      </w:r>
      <w:proofErr w:type="gramEnd"/>
      <w:r w:rsidRPr="09B1C61E">
        <w:rPr>
          <w:rFonts w:ascii="Arial" w:eastAsia="Arial" w:hAnsi="Arial" w:cs="Arial"/>
          <w:sz w:val="22"/>
          <w:szCs w:val="22"/>
          <w:lang w:val="es-CL"/>
        </w:rPr>
        <w:t xml:space="preserve"> de especialistas técnicos (</w:t>
      </w:r>
      <w:proofErr w:type="spellStart"/>
      <w:r w:rsidRPr="09B1C61E">
        <w:rPr>
          <w:rFonts w:ascii="Arial" w:eastAsia="Arial" w:hAnsi="Arial" w:cs="Arial"/>
          <w:sz w:val="22"/>
          <w:szCs w:val="22"/>
          <w:lang w:val="es-CL"/>
        </w:rPr>
        <w:t>Subject</w:t>
      </w:r>
      <w:proofErr w:type="spellEnd"/>
      <w:r w:rsidRPr="09B1C61E">
        <w:rPr>
          <w:rFonts w:ascii="Arial" w:eastAsia="Arial" w:hAnsi="Arial" w:cs="Arial"/>
          <w:sz w:val="22"/>
          <w:szCs w:val="22"/>
          <w:lang w:val="es-CL"/>
        </w:rPr>
        <w:t xml:space="preserve"> </w:t>
      </w:r>
      <w:proofErr w:type="spellStart"/>
      <w:r w:rsidRPr="09B1C61E">
        <w:rPr>
          <w:rFonts w:ascii="Arial" w:eastAsia="Arial" w:hAnsi="Arial" w:cs="Arial"/>
          <w:sz w:val="22"/>
          <w:szCs w:val="22"/>
          <w:lang w:val="es-CL"/>
        </w:rPr>
        <w:t>Matter</w:t>
      </w:r>
      <w:proofErr w:type="spellEnd"/>
      <w:r w:rsidRPr="09B1C61E">
        <w:rPr>
          <w:rFonts w:ascii="Arial" w:eastAsia="Arial" w:hAnsi="Arial" w:cs="Arial"/>
          <w:sz w:val="22"/>
          <w:szCs w:val="22"/>
          <w:lang w:val="es-CL"/>
        </w:rPr>
        <w:t xml:space="preserve"> </w:t>
      </w:r>
      <w:proofErr w:type="spellStart"/>
      <w:r w:rsidRPr="09B1C61E">
        <w:rPr>
          <w:rFonts w:ascii="Arial" w:eastAsia="Arial" w:hAnsi="Arial" w:cs="Arial"/>
          <w:sz w:val="22"/>
          <w:szCs w:val="22"/>
          <w:lang w:val="es-CL"/>
        </w:rPr>
        <w:t>Experts</w:t>
      </w:r>
      <w:proofErr w:type="spellEnd"/>
      <w:r w:rsidRPr="09B1C61E">
        <w:rPr>
          <w:rFonts w:ascii="Arial" w:eastAsia="Arial" w:hAnsi="Arial" w:cs="Arial"/>
          <w:sz w:val="22"/>
          <w:szCs w:val="22"/>
          <w:lang w:val="es-CL"/>
        </w:rPr>
        <w:t xml:space="preserve"> – </w:t>
      </w:r>
      <w:proofErr w:type="spellStart"/>
      <w:r w:rsidRPr="09B1C61E">
        <w:rPr>
          <w:rFonts w:ascii="Arial" w:eastAsia="Arial" w:hAnsi="Arial" w:cs="Arial"/>
          <w:sz w:val="22"/>
          <w:szCs w:val="22"/>
          <w:lang w:val="es-CL"/>
        </w:rPr>
        <w:t>SMEs</w:t>
      </w:r>
      <w:proofErr w:type="spellEnd"/>
      <w:r w:rsidRPr="09B1C61E">
        <w:rPr>
          <w:rFonts w:ascii="Arial" w:eastAsia="Arial" w:hAnsi="Arial" w:cs="Arial"/>
          <w:sz w:val="22"/>
          <w:szCs w:val="22"/>
          <w:lang w:val="es-CL"/>
        </w:rPr>
        <w:t>), garantizando coherencia entre diferentes perspectivas y mayor alineación con la realidad del proyecto.</w:t>
      </w:r>
    </w:p>
    <w:p w14:paraId="7B4EE037" w14:textId="71CAEF0F" w:rsidR="00586393" w:rsidRPr="0034139A" w:rsidRDefault="4C0E25B4" w:rsidP="09B1C61E">
      <w:pPr>
        <w:spacing w:before="240" w:after="240"/>
        <w:jc w:val="both"/>
        <w:rPr>
          <w:lang w:val="es-CL"/>
        </w:rPr>
      </w:pPr>
      <w:r w:rsidRPr="09B1C61E">
        <w:rPr>
          <w:rFonts w:ascii="Arial" w:eastAsia="Arial" w:hAnsi="Arial" w:cs="Arial"/>
          <w:sz w:val="22"/>
          <w:szCs w:val="22"/>
          <w:lang w:val="es-CL"/>
        </w:rPr>
        <w:t>La estructura de la MTM-TSF permite combinar inputs cualitativos (percepción técnica, evidencias de campo, madurez de soluciones) y criterios cuantitativos (pesos, rangos de puntuación, índices porcentuales), resultando en una visualización consolidada de los niveles de madurez por eje temático. Este enfoque promueve claridad en la comunicación entre las partes involucradas, facilita la identificación de brechas técnicas y orienta esfuerzos hacia las áreas que más impactan el desempeño del proyecto.</w:t>
      </w:r>
    </w:p>
    <w:p w14:paraId="6931CEAC" w14:textId="77857633" w:rsidR="00586393" w:rsidRPr="0034139A" w:rsidRDefault="4C0E25B4" w:rsidP="09B1C61E">
      <w:pPr>
        <w:spacing w:before="240" w:after="240"/>
        <w:jc w:val="both"/>
        <w:rPr>
          <w:lang w:val="es-CL"/>
        </w:rPr>
      </w:pPr>
      <w:r w:rsidRPr="09B1C61E">
        <w:rPr>
          <w:rFonts w:ascii="Arial" w:eastAsia="Arial" w:hAnsi="Arial" w:cs="Arial"/>
          <w:sz w:val="22"/>
          <w:szCs w:val="22"/>
          <w:lang w:val="es-CL"/>
        </w:rPr>
        <w:t>Además de su base propia, la MTM-TSF incorpora fundamentos de otras metodologías ampliamente reconocidas en la industria, como:</w:t>
      </w:r>
    </w:p>
    <w:p w14:paraId="147FE7D5" w14:textId="5C4A807E" w:rsidR="00586393" w:rsidRDefault="4C0E25B4" w:rsidP="008419B3">
      <w:pPr>
        <w:pStyle w:val="PargrafodaLista"/>
        <w:numPr>
          <w:ilvl w:val="0"/>
          <w:numId w:val="4"/>
        </w:numPr>
        <w:spacing w:before="240" w:after="240"/>
        <w:rPr>
          <w:rFonts w:ascii="Arial" w:eastAsia="Arial" w:hAnsi="Arial" w:cs="Arial"/>
          <w:sz w:val="22"/>
          <w:szCs w:val="22"/>
          <w:lang w:val="es-CL"/>
        </w:rPr>
      </w:pPr>
      <w:proofErr w:type="spellStart"/>
      <w:r w:rsidRPr="0AED9BBB">
        <w:rPr>
          <w:rFonts w:ascii="Arial" w:eastAsia="Arial" w:hAnsi="Arial" w:cs="Arial"/>
          <w:sz w:val="22"/>
          <w:szCs w:val="22"/>
          <w:lang w:val="es-CL"/>
        </w:rPr>
        <w:t>Technology</w:t>
      </w:r>
      <w:proofErr w:type="spellEnd"/>
      <w:r w:rsidRPr="0AED9BBB">
        <w:rPr>
          <w:rFonts w:ascii="Arial" w:eastAsia="Arial" w:hAnsi="Arial" w:cs="Arial"/>
          <w:sz w:val="22"/>
          <w:szCs w:val="22"/>
          <w:lang w:val="es-CL"/>
        </w:rPr>
        <w:t xml:space="preserve"> </w:t>
      </w:r>
      <w:proofErr w:type="spellStart"/>
      <w:r w:rsidRPr="0AED9BBB">
        <w:rPr>
          <w:rFonts w:ascii="Arial" w:eastAsia="Arial" w:hAnsi="Arial" w:cs="Arial"/>
          <w:sz w:val="22"/>
          <w:szCs w:val="22"/>
          <w:lang w:val="es-CL"/>
        </w:rPr>
        <w:t>Readiness</w:t>
      </w:r>
      <w:proofErr w:type="spellEnd"/>
      <w:r w:rsidRPr="0AED9BBB">
        <w:rPr>
          <w:rFonts w:ascii="Arial" w:eastAsia="Arial" w:hAnsi="Arial" w:cs="Arial"/>
          <w:sz w:val="22"/>
          <w:szCs w:val="22"/>
          <w:lang w:val="es-CL"/>
        </w:rPr>
        <w:t xml:space="preserve"> </w:t>
      </w:r>
      <w:proofErr w:type="spellStart"/>
      <w:r w:rsidRPr="0AED9BBB">
        <w:rPr>
          <w:rFonts w:ascii="Arial" w:eastAsia="Arial" w:hAnsi="Arial" w:cs="Arial"/>
          <w:sz w:val="22"/>
          <w:szCs w:val="22"/>
          <w:lang w:val="es-CL"/>
        </w:rPr>
        <w:t>Level</w:t>
      </w:r>
      <w:proofErr w:type="spellEnd"/>
      <w:r w:rsidRPr="0AED9BBB">
        <w:rPr>
          <w:rFonts w:ascii="Arial" w:eastAsia="Arial" w:hAnsi="Arial" w:cs="Arial"/>
          <w:sz w:val="22"/>
          <w:szCs w:val="22"/>
          <w:lang w:val="es-CL"/>
        </w:rPr>
        <w:t xml:space="preserve"> (TRL)</w:t>
      </w:r>
    </w:p>
    <w:p w14:paraId="110653FA" w14:textId="7B624281" w:rsidR="00586393" w:rsidRPr="0034139A" w:rsidRDefault="4C0E25B4" w:rsidP="008419B3">
      <w:pPr>
        <w:pStyle w:val="PargrafodaLista"/>
        <w:numPr>
          <w:ilvl w:val="0"/>
          <w:numId w:val="4"/>
        </w:numPr>
        <w:spacing w:before="240" w:after="240"/>
        <w:rPr>
          <w:rFonts w:ascii="Arial" w:eastAsia="Arial" w:hAnsi="Arial" w:cs="Arial"/>
          <w:sz w:val="22"/>
          <w:szCs w:val="22"/>
          <w:lang w:val="en-US"/>
        </w:rPr>
      </w:pPr>
      <w:r w:rsidRPr="0034139A">
        <w:rPr>
          <w:rFonts w:ascii="Arial" w:eastAsia="Arial" w:hAnsi="Arial" w:cs="Arial"/>
          <w:sz w:val="22"/>
          <w:szCs w:val="22"/>
          <w:lang w:val="en-US"/>
        </w:rPr>
        <w:t>Failure Mode and Effects Analysis (FMEA)</w:t>
      </w:r>
    </w:p>
    <w:p w14:paraId="266AB5EB" w14:textId="0F399D20" w:rsidR="00586393" w:rsidRPr="0034139A" w:rsidRDefault="4C0E25B4" w:rsidP="008419B3">
      <w:pPr>
        <w:pStyle w:val="PargrafodaLista"/>
        <w:numPr>
          <w:ilvl w:val="0"/>
          <w:numId w:val="4"/>
        </w:numPr>
        <w:spacing w:before="240" w:after="240"/>
        <w:rPr>
          <w:rFonts w:ascii="Arial" w:eastAsia="Arial" w:hAnsi="Arial" w:cs="Arial"/>
          <w:sz w:val="22"/>
          <w:szCs w:val="22"/>
          <w:lang w:val="en-US"/>
        </w:rPr>
      </w:pPr>
      <w:r w:rsidRPr="0034139A">
        <w:rPr>
          <w:rFonts w:ascii="Arial" w:eastAsia="Arial" w:hAnsi="Arial" w:cs="Arial"/>
          <w:sz w:val="22"/>
          <w:szCs w:val="22"/>
          <w:lang w:val="en-US"/>
        </w:rPr>
        <w:t>Global Industry Standard on Tailings Management (GISTM)</w:t>
      </w:r>
    </w:p>
    <w:p w14:paraId="5B6290F2" w14:textId="493BCD99" w:rsidR="00586393" w:rsidRDefault="4C0E25B4" w:rsidP="008419B3">
      <w:pPr>
        <w:pStyle w:val="PargrafodaLista"/>
        <w:numPr>
          <w:ilvl w:val="0"/>
          <w:numId w:val="4"/>
        </w:numPr>
        <w:spacing w:before="240" w:after="240"/>
        <w:rPr>
          <w:rFonts w:ascii="Arial" w:eastAsia="Arial" w:hAnsi="Arial" w:cs="Arial"/>
          <w:sz w:val="22"/>
          <w:szCs w:val="22"/>
          <w:lang w:val="es-CL"/>
        </w:rPr>
      </w:pPr>
      <w:r w:rsidRPr="4385F831">
        <w:rPr>
          <w:rFonts w:ascii="Arial" w:eastAsia="Arial" w:hAnsi="Arial" w:cs="Arial"/>
          <w:sz w:val="22"/>
          <w:szCs w:val="22"/>
          <w:lang w:val="es-CL"/>
        </w:rPr>
        <w:t>Front-</w:t>
      </w:r>
      <w:proofErr w:type="spellStart"/>
      <w:r w:rsidRPr="4385F831">
        <w:rPr>
          <w:rFonts w:ascii="Arial" w:eastAsia="Arial" w:hAnsi="Arial" w:cs="Arial"/>
          <w:sz w:val="22"/>
          <w:szCs w:val="22"/>
          <w:lang w:val="es-CL"/>
        </w:rPr>
        <w:t>End</w:t>
      </w:r>
      <w:proofErr w:type="spellEnd"/>
      <w:r w:rsidRPr="4385F831">
        <w:rPr>
          <w:rFonts w:ascii="Arial" w:eastAsia="Arial" w:hAnsi="Arial" w:cs="Arial"/>
          <w:sz w:val="22"/>
          <w:szCs w:val="22"/>
          <w:lang w:val="es-CL"/>
        </w:rPr>
        <w:t xml:space="preserve"> </w:t>
      </w:r>
      <w:proofErr w:type="spellStart"/>
      <w:r w:rsidRPr="4385F831">
        <w:rPr>
          <w:rFonts w:ascii="Arial" w:eastAsia="Arial" w:hAnsi="Arial" w:cs="Arial"/>
          <w:sz w:val="22"/>
          <w:szCs w:val="22"/>
          <w:lang w:val="es-CL"/>
        </w:rPr>
        <w:t>Loading</w:t>
      </w:r>
      <w:proofErr w:type="spellEnd"/>
      <w:r w:rsidRPr="4385F831">
        <w:rPr>
          <w:rFonts w:ascii="Arial" w:eastAsia="Arial" w:hAnsi="Arial" w:cs="Arial"/>
          <w:sz w:val="22"/>
          <w:szCs w:val="22"/>
          <w:lang w:val="es-CL"/>
        </w:rPr>
        <w:t xml:space="preserve"> (FEL)</w:t>
      </w:r>
    </w:p>
    <w:p w14:paraId="0B97110B" w14:textId="0B4242D5" w:rsidR="00586393" w:rsidRPr="0034139A" w:rsidRDefault="4C0E25B4" w:rsidP="008419B3">
      <w:pPr>
        <w:pStyle w:val="PargrafodaLista"/>
        <w:numPr>
          <w:ilvl w:val="0"/>
          <w:numId w:val="4"/>
        </w:numPr>
        <w:spacing w:before="240" w:after="240"/>
        <w:rPr>
          <w:rFonts w:ascii="Arial" w:eastAsia="Arial" w:hAnsi="Arial" w:cs="Arial"/>
          <w:sz w:val="22"/>
          <w:szCs w:val="22"/>
        </w:rPr>
      </w:pPr>
      <w:r w:rsidRPr="0034139A">
        <w:rPr>
          <w:rFonts w:ascii="Arial" w:eastAsia="Arial" w:hAnsi="Arial" w:cs="Arial"/>
          <w:sz w:val="22"/>
          <w:szCs w:val="22"/>
        </w:rPr>
        <w:t>Non-</w:t>
      </w:r>
      <w:proofErr w:type="spellStart"/>
      <w:r w:rsidRPr="0034139A">
        <w:rPr>
          <w:rFonts w:ascii="Arial" w:eastAsia="Arial" w:hAnsi="Arial" w:cs="Arial"/>
          <w:sz w:val="22"/>
          <w:szCs w:val="22"/>
        </w:rPr>
        <w:t>Economically</w:t>
      </w:r>
      <w:proofErr w:type="spellEnd"/>
      <w:r w:rsidRPr="0034139A">
        <w:rPr>
          <w:rFonts w:ascii="Arial" w:eastAsia="Arial" w:hAnsi="Arial" w:cs="Arial"/>
          <w:sz w:val="22"/>
          <w:szCs w:val="22"/>
        </w:rPr>
        <w:t xml:space="preserve"> Quantifiable Impact (NEQI)</w:t>
      </w:r>
    </w:p>
    <w:p w14:paraId="2428BBAB" w14:textId="51736F1D" w:rsidR="00586393" w:rsidRDefault="4C0E25B4" w:rsidP="008419B3">
      <w:pPr>
        <w:pStyle w:val="PargrafodaLista"/>
        <w:numPr>
          <w:ilvl w:val="0"/>
          <w:numId w:val="4"/>
        </w:numPr>
        <w:spacing w:before="240" w:after="240"/>
        <w:rPr>
          <w:rFonts w:ascii="Arial" w:eastAsia="Arial" w:hAnsi="Arial" w:cs="Arial"/>
          <w:sz w:val="22"/>
          <w:szCs w:val="22"/>
          <w:lang w:val="es-CL"/>
        </w:rPr>
      </w:pPr>
      <w:r w:rsidRPr="4385F831">
        <w:rPr>
          <w:rFonts w:ascii="Arial" w:eastAsia="Arial" w:hAnsi="Arial" w:cs="Arial"/>
          <w:sz w:val="22"/>
          <w:szCs w:val="22"/>
          <w:lang w:val="es-CL"/>
        </w:rPr>
        <w:t xml:space="preserve">Project Management </w:t>
      </w:r>
      <w:proofErr w:type="spellStart"/>
      <w:r w:rsidRPr="4385F831">
        <w:rPr>
          <w:rFonts w:ascii="Arial" w:eastAsia="Arial" w:hAnsi="Arial" w:cs="Arial"/>
          <w:sz w:val="22"/>
          <w:szCs w:val="22"/>
          <w:lang w:val="es-CL"/>
        </w:rPr>
        <w:t>Institute</w:t>
      </w:r>
      <w:proofErr w:type="spellEnd"/>
      <w:r w:rsidRPr="4385F831">
        <w:rPr>
          <w:rFonts w:ascii="Arial" w:eastAsia="Arial" w:hAnsi="Arial" w:cs="Arial"/>
          <w:sz w:val="22"/>
          <w:szCs w:val="22"/>
          <w:lang w:val="es-CL"/>
        </w:rPr>
        <w:t xml:space="preserve"> (PMI) </w:t>
      </w:r>
      <w:proofErr w:type="spellStart"/>
      <w:r w:rsidRPr="4385F831">
        <w:rPr>
          <w:rFonts w:ascii="Arial" w:eastAsia="Arial" w:hAnsi="Arial" w:cs="Arial"/>
          <w:sz w:val="22"/>
          <w:szCs w:val="22"/>
          <w:lang w:val="es-CL"/>
        </w:rPr>
        <w:t>Guidelines</w:t>
      </w:r>
      <w:proofErr w:type="spellEnd"/>
    </w:p>
    <w:p w14:paraId="3205F43F" w14:textId="636100C8" w:rsidR="00586393" w:rsidRDefault="4C0E25B4" w:rsidP="008419B3">
      <w:pPr>
        <w:pStyle w:val="PargrafodaLista"/>
        <w:numPr>
          <w:ilvl w:val="0"/>
          <w:numId w:val="4"/>
        </w:numPr>
        <w:spacing w:before="240" w:after="240"/>
        <w:rPr>
          <w:rFonts w:ascii="Arial" w:eastAsia="Arial" w:hAnsi="Arial" w:cs="Arial"/>
          <w:sz w:val="22"/>
          <w:szCs w:val="22"/>
          <w:lang w:val="es-CL"/>
        </w:rPr>
      </w:pPr>
      <w:r w:rsidRPr="4385F831">
        <w:rPr>
          <w:rFonts w:ascii="Arial" w:eastAsia="Arial" w:hAnsi="Arial" w:cs="Arial"/>
          <w:sz w:val="22"/>
          <w:szCs w:val="22"/>
          <w:lang w:val="es-CL"/>
        </w:rPr>
        <w:t xml:space="preserve">ISO 31000 </w:t>
      </w:r>
      <w:proofErr w:type="spellStart"/>
      <w:r w:rsidRPr="4385F831">
        <w:rPr>
          <w:rFonts w:ascii="Arial" w:eastAsia="Arial" w:hAnsi="Arial" w:cs="Arial"/>
          <w:sz w:val="22"/>
          <w:szCs w:val="22"/>
          <w:lang w:val="es-CL"/>
        </w:rPr>
        <w:t>Risk</w:t>
      </w:r>
      <w:proofErr w:type="spellEnd"/>
      <w:r w:rsidRPr="4385F831">
        <w:rPr>
          <w:rFonts w:ascii="Arial" w:eastAsia="Arial" w:hAnsi="Arial" w:cs="Arial"/>
          <w:sz w:val="22"/>
          <w:szCs w:val="22"/>
          <w:lang w:val="es-CL"/>
        </w:rPr>
        <w:t xml:space="preserve"> Management Standard</w:t>
      </w:r>
    </w:p>
    <w:p w14:paraId="66D57F98" w14:textId="77777777" w:rsidR="002370E6" w:rsidRDefault="002370E6" w:rsidP="002370E6">
      <w:pPr>
        <w:pStyle w:val="PargrafodaLista"/>
        <w:spacing w:before="240" w:after="240"/>
        <w:rPr>
          <w:rFonts w:ascii="Arial" w:eastAsia="Arial" w:hAnsi="Arial" w:cs="Arial"/>
          <w:sz w:val="22"/>
          <w:szCs w:val="22"/>
          <w:lang w:val="es-CL"/>
        </w:rPr>
        <w:sectPr w:rsidR="002370E6" w:rsidSect="00A664F4">
          <w:type w:val="continuous"/>
          <w:pgSz w:w="11900" w:h="16840"/>
          <w:pgMar w:top="1134" w:right="680" w:bottom="964" w:left="851" w:header="680" w:footer="567" w:gutter="0"/>
          <w:cols w:num="2" w:space="403"/>
          <w:docGrid w:linePitch="360"/>
        </w:sectPr>
      </w:pPr>
    </w:p>
    <w:p w14:paraId="7B0AC286" w14:textId="77777777" w:rsidR="002370E6" w:rsidRPr="002370E6" w:rsidRDefault="002370E6" w:rsidP="002370E6">
      <w:pPr>
        <w:spacing w:before="240" w:after="240"/>
        <w:rPr>
          <w:rFonts w:ascii="Arial" w:eastAsia="Arial" w:hAnsi="Arial" w:cs="Arial"/>
          <w:sz w:val="22"/>
          <w:szCs w:val="22"/>
          <w:lang w:val="es-CL"/>
        </w:rPr>
      </w:pPr>
    </w:p>
    <w:p w14:paraId="695F57CA" w14:textId="77777777" w:rsidR="00A01870" w:rsidRDefault="4C0E25B4" w:rsidP="09B1C61E">
      <w:pPr>
        <w:spacing w:before="240" w:after="240"/>
        <w:jc w:val="both"/>
        <w:rPr>
          <w:rFonts w:ascii="Arial" w:eastAsia="Arial" w:hAnsi="Arial" w:cs="Arial"/>
          <w:sz w:val="22"/>
          <w:szCs w:val="22"/>
          <w:lang w:val="es-CL"/>
        </w:rPr>
      </w:pPr>
      <w:r w:rsidRPr="09B1C61E">
        <w:rPr>
          <w:rFonts w:ascii="Arial" w:eastAsia="Arial" w:hAnsi="Arial" w:cs="Arial"/>
          <w:sz w:val="22"/>
          <w:szCs w:val="22"/>
          <w:lang w:val="es-CL"/>
        </w:rPr>
        <w:t>Esta integración metodológica fortalece la solidez del análisis y amplía la capacidad de la matriz para abordar incertidumbres técnicas, riesgos regulatorios y aspectos no económicos críticos.</w:t>
      </w:r>
    </w:p>
    <w:p w14:paraId="6A8C5610" w14:textId="77777777" w:rsidR="00A01870" w:rsidRDefault="00A01870" w:rsidP="09B1C61E">
      <w:pPr>
        <w:spacing w:before="240" w:after="240"/>
        <w:jc w:val="both"/>
        <w:rPr>
          <w:rFonts w:ascii="Arial" w:eastAsia="Arial" w:hAnsi="Arial" w:cs="Arial"/>
          <w:sz w:val="22"/>
          <w:szCs w:val="22"/>
          <w:lang w:val="es-CL"/>
        </w:rPr>
      </w:pPr>
    </w:p>
    <w:p w14:paraId="5BDABBCA" w14:textId="0ABB28D2" w:rsidR="00586393" w:rsidRDefault="00586393" w:rsidP="09B1C61E">
      <w:pPr>
        <w:spacing w:before="240" w:after="240"/>
        <w:jc w:val="both"/>
        <w:rPr>
          <w:lang w:val="es-CL"/>
        </w:rPr>
      </w:pPr>
    </w:p>
    <w:p w14:paraId="4A3C9ECF" w14:textId="77777777" w:rsidR="00A01870" w:rsidRDefault="00A01870" w:rsidP="00D56D73">
      <w:pPr>
        <w:spacing w:before="240" w:after="240"/>
        <w:jc w:val="both"/>
        <w:rPr>
          <w:rFonts w:ascii="Arial" w:eastAsia="Arial" w:hAnsi="Arial" w:cs="Arial"/>
          <w:sz w:val="22"/>
          <w:szCs w:val="22"/>
          <w:lang w:val="es-CL"/>
        </w:rPr>
        <w:sectPr w:rsidR="00A01870" w:rsidSect="00A664F4">
          <w:type w:val="continuous"/>
          <w:pgSz w:w="11900" w:h="16840"/>
          <w:pgMar w:top="1134" w:right="680" w:bottom="964" w:left="851" w:header="680" w:footer="567" w:gutter="0"/>
          <w:cols w:num="2" w:space="403"/>
          <w:docGrid w:linePitch="360"/>
        </w:sectPr>
      </w:pPr>
    </w:p>
    <w:p w14:paraId="583A90D4" w14:textId="28C6E960" w:rsidR="00FD46DE" w:rsidRDefault="00FD46DE" w:rsidP="00D56D73">
      <w:pPr>
        <w:spacing w:before="240" w:after="240"/>
        <w:jc w:val="both"/>
        <w:rPr>
          <w:rFonts w:ascii="Arial" w:eastAsia="Arial" w:hAnsi="Arial" w:cs="Arial"/>
          <w:sz w:val="22"/>
          <w:szCs w:val="22"/>
          <w:lang w:val="es-CL"/>
        </w:rPr>
        <w:sectPr w:rsidR="00FD46DE" w:rsidSect="00A664F4">
          <w:type w:val="continuous"/>
          <w:pgSz w:w="11900" w:h="16840"/>
          <w:pgMar w:top="1134" w:right="680" w:bottom="964" w:left="851" w:header="680" w:footer="567" w:gutter="0"/>
          <w:cols w:num="2" w:space="403"/>
          <w:docGrid w:linePitch="360"/>
        </w:sectPr>
      </w:pPr>
      <w:r>
        <w:rPr>
          <w:noProof/>
        </w:rPr>
        <mc:AlternateContent>
          <mc:Choice Requires="wps">
            <w:drawing>
              <wp:anchor distT="0" distB="0" distL="114300" distR="114300" simplePos="0" relativeHeight="251658241" behindDoc="0" locked="0" layoutInCell="1" allowOverlap="1" wp14:anchorId="165654B7" wp14:editId="2A005517">
                <wp:simplePos x="0" y="0"/>
                <wp:positionH relativeFrom="column">
                  <wp:posOffset>250190</wp:posOffset>
                </wp:positionH>
                <wp:positionV relativeFrom="page">
                  <wp:posOffset>4400550</wp:posOffset>
                </wp:positionV>
                <wp:extent cx="5946775" cy="704850"/>
                <wp:effectExtent l="0" t="0" r="0" b="0"/>
                <wp:wrapSquare wrapText="bothSides"/>
                <wp:docPr id="150626139" name="Caixa de Texto 1"/>
                <wp:cNvGraphicFramePr/>
                <a:graphic xmlns:a="http://schemas.openxmlformats.org/drawingml/2006/main">
                  <a:graphicData uri="http://schemas.microsoft.com/office/word/2010/wordprocessingShape">
                    <wps:wsp>
                      <wps:cNvSpPr txBox="1"/>
                      <wps:spPr>
                        <a:xfrm>
                          <a:off x="0" y="0"/>
                          <a:ext cx="5946775" cy="704850"/>
                        </a:xfrm>
                        <a:prstGeom prst="rect">
                          <a:avLst/>
                        </a:prstGeom>
                        <a:solidFill>
                          <a:prstClr val="white"/>
                        </a:solidFill>
                        <a:ln>
                          <a:noFill/>
                        </a:ln>
                      </wps:spPr>
                      <wps:txbx>
                        <w:txbxContent>
                          <w:p w14:paraId="1F191614" w14:textId="738D5A99" w:rsidR="008327CA" w:rsidRPr="008327CA" w:rsidRDefault="00810040" w:rsidP="00FB5F5F">
                            <w:pPr>
                              <w:pStyle w:val="Legenda"/>
                              <w:jc w:val="center"/>
                              <w:rPr>
                                <w:rFonts w:ascii="Arial" w:hAnsi="Arial" w:cs="Arial"/>
                                <w:i w:val="0"/>
                                <w:color w:val="auto"/>
                                <w:sz w:val="20"/>
                                <w:szCs w:val="20"/>
                                <w:lang w:val="es-CL"/>
                              </w:rPr>
                            </w:pPr>
                            <w:r w:rsidRPr="00FD46DE">
                              <w:rPr>
                                <w:rFonts w:ascii="Arial" w:hAnsi="Arial" w:cs="Arial"/>
                                <w:i w:val="0"/>
                                <w:iCs w:val="0"/>
                                <w:color w:val="auto"/>
                                <w:sz w:val="20"/>
                                <w:szCs w:val="20"/>
                                <w:lang w:val="es-CL"/>
                              </w:rPr>
                              <w:t xml:space="preserve">Ilustración </w:t>
                            </w:r>
                            <w:r w:rsidR="00FD46DE" w:rsidRPr="00FD46DE">
                              <w:rPr>
                                <w:rFonts w:ascii="Arial" w:hAnsi="Arial" w:cs="Arial"/>
                                <w:i w:val="0"/>
                                <w:iCs w:val="0"/>
                                <w:color w:val="auto"/>
                                <w:sz w:val="20"/>
                                <w:szCs w:val="20"/>
                                <w:lang w:val="es-CL"/>
                              </w:rPr>
                              <w:t>2</w:t>
                            </w:r>
                            <w:r w:rsidRPr="00FD46DE">
                              <w:rPr>
                                <w:rFonts w:ascii="Arial" w:hAnsi="Arial" w:cs="Arial"/>
                                <w:i w:val="0"/>
                                <w:iCs w:val="0"/>
                                <w:color w:val="auto"/>
                                <w:sz w:val="20"/>
                                <w:szCs w:val="20"/>
                                <w:lang w:val="es-CL"/>
                              </w:rPr>
                              <w:t xml:space="preserve"> -</w:t>
                            </w:r>
                            <w:r w:rsidR="00FD46DE" w:rsidRPr="00FD46DE">
                              <w:rPr>
                                <w:rFonts w:ascii="Arial" w:hAnsi="Arial" w:cs="Arial"/>
                                <w:i w:val="0"/>
                                <w:iCs w:val="0"/>
                                <w:color w:val="auto"/>
                                <w:sz w:val="20"/>
                                <w:szCs w:val="20"/>
                                <w:lang w:val="es-CL"/>
                              </w:rPr>
                              <w:t xml:space="preserve"> </w:t>
                            </w:r>
                            <w:r w:rsidR="00FD46DE" w:rsidRPr="00FD46DE">
                              <w:rPr>
                                <w:rFonts w:ascii="Arial" w:hAnsi="Arial" w:cs="Arial"/>
                                <w:i w:val="0"/>
                                <w:iCs w:val="0"/>
                                <w:color w:val="auto"/>
                                <w:sz w:val="20"/>
                                <w:szCs w:val="20"/>
                                <w:lang w:val="es-CL"/>
                              </w:rPr>
                              <w:t>Clasificación de la Madurez Técnica y su Integración con Metodologías</w:t>
                            </w:r>
                            <w:r w:rsidR="00530840">
                              <w:rPr>
                                <w:rFonts w:ascii="Arial" w:hAnsi="Arial" w:cs="Arial"/>
                                <w:i w:val="0"/>
                                <w:iCs w:val="0"/>
                                <w:color w:val="auto"/>
                                <w:sz w:val="20"/>
                                <w:szCs w:val="20"/>
                                <w:lang w:val="es-CL"/>
                              </w:rPr>
                              <w:t xml:space="preserve"> </w:t>
                            </w:r>
                            <w:r w:rsidR="00530840">
                              <w:rPr>
                                <w:rFonts w:ascii="Arial" w:hAnsi="Arial" w:cs="Arial"/>
                                <w:i w:val="0"/>
                                <w:iCs w:val="0"/>
                                <w:color w:val="auto"/>
                                <w:sz w:val="20"/>
                                <w:szCs w:val="20"/>
                                <w:lang w:val="es-CL"/>
                              </w:rPr>
                              <w:t>(</w:t>
                            </w:r>
                            <w:r w:rsidR="00530840" w:rsidRPr="00530840">
                              <w:rPr>
                                <w:rFonts w:ascii="Arial" w:hAnsi="Arial" w:cs="Arial"/>
                                <w:color w:val="auto"/>
                                <w:sz w:val="20"/>
                                <w:szCs w:val="20"/>
                                <w:lang w:val="es-CL"/>
                              </w:rPr>
                              <w:t>f</w:t>
                            </w:r>
                            <w:r w:rsidR="00530840">
                              <w:rPr>
                                <w:rFonts w:ascii="Arial" w:hAnsi="Arial" w:cs="Arial"/>
                                <w:color w:val="auto"/>
                                <w:sz w:val="20"/>
                                <w:szCs w:val="20"/>
                                <w:lang w:val="es-CL"/>
                              </w:rPr>
                              <w:t>ue</w:t>
                            </w:r>
                            <w:r w:rsidR="00530840" w:rsidRPr="00530840">
                              <w:rPr>
                                <w:rFonts w:ascii="Arial" w:hAnsi="Arial" w:cs="Arial"/>
                                <w:color w:val="auto"/>
                                <w:sz w:val="20"/>
                                <w:szCs w:val="20"/>
                                <w:lang w:val="es-CL"/>
                              </w:rPr>
                              <w:t>nte: autor</w:t>
                            </w:r>
                            <w:r w:rsidR="00530840">
                              <w:rPr>
                                <w:rFonts w:ascii="Arial" w:hAnsi="Arial" w:cs="Arial"/>
                                <w:i w:val="0"/>
                                <w:iCs w:val="0"/>
                                <w:color w:val="auto"/>
                                <w:sz w:val="20"/>
                                <w:szCs w:val="20"/>
                                <w:lang w:val="es-CL"/>
                              </w:rPr>
                              <w:t>)</w:t>
                            </w:r>
                          </w:p>
                          <w:p w14:paraId="7076F81B" w14:textId="77777777" w:rsidR="00810040" w:rsidRPr="008327CA" w:rsidRDefault="00810040" w:rsidP="008327CA">
                            <w:pPr>
                              <w:rPr>
                                <w:lang w:val="es-C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654B7" id="_x0000_s1027" type="#_x0000_t202" style="position:absolute;left:0;text-align:left;margin-left:19.7pt;margin-top:346.5pt;width:468.25pt;height:5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" stroked="f">
                <v:textbox inset="0,0,0,0">
                  <w:txbxContent>
                    <w:p w14:paraId="1F191614" w14:textId="738D5A99" w:rsidR="008327CA" w:rsidRPr="008327CA" w:rsidRDefault="00810040" w:rsidP="00FB5F5F">
                      <w:pPr>
                        <w:pStyle w:val="Legenda"/>
                        <w:jc w:val="center"/>
                        <w:rPr>
                          <w:rFonts w:ascii="Arial" w:hAnsi="Arial" w:cs="Arial"/>
                          <w:i w:val="0"/>
                          <w:color w:val="auto"/>
                          <w:sz w:val="20"/>
                          <w:szCs w:val="20"/>
                          <w:lang w:val="es-CL"/>
                        </w:rPr>
                      </w:pPr>
                      <w:r w:rsidRPr="00FD46DE">
                        <w:rPr>
                          <w:rFonts w:ascii="Arial" w:hAnsi="Arial" w:cs="Arial"/>
                          <w:i w:val="0"/>
                          <w:iCs w:val="0"/>
                          <w:color w:val="auto"/>
                          <w:sz w:val="20"/>
                          <w:szCs w:val="20"/>
                          <w:lang w:val="es-CL"/>
                        </w:rPr>
                        <w:t xml:space="preserve">Ilustración </w:t>
                      </w:r>
                      <w:r w:rsidR="00FD46DE" w:rsidRPr="00FD46DE">
                        <w:rPr>
                          <w:rFonts w:ascii="Arial" w:hAnsi="Arial" w:cs="Arial"/>
                          <w:i w:val="0"/>
                          <w:iCs w:val="0"/>
                          <w:color w:val="auto"/>
                          <w:sz w:val="20"/>
                          <w:szCs w:val="20"/>
                          <w:lang w:val="es-CL"/>
                        </w:rPr>
                        <w:t>2</w:t>
                      </w:r>
                      <w:r w:rsidRPr="00FD46DE">
                        <w:rPr>
                          <w:rFonts w:ascii="Arial" w:hAnsi="Arial" w:cs="Arial"/>
                          <w:i w:val="0"/>
                          <w:iCs w:val="0"/>
                          <w:color w:val="auto"/>
                          <w:sz w:val="20"/>
                          <w:szCs w:val="20"/>
                          <w:lang w:val="es-CL"/>
                        </w:rPr>
                        <w:t xml:space="preserve"> -</w:t>
                      </w:r>
                      <w:r w:rsidR="00FD46DE" w:rsidRPr="00FD46DE">
                        <w:rPr>
                          <w:rFonts w:ascii="Arial" w:hAnsi="Arial" w:cs="Arial"/>
                          <w:i w:val="0"/>
                          <w:iCs w:val="0"/>
                          <w:color w:val="auto"/>
                          <w:sz w:val="20"/>
                          <w:szCs w:val="20"/>
                          <w:lang w:val="es-CL"/>
                        </w:rPr>
                        <w:t xml:space="preserve"> </w:t>
                      </w:r>
                      <w:r w:rsidR="00FD46DE" w:rsidRPr="00FD46DE">
                        <w:rPr>
                          <w:rFonts w:ascii="Arial" w:hAnsi="Arial" w:cs="Arial"/>
                          <w:i w:val="0"/>
                          <w:iCs w:val="0"/>
                          <w:color w:val="auto"/>
                          <w:sz w:val="20"/>
                          <w:szCs w:val="20"/>
                          <w:lang w:val="es-CL"/>
                        </w:rPr>
                        <w:t>Clasificación de la Madurez Técnica y su Integración con Metodologías</w:t>
                      </w:r>
                      <w:r w:rsidR="00530840">
                        <w:rPr>
                          <w:rFonts w:ascii="Arial" w:hAnsi="Arial" w:cs="Arial"/>
                          <w:i w:val="0"/>
                          <w:iCs w:val="0"/>
                          <w:color w:val="auto"/>
                          <w:sz w:val="20"/>
                          <w:szCs w:val="20"/>
                          <w:lang w:val="es-CL"/>
                        </w:rPr>
                        <w:t xml:space="preserve"> </w:t>
                      </w:r>
                      <w:r w:rsidR="00530840">
                        <w:rPr>
                          <w:rFonts w:ascii="Arial" w:hAnsi="Arial" w:cs="Arial"/>
                          <w:i w:val="0"/>
                          <w:iCs w:val="0"/>
                          <w:color w:val="auto"/>
                          <w:sz w:val="20"/>
                          <w:szCs w:val="20"/>
                          <w:lang w:val="es-CL"/>
                        </w:rPr>
                        <w:t>(</w:t>
                      </w:r>
                      <w:r w:rsidR="00530840" w:rsidRPr="00530840">
                        <w:rPr>
                          <w:rFonts w:ascii="Arial" w:hAnsi="Arial" w:cs="Arial"/>
                          <w:color w:val="auto"/>
                          <w:sz w:val="20"/>
                          <w:szCs w:val="20"/>
                          <w:lang w:val="es-CL"/>
                        </w:rPr>
                        <w:t>f</w:t>
                      </w:r>
                      <w:r w:rsidR="00530840">
                        <w:rPr>
                          <w:rFonts w:ascii="Arial" w:hAnsi="Arial" w:cs="Arial"/>
                          <w:color w:val="auto"/>
                          <w:sz w:val="20"/>
                          <w:szCs w:val="20"/>
                          <w:lang w:val="es-CL"/>
                        </w:rPr>
                        <w:t>ue</w:t>
                      </w:r>
                      <w:r w:rsidR="00530840" w:rsidRPr="00530840">
                        <w:rPr>
                          <w:rFonts w:ascii="Arial" w:hAnsi="Arial" w:cs="Arial"/>
                          <w:color w:val="auto"/>
                          <w:sz w:val="20"/>
                          <w:szCs w:val="20"/>
                          <w:lang w:val="es-CL"/>
                        </w:rPr>
                        <w:t>nte: autor</w:t>
                      </w:r>
                      <w:r w:rsidR="00530840">
                        <w:rPr>
                          <w:rFonts w:ascii="Arial" w:hAnsi="Arial" w:cs="Arial"/>
                          <w:i w:val="0"/>
                          <w:iCs w:val="0"/>
                          <w:color w:val="auto"/>
                          <w:sz w:val="20"/>
                          <w:szCs w:val="20"/>
                          <w:lang w:val="es-CL"/>
                        </w:rPr>
                        <w:t>)</w:t>
                      </w:r>
                    </w:p>
                    <w:p w14:paraId="7076F81B" w14:textId="77777777" w:rsidR="00810040" w:rsidRPr="008327CA" w:rsidRDefault="00810040" w:rsidP="008327CA">
                      <w:pPr>
                        <w:rPr>
                          <w:lang w:val="es-CL"/>
                        </w:rPr>
                      </w:pPr>
                    </w:p>
                  </w:txbxContent>
                </v:textbox>
                <w10:wrap type="square" anchory="page"/>
              </v:shape>
            </w:pict>
          </mc:Fallback>
        </mc:AlternateContent>
      </w:r>
      <w:r>
        <w:rPr>
          <w:noProof/>
        </w:rPr>
        <mc:AlternateContent>
          <mc:Choice Requires="wps">
            <w:drawing>
              <wp:anchor distT="0" distB="0" distL="114300" distR="114300" simplePos="0" relativeHeight="251658245" behindDoc="0" locked="0" layoutInCell="1" allowOverlap="1" wp14:anchorId="15C43BA8" wp14:editId="30E0227C">
                <wp:simplePos x="0" y="0"/>
                <wp:positionH relativeFrom="column">
                  <wp:posOffset>255587</wp:posOffset>
                </wp:positionH>
                <wp:positionV relativeFrom="paragraph">
                  <wp:posOffset>600869</wp:posOffset>
                </wp:positionV>
                <wp:extent cx="406035" cy="197485"/>
                <wp:effectExtent l="0" t="0" r="0" b="0"/>
                <wp:wrapNone/>
                <wp:docPr id="1455264758" name="Retângulo 4"/>
                <wp:cNvGraphicFramePr/>
                <a:graphic xmlns:a="http://schemas.openxmlformats.org/drawingml/2006/main">
                  <a:graphicData uri="http://schemas.microsoft.com/office/word/2010/wordprocessingShape">
                    <wps:wsp>
                      <wps:cNvSpPr/>
                      <wps:spPr>
                        <a:xfrm>
                          <a:off x="0" y="0"/>
                          <a:ext cx="406035" cy="19748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D21626" id="Retângulo 4" o:spid="_x0000_s1026" style="position:absolute;margin-left:20.1pt;margin-top:47.3pt;width:31.95pt;height:15.5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" fillcolor="white [3212]" stroked="f"/>
            </w:pict>
          </mc:Fallback>
        </mc:AlternateContent>
      </w:r>
      <w:r>
        <w:rPr>
          <w:noProof/>
        </w:rPr>
        <mc:AlternateContent>
          <mc:Choice Requires="wps">
            <w:drawing>
              <wp:anchor distT="0" distB="0" distL="114300" distR="114300" simplePos="0" relativeHeight="251658246" behindDoc="0" locked="0" layoutInCell="1" allowOverlap="1" wp14:anchorId="7DA4B19F" wp14:editId="07E3E931">
                <wp:simplePos x="0" y="0"/>
                <wp:positionH relativeFrom="column">
                  <wp:posOffset>544967</wp:posOffset>
                </wp:positionH>
                <wp:positionV relativeFrom="paragraph">
                  <wp:posOffset>3235684</wp:posOffset>
                </wp:positionV>
                <wp:extent cx="496957" cy="197511"/>
                <wp:effectExtent l="0" t="0" r="0" b="0"/>
                <wp:wrapNone/>
                <wp:docPr id="592180232" name="Retângulo 4"/>
                <wp:cNvGraphicFramePr/>
                <a:graphic xmlns:a="http://schemas.openxmlformats.org/drawingml/2006/main">
                  <a:graphicData uri="http://schemas.microsoft.com/office/word/2010/wordprocessingShape">
                    <wps:wsp>
                      <wps:cNvSpPr/>
                      <wps:spPr>
                        <a:xfrm>
                          <a:off x="0" y="0"/>
                          <a:ext cx="496957" cy="197511"/>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AA50AE" id="Retângulo 4" o:spid="_x0000_s1026" style="position:absolute;margin-left:42.9pt;margin-top:254.8pt;width:39.15pt;height:15.5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" fillcolor="white [3212]" stroked="f"/>
            </w:pict>
          </mc:Fallback>
        </mc:AlternateContent>
      </w:r>
      <w:r w:rsidRPr="00A01870">
        <w:drawing>
          <wp:anchor distT="0" distB="0" distL="114300" distR="114300" simplePos="0" relativeHeight="251658243" behindDoc="0" locked="0" layoutInCell="1" allowOverlap="1" wp14:anchorId="6B1F6DBD" wp14:editId="5337F4CC">
            <wp:simplePos x="0" y="0"/>
            <wp:positionH relativeFrom="column">
              <wp:posOffset>241935</wp:posOffset>
            </wp:positionH>
            <wp:positionV relativeFrom="paragraph">
              <wp:posOffset>229</wp:posOffset>
            </wp:positionV>
            <wp:extent cx="6005195" cy="3614420"/>
            <wp:effectExtent l="0" t="0" r="0" b="0"/>
            <wp:wrapTopAndBottom/>
            <wp:docPr id="9" name="Imagem 8" descr="Uma imagem contendo Linha do tempo&#10;&#10;O conteúdo gerado por IA pode estar incorreto.">
              <a:extLst xmlns:a="http://schemas.openxmlformats.org/drawingml/2006/main">
                <a:ext uri="{FF2B5EF4-FFF2-40B4-BE49-F238E27FC236}">
                  <a16:creationId xmlns:a16="http://schemas.microsoft.com/office/drawing/2014/main" id="{5BD2B75B-9DC8-D369-AD7C-93A5CDE0A3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Uma imagem contendo Linha do tempo&#10;&#10;O conteúdo gerado por IA pode estar incorreto.">
                      <a:extLst>
                        <a:ext uri="{FF2B5EF4-FFF2-40B4-BE49-F238E27FC236}">
                          <a16:creationId xmlns:a16="http://schemas.microsoft.com/office/drawing/2014/main" id="{5BD2B75B-9DC8-D369-AD7C-93A5CDE0A366}"/>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05195" cy="3614420"/>
                    </a:xfrm>
                    <a:prstGeom prst="rect">
                      <a:avLst/>
                    </a:prstGeom>
                  </pic:spPr>
                </pic:pic>
              </a:graphicData>
            </a:graphic>
            <wp14:sizeRelH relativeFrom="margin">
              <wp14:pctWidth>0</wp14:pctWidth>
            </wp14:sizeRelH>
            <wp14:sizeRelV relativeFrom="margin">
              <wp14:pctHeight>0</wp14:pctHeight>
            </wp14:sizeRelV>
          </wp:anchor>
        </w:drawing>
      </w:r>
    </w:p>
    <w:p w14:paraId="60E4D300" w14:textId="71F3E1F0" w:rsidR="00FD46DE" w:rsidRDefault="002370E6" w:rsidP="00D56D73">
      <w:pPr>
        <w:spacing w:before="240" w:after="240"/>
        <w:jc w:val="both"/>
        <w:rPr>
          <w:rFonts w:ascii="Arial" w:eastAsia="Arial" w:hAnsi="Arial" w:cs="Arial"/>
          <w:sz w:val="22"/>
          <w:szCs w:val="22"/>
          <w:lang w:val="es-CL"/>
        </w:rPr>
        <w:sectPr w:rsidR="00FD46DE" w:rsidSect="00A664F4">
          <w:type w:val="continuous"/>
          <w:pgSz w:w="11900" w:h="16840"/>
          <w:pgMar w:top="1134" w:right="680" w:bottom="964" w:left="851" w:header="680" w:footer="567" w:gutter="0"/>
          <w:cols w:num="2" w:space="403"/>
          <w:docGrid w:linePitch="360"/>
        </w:sectPr>
      </w:pPr>
      <w:r w:rsidRPr="00A01870">
        <w:rPr>
          <w:rFonts w:ascii="Arial" w:eastAsia="Arial" w:hAnsi="Arial" w:cs="Arial"/>
          <w:sz w:val="22"/>
          <w:szCs w:val="22"/>
        </w:rPr>
        <mc:AlternateContent>
          <mc:Choice Requires="wps">
            <w:drawing>
              <wp:anchor distT="0" distB="0" distL="114300" distR="114300" simplePos="0" relativeHeight="251658244" behindDoc="0" locked="0" layoutInCell="1" allowOverlap="1" wp14:anchorId="768684D8" wp14:editId="2384DC2F">
                <wp:simplePos x="0" y="0"/>
                <wp:positionH relativeFrom="column">
                  <wp:posOffset>94615</wp:posOffset>
                </wp:positionH>
                <wp:positionV relativeFrom="paragraph">
                  <wp:posOffset>73412</wp:posOffset>
                </wp:positionV>
                <wp:extent cx="6590995" cy="833933"/>
                <wp:effectExtent l="0" t="0" r="635" b="4445"/>
                <wp:wrapTopAndBottom/>
                <wp:docPr id="7" name="Caixa de Texto 14">
                  <a:extLst xmlns:a="http://schemas.openxmlformats.org/drawingml/2006/main">
                    <a:ext uri="{FF2B5EF4-FFF2-40B4-BE49-F238E27FC236}">
                      <a16:creationId xmlns:a16="http://schemas.microsoft.com/office/drawing/2014/main" id="{8EDED11C-2010-0F48-5CB6-F402E8528269}"/>
                    </a:ext>
                  </a:extLst>
                </wp:docPr>
                <wp:cNvGraphicFramePr/>
                <a:graphic xmlns:a="http://schemas.openxmlformats.org/drawingml/2006/main">
                  <a:graphicData uri="http://schemas.microsoft.com/office/word/2010/wordprocessingShape">
                    <wps:wsp>
                      <wps:cNvSpPr txBox="1"/>
                      <wps:spPr>
                        <a:xfrm>
                          <a:off x="0" y="0"/>
                          <a:ext cx="6590995" cy="833933"/>
                        </a:xfrm>
                        <a:prstGeom prst="rect">
                          <a:avLst/>
                        </a:prstGeom>
                        <a:solidFill>
                          <a:schemeClr val="lt1"/>
                        </a:solidFill>
                        <a:ln w="6350">
                          <a:noFill/>
                        </a:ln>
                      </wps:spPr>
                      <wps:txbx>
                        <w:txbxContent>
                          <w:p w14:paraId="56E27124" w14:textId="77777777" w:rsidR="00A01870" w:rsidRDefault="00A01870" w:rsidP="00A01870">
                            <w:pPr>
                              <w:jc w:val="both"/>
                              <w:rPr>
                                <w:rFonts w:ascii="Arial" w:hAnsi="Arial"/>
                                <w:color w:val="000000" w:themeColor="text1"/>
                                <w:kern w:val="24"/>
                                <w:sz w:val="20"/>
                                <w:szCs w:val="20"/>
                                <w:lang w:val="es-ES"/>
                              </w:rPr>
                            </w:pPr>
                            <w:r>
                              <w:rPr>
                                <w:rFonts w:ascii="Arial" w:hAnsi="Arial"/>
                                <w:color w:val="000000" w:themeColor="text1"/>
                                <w:kern w:val="24"/>
                                <w:sz w:val="20"/>
                                <w:szCs w:val="20"/>
                                <w:lang w:val="es-ES"/>
                              </w:rPr>
                              <w:t>(*) Las fases del proyecto FEL1/ Identificación (IPS) podrían considerar iniciativas/tecnologías probadas y comprobadas (con TRL de 5 a 7) para ser implementadas en un entorno industrial específico.</w:t>
                            </w:r>
                          </w:p>
                          <w:p w14:paraId="481B66D1" w14:textId="77777777" w:rsidR="00A01870" w:rsidRDefault="00A01870" w:rsidP="00A01870">
                            <w:pPr>
                              <w:jc w:val="both"/>
                              <w:rPr>
                                <w:rFonts w:ascii="Arial" w:hAnsi="Arial"/>
                                <w:color w:val="000000" w:themeColor="text1"/>
                                <w:kern w:val="24"/>
                                <w:sz w:val="20"/>
                                <w:szCs w:val="20"/>
                                <w:lang w:val="es-ES"/>
                              </w:rPr>
                            </w:pPr>
                            <w:r>
                              <w:rPr>
                                <w:rFonts w:ascii="Arial" w:hAnsi="Arial"/>
                                <w:color w:val="000000" w:themeColor="text1"/>
                                <w:kern w:val="24"/>
                                <w:sz w:val="20"/>
                                <w:szCs w:val="20"/>
                                <w:lang w:val="es-ES"/>
                              </w:rPr>
                              <w:t>(**) Las fases del proyecto FEL3/ Definición (DPS) son las últimas etapas del proyecto en las que se aplican las evaluaciones de análisis de riesgos.</w:t>
                            </w:r>
                          </w:p>
                          <w:p w14:paraId="7A632621" w14:textId="7DA0B762" w:rsidR="00A01870" w:rsidRPr="00A01870" w:rsidRDefault="00A01870" w:rsidP="00A01870">
                            <w:pPr>
                              <w:jc w:val="both"/>
                              <w:rPr>
                                <w:rFonts w:ascii="Arial" w:hAnsi="Arial"/>
                                <w:color w:val="000000" w:themeColor="text1"/>
                                <w:kern w:val="24"/>
                                <w:sz w:val="22"/>
                                <w:szCs w:val="22"/>
                                <w:lang w:val="es-ES"/>
                              </w:rPr>
                            </w:pPr>
                            <w:r>
                              <w:rPr>
                                <w:rFonts w:ascii="Arial" w:hAnsi="Arial"/>
                                <w:color w:val="000000" w:themeColor="text1"/>
                                <w:kern w:val="24"/>
                                <w:sz w:val="22"/>
                                <w:szCs w:val="22"/>
                                <w:lang w:val="es-E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684D8" id="Caixa de Texto 14" o:spid="_x0000_s1028" type="#_x0000_t202" style="position:absolute;left:0;text-align:left;margin-left:7.45pt;margin-top:5.8pt;width:519pt;height:65.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" fillcolor="white [3201]" stroked="f" strokeweight=".5pt">
                <v:textbox>
                  <w:txbxContent>
                    <w:p w14:paraId="56E27124" w14:textId="77777777" w:rsidR="00A01870" w:rsidRDefault="00A01870" w:rsidP="00A01870">
                      <w:pPr>
                        <w:jc w:val="both"/>
                        <w:rPr>
                          <w:rFonts w:ascii="Arial" w:hAnsi="Arial"/>
                          <w:color w:val="000000" w:themeColor="text1"/>
                          <w:kern w:val="24"/>
                          <w:sz w:val="20"/>
                          <w:szCs w:val="20"/>
                          <w:lang w:val="es-ES"/>
                        </w:rPr>
                      </w:pPr>
                      <w:r>
                        <w:rPr>
                          <w:rFonts w:ascii="Arial" w:hAnsi="Arial"/>
                          <w:color w:val="000000" w:themeColor="text1"/>
                          <w:kern w:val="24"/>
                          <w:sz w:val="20"/>
                          <w:szCs w:val="20"/>
                          <w:lang w:val="es-ES"/>
                        </w:rPr>
                        <w:t>(*) Las fases del proyecto FEL1/ Identificación (IPS) podrían considerar iniciativas/tecnologías probadas y comprobadas (con TRL de 5 a 7) para ser implementadas en un entorno industrial específico.</w:t>
                      </w:r>
                    </w:p>
                    <w:p w14:paraId="481B66D1" w14:textId="77777777" w:rsidR="00A01870" w:rsidRDefault="00A01870" w:rsidP="00A01870">
                      <w:pPr>
                        <w:jc w:val="both"/>
                        <w:rPr>
                          <w:rFonts w:ascii="Arial" w:hAnsi="Arial"/>
                          <w:color w:val="000000" w:themeColor="text1"/>
                          <w:kern w:val="24"/>
                          <w:sz w:val="20"/>
                          <w:szCs w:val="20"/>
                          <w:lang w:val="es-ES"/>
                        </w:rPr>
                      </w:pPr>
                      <w:r>
                        <w:rPr>
                          <w:rFonts w:ascii="Arial" w:hAnsi="Arial"/>
                          <w:color w:val="000000" w:themeColor="text1"/>
                          <w:kern w:val="24"/>
                          <w:sz w:val="20"/>
                          <w:szCs w:val="20"/>
                          <w:lang w:val="es-ES"/>
                        </w:rPr>
                        <w:t>(**) Las fases del proyecto FEL3/ Definición (DPS) son las últimas etapas del proyecto en las que se aplican las evaluaciones de análisis de riesgos.</w:t>
                      </w:r>
                    </w:p>
                    <w:p w14:paraId="7A632621" w14:textId="7DA0B762" w:rsidR="00A01870" w:rsidRPr="00A01870" w:rsidRDefault="00A01870" w:rsidP="00A01870">
                      <w:pPr>
                        <w:jc w:val="both"/>
                        <w:rPr>
                          <w:rFonts w:ascii="Arial" w:hAnsi="Arial"/>
                          <w:color w:val="000000" w:themeColor="text1"/>
                          <w:kern w:val="24"/>
                          <w:sz w:val="22"/>
                          <w:szCs w:val="22"/>
                          <w:lang w:val="es-ES"/>
                        </w:rPr>
                      </w:pPr>
                      <w:r>
                        <w:rPr>
                          <w:rFonts w:ascii="Arial" w:hAnsi="Arial"/>
                          <w:color w:val="000000" w:themeColor="text1"/>
                          <w:kern w:val="24"/>
                          <w:sz w:val="22"/>
                          <w:szCs w:val="22"/>
                          <w:lang w:val="es-ES"/>
                        </w:rPr>
                        <w:t> </w:t>
                      </w:r>
                    </w:p>
                  </w:txbxContent>
                </v:textbox>
                <w10:wrap type="topAndBottom"/>
              </v:shape>
            </w:pict>
          </mc:Fallback>
        </mc:AlternateContent>
      </w:r>
    </w:p>
    <w:p w14:paraId="3868D0D7" w14:textId="67717FCB" w:rsidR="00FD46DE" w:rsidRDefault="00FD46DE" w:rsidP="00FD46DE">
      <w:pPr>
        <w:spacing w:before="240" w:after="240"/>
        <w:ind w:left="426"/>
        <w:jc w:val="both"/>
        <w:rPr>
          <w:rFonts w:ascii="Arial" w:eastAsia="Arial" w:hAnsi="Arial" w:cs="Arial"/>
          <w:sz w:val="22"/>
          <w:szCs w:val="22"/>
          <w:lang w:val="es-CL"/>
        </w:rPr>
        <w:sectPr w:rsidR="00FD46DE" w:rsidSect="00A664F4">
          <w:type w:val="continuous"/>
          <w:pgSz w:w="11900" w:h="16840"/>
          <w:pgMar w:top="1134" w:right="680" w:bottom="964" w:left="851" w:header="680" w:footer="567" w:gutter="0"/>
          <w:cols w:num="2" w:space="403"/>
          <w:docGrid w:linePitch="360"/>
        </w:sectPr>
      </w:pPr>
    </w:p>
    <w:p w14:paraId="63C6AA28" w14:textId="080CFFF8" w:rsidR="00FD46DE" w:rsidRDefault="00FD46DE" w:rsidP="00D56D73">
      <w:pPr>
        <w:spacing w:before="240" w:after="240"/>
        <w:jc w:val="both"/>
        <w:rPr>
          <w:rFonts w:ascii="Arial" w:eastAsia="Arial" w:hAnsi="Arial" w:cs="Arial"/>
          <w:sz w:val="22"/>
          <w:szCs w:val="22"/>
          <w:lang w:val="es-CL"/>
        </w:rPr>
        <w:sectPr w:rsidR="00FD46DE" w:rsidSect="00A664F4">
          <w:type w:val="continuous"/>
          <w:pgSz w:w="11900" w:h="16840"/>
          <w:pgMar w:top="1134" w:right="680" w:bottom="964" w:left="851" w:header="680" w:footer="567" w:gutter="0"/>
          <w:cols w:num="2" w:space="403"/>
          <w:docGrid w:linePitch="360"/>
        </w:sectPr>
      </w:pPr>
    </w:p>
    <w:p w14:paraId="730CED4D" w14:textId="052BBB1E" w:rsidR="00FD46DE" w:rsidRDefault="002370E6" w:rsidP="00D56D73">
      <w:pPr>
        <w:spacing w:before="240" w:after="240"/>
        <w:jc w:val="both"/>
        <w:rPr>
          <w:rFonts w:ascii="Arial" w:eastAsia="Arial" w:hAnsi="Arial" w:cs="Arial"/>
          <w:sz w:val="22"/>
          <w:szCs w:val="22"/>
          <w:lang w:val="es-CL"/>
        </w:rPr>
      </w:pPr>
      <w:r>
        <w:rPr>
          <w:noProof/>
        </w:rPr>
        <mc:AlternateContent>
          <mc:Choice Requires="wps">
            <w:drawing>
              <wp:anchor distT="0" distB="0" distL="114300" distR="114300" simplePos="0" relativeHeight="251658248" behindDoc="0" locked="0" layoutInCell="1" allowOverlap="1" wp14:anchorId="01360611" wp14:editId="6E70A59A">
                <wp:simplePos x="0" y="0"/>
                <wp:positionH relativeFrom="column">
                  <wp:posOffset>254000</wp:posOffset>
                </wp:positionH>
                <wp:positionV relativeFrom="paragraph">
                  <wp:posOffset>2924478</wp:posOffset>
                </wp:positionV>
                <wp:extent cx="6149340" cy="635"/>
                <wp:effectExtent l="0" t="0" r="0" b="0"/>
                <wp:wrapTopAndBottom/>
                <wp:docPr id="1358023561" name="Caixa de Texto 1"/>
                <wp:cNvGraphicFramePr/>
                <a:graphic xmlns:a="http://schemas.openxmlformats.org/drawingml/2006/main">
                  <a:graphicData uri="http://schemas.microsoft.com/office/word/2010/wordprocessingShape">
                    <wps:wsp>
                      <wps:cNvSpPr txBox="1"/>
                      <wps:spPr>
                        <a:xfrm>
                          <a:off x="0" y="0"/>
                          <a:ext cx="6149340" cy="635"/>
                        </a:xfrm>
                        <a:prstGeom prst="rect">
                          <a:avLst/>
                        </a:prstGeom>
                        <a:solidFill>
                          <a:prstClr val="white"/>
                        </a:solidFill>
                        <a:ln>
                          <a:noFill/>
                        </a:ln>
                      </wps:spPr>
                      <wps:txbx>
                        <w:txbxContent>
                          <w:p w14:paraId="5396427E" w14:textId="637C9DF2" w:rsidR="00FD46DE" w:rsidRPr="00FD46DE" w:rsidRDefault="00FD46DE" w:rsidP="00CB6FF9">
                            <w:pPr>
                              <w:pStyle w:val="Legenda"/>
                              <w:spacing w:after="0"/>
                              <w:jc w:val="center"/>
                              <w:rPr>
                                <w:rFonts w:ascii="Arial" w:hAnsi="Arial" w:cs="Arial"/>
                                <w:i w:val="0"/>
                                <w:iCs w:val="0"/>
                                <w:color w:val="auto"/>
                                <w:sz w:val="20"/>
                                <w:szCs w:val="20"/>
                                <w:lang w:val="es-CL"/>
                              </w:rPr>
                            </w:pPr>
                            <w:r w:rsidRPr="00FD46DE">
                              <w:rPr>
                                <w:rFonts w:ascii="Arial" w:hAnsi="Arial" w:cs="Arial"/>
                                <w:i w:val="0"/>
                                <w:iCs w:val="0"/>
                                <w:color w:val="auto"/>
                                <w:sz w:val="20"/>
                                <w:szCs w:val="20"/>
                                <w:lang w:val="es-CL"/>
                              </w:rPr>
                              <w:t xml:space="preserve">Ilustración </w:t>
                            </w:r>
                            <w:r>
                              <w:rPr>
                                <w:rFonts w:ascii="Arial" w:hAnsi="Arial" w:cs="Arial"/>
                                <w:i w:val="0"/>
                                <w:iCs w:val="0"/>
                                <w:color w:val="auto"/>
                                <w:sz w:val="20"/>
                                <w:szCs w:val="20"/>
                                <w:lang w:val="es-CL"/>
                              </w:rPr>
                              <w:t>3</w:t>
                            </w:r>
                            <w:r w:rsidRPr="00FD46DE">
                              <w:rPr>
                                <w:rFonts w:ascii="Arial" w:hAnsi="Arial" w:cs="Arial"/>
                                <w:i w:val="0"/>
                                <w:iCs w:val="0"/>
                                <w:color w:val="auto"/>
                                <w:sz w:val="20"/>
                                <w:szCs w:val="20"/>
                                <w:lang w:val="es-CL"/>
                              </w:rPr>
                              <w:t xml:space="preserve"> - Clasificación de la Madurez Técnica y su Integraci</w:t>
                            </w:r>
                            <w:r>
                              <w:rPr>
                                <w:rFonts w:ascii="Arial" w:hAnsi="Arial" w:cs="Arial"/>
                                <w:i w:val="0"/>
                                <w:iCs w:val="0"/>
                                <w:color w:val="auto"/>
                                <w:sz w:val="20"/>
                                <w:szCs w:val="20"/>
                                <w:lang w:val="es-CL"/>
                              </w:rPr>
                              <w:t>ó</w:t>
                            </w:r>
                            <w:r w:rsidRPr="00FD46DE">
                              <w:rPr>
                                <w:rFonts w:ascii="Arial" w:hAnsi="Arial" w:cs="Arial"/>
                                <w:i w:val="0"/>
                                <w:iCs w:val="0"/>
                                <w:color w:val="auto"/>
                                <w:sz w:val="20"/>
                                <w:szCs w:val="20"/>
                                <w:lang w:val="es-CL"/>
                              </w:rPr>
                              <w:t>n co</w:t>
                            </w:r>
                            <w:r>
                              <w:rPr>
                                <w:rFonts w:ascii="Arial" w:hAnsi="Arial" w:cs="Arial"/>
                                <w:i w:val="0"/>
                                <w:iCs w:val="0"/>
                                <w:color w:val="auto"/>
                                <w:sz w:val="20"/>
                                <w:szCs w:val="20"/>
                                <w:lang w:val="es-CL"/>
                              </w:rPr>
                              <w:t>n</w:t>
                            </w:r>
                            <w:r w:rsidRPr="00FD46DE">
                              <w:rPr>
                                <w:rFonts w:ascii="Arial" w:hAnsi="Arial" w:cs="Arial"/>
                                <w:i w:val="0"/>
                                <w:iCs w:val="0"/>
                                <w:color w:val="auto"/>
                                <w:sz w:val="20"/>
                                <w:szCs w:val="20"/>
                                <w:lang w:val="es-CL"/>
                              </w:rPr>
                              <w:t xml:space="preserve"> TRL</w:t>
                            </w:r>
                            <w:r w:rsidR="009E474B">
                              <w:rPr>
                                <w:rFonts w:ascii="Arial" w:hAnsi="Arial" w:cs="Arial"/>
                                <w:i w:val="0"/>
                                <w:iCs w:val="0"/>
                                <w:color w:val="auto"/>
                                <w:sz w:val="20"/>
                                <w:szCs w:val="20"/>
                                <w:lang w:val="es-CL"/>
                              </w:rPr>
                              <w:t xml:space="preserve"> </w:t>
                            </w:r>
                            <w:r w:rsidR="00CB6FF9">
                              <w:rPr>
                                <w:rFonts w:ascii="Arial" w:hAnsi="Arial" w:cs="Arial"/>
                                <w:i w:val="0"/>
                                <w:iCs w:val="0"/>
                                <w:color w:val="auto"/>
                                <w:sz w:val="20"/>
                                <w:szCs w:val="20"/>
                                <w:lang w:val="es-CL"/>
                              </w:rPr>
                              <w:t>(</w:t>
                            </w:r>
                            <w:r w:rsidR="00CB6FF9" w:rsidRPr="00530840">
                              <w:rPr>
                                <w:rFonts w:ascii="Arial" w:hAnsi="Arial" w:cs="Arial"/>
                                <w:color w:val="auto"/>
                                <w:sz w:val="20"/>
                                <w:szCs w:val="20"/>
                                <w:lang w:val="es-CL"/>
                              </w:rPr>
                              <w:t>f</w:t>
                            </w:r>
                            <w:r w:rsidR="00CB6FF9">
                              <w:rPr>
                                <w:rFonts w:ascii="Arial" w:hAnsi="Arial" w:cs="Arial"/>
                                <w:color w:val="auto"/>
                                <w:sz w:val="20"/>
                                <w:szCs w:val="20"/>
                                <w:lang w:val="es-CL"/>
                              </w:rPr>
                              <w:t>ue</w:t>
                            </w:r>
                            <w:r w:rsidR="00CB6FF9" w:rsidRPr="00530840">
                              <w:rPr>
                                <w:rFonts w:ascii="Arial" w:hAnsi="Arial" w:cs="Arial"/>
                                <w:color w:val="auto"/>
                                <w:sz w:val="20"/>
                                <w:szCs w:val="20"/>
                                <w:lang w:val="es-CL"/>
                              </w:rPr>
                              <w:t>nte: autor</w:t>
                            </w:r>
                            <w:r w:rsidR="00CB6FF9">
                              <w:rPr>
                                <w:rFonts w:ascii="Arial" w:hAnsi="Arial" w:cs="Arial"/>
                                <w:i w:val="0"/>
                                <w:iCs w:val="0"/>
                                <w:color w:val="auto"/>
                                <w:sz w:val="20"/>
                                <w:szCs w:val="20"/>
                                <w:lang w:val="es-C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60611" id="_x0000_s1029" type="#_x0000_t202" style="position:absolute;left:0;text-align:left;margin-left:20pt;margin-top:230.25pt;width:484.2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POXGAIAAD8EAAAOAAAAZHJzL2Uyb0RvYy54bWysU8Fu2zAMvQ/YPwi6L07aLt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z2c3n6xsKSYrNrz/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" stroked="f">
                <v:textbox style="mso-fit-shape-to-text:t" inset="0,0,0,0">
                  <w:txbxContent>
                    <w:p w14:paraId="5396427E" w14:textId="637C9DF2" w:rsidR="00FD46DE" w:rsidRPr="00FD46DE" w:rsidRDefault="00FD46DE" w:rsidP="00CB6FF9">
                      <w:pPr>
                        <w:pStyle w:val="Legenda"/>
                        <w:spacing w:after="0"/>
                        <w:jc w:val="center"/>
                        <w:rPr>
                          <w:rFonts w:ascii="Arial" w:hAnsi="Arial" w:cs="Arial"/>
                          <w:i w:val="0"/>
                          <w:iCs w:val="0"/>
                          <w:color w:val="auto"/>
                          <w:sz w:val="20"/>
                          <w:szCs w:val="20"/>
                          <w:lang w:val="es-CL"/>
                        </w:rPr>
                      </w:pPr>
                      <w:r w:rsidRPr="00FD46DE">
                        <w:rPr>
                          <w:rFonts w:ascii="Arial" w:hAnsi="Arial" w:cs="Arial"/>
                          <w:i w:val="0"/>
                          <w:iCs w:val="0"/>
                          <w:color w:val="auto"/>
                          <w:sz w:val="20"/>
                          <w:szCs w:val="20"/>
                          <w:lang w:val="es-CL"/>
                        </w:rPr>
                        <w:t xml:space="preserve">Ilustración </w:t>
                      </w:r>
                      <w:r>
                        <w:rPr>
                          <w:rFonts w:ascii="Arial" w:hAnsi="Arial" w:cs="Arial"/>
                          <w:i w:val="0"/>
                          <w:iCs w:val="0"/>
                          <w:color w:val="auto"/>
                          <w:sz w:val="20"/>
                          <w:szCs w:val="20"/>
                          <w:lang w:val="es-CL"/>
                        </w:rPr>
                        <w:t>3</w:t>
                      </w:r>
                      <w:r w:rsidRPr="00FD46DE">
                        <w:rPr>
                          <w:rFonts w:ascii="Arial" w:hAnsi="Arial" w:cs="Arial"/>
                          <w:i w:val="0"/>
                          <w:iCs w:val="0"/>
                          <w:color w:val="auto"/>
                          <w:sz w:val="20"/>
                          <w:szCs w:val="20"/>
                          <w:lang w:val="es-CL"/>
                        </w:rPr>
                        <w:t xml:space="preserve"> - Clasificación de la Madurez Técnica y su Integraci</w:t>
                      </w:r>
                      <w:r>
                        <w:rPr>
                          <w:rFonts w:ascii="Arial" w:hAnsi="Arial" w:cs="Arial"/>
                          <w:i w:val="0"/>
                          <w:iCs w:val="0"/>
                          <w:color w:val="auto"/>
                          <w:sz w:val="20"/>
                          <w:szCs w:val="20"/>
                          <w:lang w:val="es-CL"/>
                        </w:rPr>
                        <w:t>ó</w:t>
                      </w:r>
                      <w:r w:rsidRPr="00FD46DE">
                        <w:rPr>
                          <w:rFonts w:ascii="Arial" w:hAnsi="Arial" w:cs="Arial"/>
                          <w:i w:val="0"/>
                          <w:iCs w:val="0"/>
                          <w:color w:val="auto"/>
                          <w:sz w:val="20"/>
                          <w:szCs w:val="20"/>
                          <w:lang w:val="es-CL"/>
                        </w:rPr>
                        <w:t>n co</w:t>
                      </w:r>
                      <w:r>
                        <w:rPr>
                          <w:rFonts w:ascii="Arial" w:hAnsi="Arial" w:cs="Arial"/>
                          <w:i w:val="0"/>
                          <w:iCs w:val="0"/>
                          <w:color w:val="auto"/>
                          <w:sz w:val="20"/>
                          <w:szCs w:val="20"/>
                          <w:lang w:val="es-CL"/>
                        </w:rPr>
                        <w:t>n</w:t>
                      </w:r>
                      <w:r w:rsidRPr="00FD46DE">
                        <w:rPr>
                          <w:rFonts w:ascii="Arial" w:hAnsi="Arial" w:cs="Arial"/>
                          <w:i w:val="0"/>
                          <w:iCs w:val="0"/>
                          <w:color w:val="auto"/>
                          <w:sz w:val="20"/>
                          <w:szCs w:val="20"/>
                          <w:lang w:val="es-CL"/>
                        </w:rPr>
                        <w:t xml:space="preserve"> TRL</w:t>
                      </w:r>
                      <w:r w:rsidR="009E474B">
                        <w:rPr>
                          <w:rFonts w:ascii="Arial" w:hAnsi="Arial" w:cs="Arial"/>
                          <w:i w:val="0"/>
                          <w:iCs w:val="0"/>
                          <w:color w:val="auto"/>
                          <w:sz w:val="20"/>
                          <w:szCs w:val="20"/>
                          <w:lang w:val="es-CL"/>
                        </w:rPr>
                        <w:t xml:space="preserve"> </w:t>
                      </w:r>
                      <w:r w:rsidR="00CB6FF9">
                        <w:rPr>
                          <w:rFonts w:ascii="Arial" w:hAnsi="Arial" w:cs="Arial"/>
                          <w:i w:val="0"/>
                          <w:iCs w:val="0"/>
                          <w:color w:val="auto"/>
                          <w:sz w:val="20"/>
                          <w:szCs w:val="20"/>
                          <w:lang w:val="es-CL"/>
                        </w:rPr>
                        <w:t>(</w:t>
                      </w:r>
                      <w:r w:rsidR="00CB6FF9" w:rsidRPr="00530840">
                        <w:rPr>
                          <w:rFonts w:ascii="Arial" w:hAnsi="Arial" w:cs="Arial"/>
                          <w:color w:val="auto"/>
                          <w:sz w:val="20"/>
                          <w:szCs w:val="20"/>
                          <w:lang w:val="es-CL"/>
                        </w:rPr>
                        <w:t>f</w:t>
                      </w:r>
                      <w:r w:rsidR="00CB6FF9">
                        <w:rPr>
                          <w:rFonts w:ascii="Arial" w:hAnsi="Arial" w:cs="Arial"/>
                          <w:color w:val="auto"/>
                          <w:sz w:val="20"/>
                          <w:szCs w:val="20"/>
                          <w:lang w:val="es-CL"/>
                        </w:rPr>
                        <w:t>ue</w:t>
                      </w:r>
                      <w:r w:rsidR="00CB6FF9" w:rsidRPr="00530840">
                        <w:rPr>
                          <w:rFonts w:ascii="Arial" w:hAnsi="Arial" w:cs="Arial"/>
                          <w:color w:val="auto"/>
                          <w:sz w:val="20"/>
                          <w:szCs w:val="20"/>
                          <w:lang w:val="es-CL"/>
                        </w:rPr>
                        <w:t>nte: autor</w:t>
                      </w:r>
                      <w:r w:rsidR="00CB6FF9">
                        <w:rPr>
                          <w:rFonts w:ascii="Arial" w:hAnsi="Arial" w:cs="Arial"/>
                          <w:i w:val="0"/>
                          <w:iCs w:val="0"/>
                          <w:color w:val="auto"/>
                          <w:sz w:val="20"/>
                          <w:szCs w:val="20"/>
                          <w:lang w:val="es-CL"/>
                        </w:rPr>
                        <w:t>)</w:t>
                      </w:r>
                    </w:p>
                  </w:txbxContent>
                </v:textbox>
                <w10:wrap type="topAndBottom"/>
              </v:shape>
            </w:pict>
          </mc:Fallback>
        </mc:AlternateContent>
      </w:r>
      <w:r w:rsidR="00FD46DE" w:rsidRPr="00FD46DE">
        <w:rPr>
          <w:rFonts w:ascii="Arial" w:eastAsia="Arial" w:hAnsi="Arial" w:cs="Arial"/>
          <w:sz w:val="22"/>
          <w:szCs w:val="22"/>
        </w:rPr>
        <w:drawing>
          <wp:anchor distT="0" distB="0" distL="114300" distR="114300" simplePos="0" relativeHeight="251658247" behindDoc="0" locked="0" layoutInCell="1" allowOverlap="1" wp14:anchorId="1C972A5D" wp14:editId="16577B24">
            <wp:simplePos x="0" y="0"/>
            <wp:positionH relativeFrom="column">
              <wp:posOffset>254441</wp:posOffset>
            </wp:positionH>
            <wp:positionV relativeFrom="paragraph">
              <wp:posOffset>122555</wp:posOffset>
            </wp:positionV>
            <wp:extent cx="6149964" cy="2617774"/>
            <wp:effectExtent l="0" t="0" r="3810" b="0"/>
            <wp:wrapTopAndBottom/>
            <wp:docPr id="14" name="Imagem 13" descr="Gráfico&#10;&#10;O conteúdo gerado por IA pode estar incorreto.">
              <a:extLst xmlns:a="http://schemas.openxmlformats.org/drawingml/2006/main">
                <a:ext uri="{FF2B5EF4-FFF2-40B4-BE49-F238E27FC236}">
                  <a16:creationId xmlns:a16="http://schemas.microsoft.com/office/drawing/2014/main" id="{161F069B-7C0E-2A3A-00E3-E85BDFFEAB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Gráfico&#10;&#10;O conteúdo gerado por IA pode estar incorreto.">
                      <a:extLst>
                        <a:ext uri="{FF2B5EF4-FFF2-40B4-BE49-F238E27FC236}">
                          <a16:creationId xmlns:a16="http://schemas.microsoft.com/office/drawing/2014/main" id="{161F069B-7C0E-2A3A-00E3-E85BDFFEAB4D}"/>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149964" cy="2617774"/>
                    </a:xfrm>
                    <a:prstGeom prst="rect">
                      <a:avLst/>
                    </a:prstGeom>
                  </pic:spPr>
                </pic:pic>
              </a:graphicData>
            </a:graphic>
            <wp14:sizeRelH relativeFrom="margin">
              <wp14:pctWidth>0</wp14:pctWidth>
            </wp14:sizeRelH>
            <wp14:sizeRelV relativeFrom="margin">
              <wp14:pctHeight>0</wp14:pctHeight>
            </wp14:sizeRelV>
          </wp:anchor>
        </w:drawing>
      </w:r>
    </w:p>
    <w:p w14:paraId="0808F713" w14:textId="77777777" w:rsidR="00FD46DE" w:rsidRDefault="00FD46DE" w:rsidP="00D56D73">
      <w:pPr>
        <w:spacing w:before="240" w:after="240"/>
        <w:jc w:val="both"/>
        <w:rPr>
          <w:rFonts w:ascii="Arial" w:eastAsia="Arial" w:hAnsi="Arial" w:cs="Arial"/>
          <w:sz w:val="22"/>
          <w:szCs w:val="22"/>
          <w:lang w:val="es-CL"/>
        </w:rPr>
        <w:sectPr w:rsidR="00FD46DE" w:rsidSect="00A664F4">
          <w:type w:val="continuous"/>
          <w:pgSz w:w="11900" w:h="16840"/>
          <w:pgMar w:top="1134" w:right="680" w:bottom="964" w:left="851" w:header="680" w:footer="567" w:gutter="0"/>
          <w:cols w:num="2" w:space="403"/>
          <w:docGrid w:linePitch="360"/>
        </w:sectPr>
      </w:pPr>
    </w:p>
    <w:p w14:paraId="0704FDEE" w14:textId="063C075A" w:rsidR="004B2BD8" w:rsidRPr="00FD46DE" w:rsidRDefault="4C0E25B4" w:rsidP="00F13CB3">
      <w:pPr>
        <w:spacing w:before="240" w:after="240"/>
        <w:jc w:val="both"/>
        <w:rPr>
          <w:rFonts w:ascii="Arial" w:eastAsia="Arial" w:hAnsi="Arial" w:cs="Arial"/>
          <w:sz w:val="22"/>
          <w:szCs w:val="22"/>
          <w:lang w:val="es-CL"/>
        </w:rPr>
      </w:pPr>
      <w:r w:rsidRPr="09B1C61E">
        <w:rPr>
          <w:rFonts w:ascii="Arial" w:eastAsia="Arial" w:hAnsi="Arial" w:cs="Arial"/>
          <w:sz w:val="22"/>
          <w:szCs w:val="22"/>
          <w:lang w:val="es-CL"/>
        </w:rPr>
        <w:t>Por ejemplo, el TRL permite evaluar la madurez de tecnologías desde la ideación (TRL 1) hasta la aplicación consolidada (TRL 9). El FMEA ofrece una estructura para identificar modos de falla y consecuencias. El GISTM define requisitos de seguridad y gobernanza para TSF. El NEQI contribuye con lógica de puntuación cualitativa basada en impactos no económicos. El FEL estructura decisiones de inversión conforme a</w:t>
      </w:r>
      <w:r w:rsidR="00FD46DE">
        <w:rPr>
          <w:rFonts w:ascii="Arial" w:eastAsia="Arial" w:hAnsi="Arial" w:cs="Arial"/>
          <w:sz w:val="22"/>
          <w:szCs w:val="22"/>
          <w:lang w:val="es-CL"/>
        </w:rPr>
        <w:t xml:space="preserve"> </w:t>
      </w:r>
      <w:r w:rsidRPr="09B1C61E">
        <w:rPr>
          <w:rFonts w:ascii="Arial" w:eastAsia="Arial" w:hAnsi="Arial" w:cs="Arial"/>
          <w:sz w:val="22"/>
          <w:szCs w:val="22"/>
          <w:lang w:val="es-CL"/>
        </w:rPr>
        <w:t>etapas definidas. Las directrices del PMI aportan buenas prácticas para gestión de proyectos y riesgos, mientras que la norma ISO 31000 establece los principios internacionales para la gestión de riesgos.</w:t>
      </w:r>
    </w:p>
    <w:p w14:paraId="2B164FB5" w14:textId="50A0614D" w:rsidR="000740B4" w:rsidRDefault="00D56D73" w:rsidP="00F13CB3">
      <w:pPr>
        <w:spacing w:before="240" w:after="240"/>
        <w:jc w:val="both"/>
        <w:rPr>
          <w:rFonts w:ascii="Arial" w:eastAsia="Arial" w:hAnsi="Arial" w:cs="Arial"/>
          <w:sz w:val="22"/>
          <w:szCs w:val="22"/>
          <w:lang w:val="es-CL"/>
        </w:rPr>
      </w:pPr>
      <w:r>
        <w:rPr>
          <w:rFonts w:ascii="Arial" w:eastAsia="Arial" w:hAnsi="Arial" w:cs="Arial"/>
          <w:sz w:val="22"/>
          <w:szCs w:val="22"/>
          <w:lang w:val="es-CL"/>
        </w:rPr>
        <w:t xml:space="preserve">La </w:t>
      </w:r>
      <w:r w:rsidRPr="09B1C61E">
        <w:rPr>
          <w:rFonts w:ascii="Arial" w:eastAsia="Arial" w:hAnsi="Arial" w:cs="Arial"/>
          <w:sz w:val="22"/>
          <w:szCs w:val="22"/>
          <w:lang w:val="es-CL"/>
        </w:rPr>
        <w:t>imagen a continuación ilustra cómo los distintos paquetes tecnológicos o frentes de trabajo pueden ser visualizados en función de su grado de madurez, lo que permite priorizar iniciativas y orientar decisiones sobre su avance dentro de</w:t>
      </w:r>
      <w:r w:rsidR="000740B4">
        <w:rPr>
          <w:rFonts w:ascii="Arial" w:eastAsia="Arial" w:hAnsi="Arial" w:cs="Arial"/>
          <w:sz w:val="22"/>
          <w:szCs w:val="22"/>
          <w:lang w:val="es-CL"/>
        </w:rPr>
        <w:t xml:space="preserve"> </w:t>
      </w:r>
      <w:r w:rsidR="4C0E25B4" w:rsidRPr="00C037CE">
        <w:rPr>
          <w:rFonts w:ascii="Arial" w:eastAsia="Arial" w:hAnsi="Arial" w:cs="Arial"/>
          <w:sz w:val="22"/>
          <w:szCs w:val="22"/>
          <w:lang w:val="es-CL"/>
        </w:rPr>
        <w:t>La herramienta MTM-TSF permite visualizar de forma estructurada el avance de cada frente técnico, desde su concepción hasta la etapa de ejecución, apoyando decisiones sobre priorización y asignación de recursos.</w:t>
      </w:r>
    </w:p>
    <w:p w14:paraId="0BFC4AC2" w14:textId="77777777" w:rsidR="002370E6" w:rsidRDefault="002370E6" w:rsidP="00F13CB3">
      <w:pPr>
        <w:spacing w:before="240" w:after="240"/>
        <w:jc w:val="both"/>
        <w:rPr>
          <w:rFonts w:ascii="Arial" w:eastAsia="Arial" w:hAnsi="Arial" w:cs="Arial"/>
          <w:sz w:val="22"/>
          <w:szCs w:val="22"/>
          <w:lang w:val="es-CL"/>
        </w:rPr>
        <w:sectPr w:rsidR="002370E6" w:rsidSect="00A664F4">
          <w:type w:val="continuous"/>
          <w:pgSz w:w="11900" w:h="16840"/>
          <w:pgMar w:top="1134" w:right="680" w:bottom="964" w:left="851" w:header="680" w:footer="567" w:gutter="0"/>
          <w:cols w:num="2" w:space="403"/>
          <w:docGrid w:linePitch="360"/>
        </w:sectPr>
      </w:pPr>
    </w:p>
    <w:p w14:paraId="04FF2CEE" w14:textId="037790D0" w:rsidR="002370E6" w:rsidRDefault="002370E6" w:rsidP="00F13CB3">
      <w:pPr>
        <w:spacing w:before="240" w:after="240"/>
        <w:jc w:val="both"/>
        <w:rPr>
          <w:rFonts w:ascii="Arial" w:eastAsia="Arial" w:hAnsi="Arial" w:cs="Arial"/>
          <w:sz w:val="22"/>
          <w:szCs w:val="22"/>
          <w:lang w:val="es-CL"/>
        </w:rPr>
        <w:sectPr w:rsidR="002370E6" w:rsidSect="00A664F4">
          <w:type w:val="continuous"/>
          <w:pgSz w:w="11900" w:h="16840"/>
          <w:pgMar w:top="1134" w:right="680" w:bottom="964" w:left="851" w:header="680" w:footer="567" w:gutter="0"/>
          <w:cols w:num="2" w:space="403"/>
          <w:docGrid w:linePitch="360"/>
        </w:sectPr>
      </w:pPr>
      <w:r>
        <w:rPr>
          <w:noProof/>
        </w:rPr>
        <mc:AlternateContent>
          <mc:Choice Requires="wps">
            <w:drawing>
              <wp:anchor distT="0" distB="0" distL="114300" distR="114300" simplePos="0" relativeHeight="251658250" behindDoc="0" locked="0" layoutInCell="1" allowOverlap="1" wp14:anchorId="2F1FD90B" wp14:editId="59F0C7A9">
                <wp:simplePos x="0" y="0"/>
                <wp:positionH relativeFrom="column">
                  <wp:posOffset>19050</wp:posOffset>
                </wp:positionH>
                <wp:positionV relativeFrom="paragraph">
                  <wp:posOffset>6955320</wp:posOffset>
                </wp:positionV>
                <wp:extent cx="6845935" cy="635"/>
                <wp:effectExtent l="0" t="0" r="0" b="0"/>
                <wp:wrapTopAndBottom/>
                <wp:docPr id="1782669089" name="Caixa de Texto 1"/>
                <wp:cNvGraphicFramePr/>
                <a:graphic xmlns:a="http://schemas.openxmlformats.org/drawingml/2006/main">
                  <a:graphicData uri="http://schemas.microsoft.com/office/word/2010/wordprocessingShape">
                    <wps:wsp>
                      <wps:cNvSpPr txBox="1"/>
                      <wps:spPr>
                        <a:xfrm>
                          <a:off x="0" y="0"/>
                          <a:ext cx="6845935" cy="635"/>
                        </a:xfrm>
                        <a:prstGeom prst="rect">
                          <a:avLst/>
                        </a:prstGeom>
                        <a:solidFill>
                          <a:prstClr val="white"/>
                        </a:solidFill>
                        <a:ln>
                          <a:noFill/>
                        </a:ln>
                      </wps:spPr>
                      <wps:txbx>
                        <w:txbxContent>
                          <w:p w14:paraId="1CC95B4C" w14:textId="071ADFC3" w:rsidR="002370E6" w:rsidRPr="0039510A" w:rsidRDefault="002370E6" w:rsidP="00CB6FF9">
                            <w:pPr>
                              <w:pStyle w:val="Legenda"/>
                              <w:jc w:val="center"/>
                              <w:rPr>
                                <w:rFonts w:ascii="Arial" w:eastAsia="Arial" w:hAnsi="Arial" w:cs="Arial"/>
                                <w:i w:val="0"/>
                                <w:iCs w:val="0"/>
                                <w:color w:val="auto"/>
                                <w:sz w:val="20"/>
                                <w:szCs w:val="20"/>
                                <w:lang w:val="es-CL"/>
                              </w:rPr>
                            </w:pPr>
                            <w:r w:rsidRPr="0039510A">
                              <w:rPr>
                                <w:rFonts w:ascii="Arial" w:hAnsi="Arial" w:cs="Arial"/>
                                <w:i w:val="0"/>
                                <w:iCs w:val="0"/>
                                <w:color w:val="auto"/>
                                <w:sz w:val="20"/>
                                <w:szCs w:val="20"/>
                                <w:lang w:val="es-CL"/>
                              </w:rPr>
                              <w:t>Ilustración 4 - Ejemplo de etapas en forma de embudo que guía la priorización de los paquetes de líneas de trabajo, desde una evaluación amplia hasta una selección más enfocada.</w:t>
                            </w:r>
                            <w:r w:rsidR="00CB6FF9">
                              <w:rPr>
                                <w:rFonts w:ascii="Arial" w:hAnsi="Arial" w:cs="Arial"/>
                                <w:i w:val="0"/>
                                <w:iCs w:val="0"/>
                                <w:color w:val="auto"/>
                                <w:sz w:val="20"/>
                                <w:szCs w:val="20"/>
                                <w:lang w:val="es-CL"/>
                              </w:rPr>
                              <w:t xml:space="preserve"> </w:t>
                            </w:r>
                            <w:r w:rsidR="00CB6FF9">
                              <w:rPr>
                                <w:rFonts w:ascii="Arial" w:hAnsi="Arial" w:cs="Arial"/>
                                <w:i w:val="0"/>
                                <w:iCs w:val="0"/>
                                <w:color w:val="auto"/>
                                <w:sz w:val="20"/>
                                <w:szCs w:val="20"/>
                                <w:lang w:val="es-CL"/>
                              </w:rPr>
                              <w:t>(</w:t>
                            </w:r>
                            <w:r w:rsidR="00CB6FF9" w:rsidRPr="00530840">
                              <w:rPr>
                                <w:rFonts w:ascii="Arial" w:hAnsi="Arial" w:cs="Arial"/>
                                <w:color w:val="auto"/>
                                <w:sz w:val="20"/>
                                <w:szCs w:val="20"/>
                                <w:lang w:val="es-CL"/>
                              </w:rPr>
                              <w:t>f</w:t>
                            </w:r>
                            <w:r w:rsidR="00CB6FF9">
                              <w:rPr>
                                <w:rFonts w:ascii="Arial" w:hAnsi="Arial" w:cs="Arial"/>
                                <w:color w:val="auto"/>
                                <w:sz w:val="20"/>
                                <w:szCs w:val="20"/>
                                <w:lang w:val="es-CL"/>
                              </w:rPr>
                              <w:t>ue</w:t>
                            </w:r>
                            <w:r w:rsidR="00CB6FF9" w:rsidRPr="00530840">
                              <w:rPr>
                                <w:rFonts w:ascii="Arial" w:hAnsi="Arial" w:cs="Arial"/>
                                <w:color w:val="auto"/>
                                <w:sz w:val="20"/>
                                <w:szCs w:val="20"/>
                                <w:lang w:val="es-CL"/>
                              </w:rPr>
                              <w:t>nte: autor</w:t>
                            </w:r>
                            <w:r w:rsidR="00CB6FF9">
                              <w:rPr>
                                <w:rFonts w:ascii="Arial" w:hAnsi="Arial" w:cs="Arial"/>
                                <w:i w:val="0"/>
                                <w:iCs w:val="0"/>
                                <w:color w:val="auto"/>
                                <w:sz w:val="20"/>
                                <w:szCs w:val="20"/>
                                <w:lang w:val="es-C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1FD90B" id="_x0000_s1030" type="#_x0000_t202" style="position:absolute;left:0;text-align:left;margin-left:1.5pt;margin-top:547.65pt;width:539.0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SPGg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s9tPN3ccb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" stroked="f">
                <v:textbox style="mso-fit-shape-to-text:t" inset="0,0,0,0">
                  <w:txbxContent>
                    <w:p w14:paraId="1CC95B4C" w14:textId="071ADFC3" w:rsidR="002370E6" w:rsidRPr="0039510A" w:rsidRDefault="002370E6" w:rsidP="00CB6FF9">
                      <w:pPr>
                        <w:pStyle w:val="Legenda"/>
                        <w:jc w:val="center"/>
                        <w:rPr>
                          <w:rFonts w:ascii="Arial" w:eastAsia="Arial" w:hAnsi="Arial" w:cs="Arial"/>
                          <w:i w:val="0"/>
                          <w:iCs w:val="0"/>
                          <w:color w:val="auto"/>
                          <w:sz w:val="20"/>
                          <w:szCs w:val="20"/>
                          <w:lang w:val="es-CL"/>
                        </w:rPr>
                      </w:pPr>
                      <w:r w:rsidRPr="0039510A">
                        <w:rPr>
                          <w:rFonts w:ascii="Arial" w:hAnsi="Arial" w:cs="Arial"/>
                          <w:i w:val="0"/>
                          <w:iCs w:val="0"/>
                          <w:color w:val="auto"/>
                          <w:sz w:val="20"/>
                          <w:szCs w:val="20"/>
                          <w:lang w:val="es-CL"/>
                        </w:rPr>
                        <w:t>Ilustración 4 - Ejemplo de etapas en forma de embudo que guía la priorización de los paquetes de líneas de trabajo, desde una evaluación amplia hasta una selección más enfocada.</w:t>
                      </w:r>
                      <w:r w:rsidR="00CB6FF9">
                        <w:rPr>
                          <w:rFonts w:ascii="Arial" w:hAnsi="Arial" w:cs="Arial"/>
                          <w:i w:val="0"/>
                          <w:iCs w:val="0"/>
                          <w:color w:val="auto"/>
                          <w:sz w:val="20"/>
                          <w:szCs w:val="20"/>
                          <w:lang w:val="es-CL"/>
                        </w:rPr>
                        <w:t xml:space="preserve"> </w:t>
                      </w:r>
                      <w:r w:rsidR="00CB6FF9">
                        <w:rPr>
                          <w:rFonts w:ascii="Arial" w:hAnsi="Arial" w:cs="Arial"/>
                          <w:i w:val="0"/>
                          <w:iCs w:val="0"/>
                          <w:color w:val="auto"/>
                          <w:sz w:val="20"/>
                          <w:szCs w:val="20"/>
                          <w:lang w:val="es-CL"/>
                        </w:rPr>
                        <w:t>(</w:t>
                      </w:r>
                      <w:r w:rsidR="00CB6FF9" w:rsidRPr="00530840">
                        <w:rPr>
                          <w:rFonts w:ascii="Arial" w:hAnsi="Arial" w:cs="Arial"/>
                          <w:color w:val="auto"/>
                          <w:sz w:val="20"/>
                          <w:szCs w:val="20"/>
                          <w:lang w:val="es-CL"/>
                        </w:rPr>
                        <w:t>f</w:t>
                      </w:r>
                      <w:r w:rsidR="00CB6FF9">
                        <w:rPr>
                          <w:rFonts w:ascii="Arial" w:hAnsi="Arial" w:cs="Arial"/>
                          <w:color w:val="auto"/>
                          <w:sz w:val="20"/>
                          <w:szCs w:val="20"/>
                          <w:lang w:val="es-CL"/>
                        </w:rPr>
                        <w:t>ue</w:t>
                      </w:r>
                      <w:r w:rsidR="00CB6FF9" w:rsidRPr="00530840">
                        <w:rPr>
                          <w:rFonts w:ascii="Arial" w:hAnsi="Arial" w:cs="Arial"/>
                          <w:color w:val="auto"/>
                          <w:sz w:val="20"/>
                          <w:szCs w:val="20"/>
                          <w:lang w:val="es-CL"/>
                        </w:rPr>
                        <w:t>nte: autor</w:t>
                      </w:r>
                      <w:r w:rsidR="00CB6FF9">
                        <w:rPr>
                          <w:rFonts w:ascii="Arial" w:hAnsi="Arial" w:cs="Arial"/>
                          <w:i w:val="0"/>
                          <w:iCs w:val="0"/>
                          <w:color w:val="auto"/>
                          <w:sz w:val="20"/>
                          <w:szCs w:val="20"/>
                          <w:lang w:val="es-CL"/>
                        </w:rPr>
                        <w:t>)</w:t>
                      </w:r>
                    </w:p>
                  </w:txbxContent>
                </v:textbox>
                <w10:wrap type="topAndBottom"/>
              </v:shape>
            </w:pict>
          </mc:Fallback>
        </mc:AlternateContent>
      </w:r>
      <w:r w:rsidRPr="002370E6">
        <w:rPr>
          <w:rFonts w:ascii="Arial" w:eastAsia="Arial" w:hAnsi="Arial" w:cs="Arial"/>
          <w:sz w:val="22"/>
          <w:szCs w:val="22"/>
        </w:rPr>
        <w:drawing>
          <wp:anchor distT="0" distB="0" distL="114300" distR="114300" simplePos="0" relativeHeight="251658249" behindDoc="0" locked="0" layoutInCell="1" allowOverlap="1" wp14:anchorId="2A1B6DF7" wp14:editId="12F998F0">
            <wp:simplePos x="0" y="0"/>
            <wp:positionH relativeFrom="column">
              <wp:posOffset>-376085</wp:posOffset>
            </wp:positionH>
            <wp:positionV relativeFrom="paragraph">
              <wp:posOffset>319405</wp:posOffset>
            </wp:positionV>
            <wp:extent cx="7062470" cy="6480175"/>
            <wp:effectExtent l="0" t="0" r="5080" b="0"/>
            <wp:wrapTopAndBottom/>
            <wp:docPr id="4" name="Imagem 3" descr="Gráfico, Gráfico de funil">
              <a:extLst xmlns:a="http://schemas.openxmlformats.org/drawingml/2006/main">
                <a:ext uri="{FF2B5EF4-FFF2-40B4-BE49-F238E27FC236}">
                  <a16:creationId xmlns:a16="http://schemas.microsoft.com/office/drawing/2014/main" id="{B06756B0-4113-49B4-0C3B-95AA449E3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descr="Gráfico, Gráfico de funil">
                      <a:extLst>
                        <a:ext uri="{FF2B5EF4-FFF2-40B4-BE49-F238E27FC236}">
                          <a16:creationId xmlns:a16="http://schemas.microsoft.com/office/drawing/2014/main" id="{B06756B0-4113-49B4-0C3B-95AA449E322E}"/>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062470" cy="6480175"/>
                    </a:xfrm>
                    <a:prstGeom prst="rect">
                      <a:avLst/>
                    </a:prstGeom>
                  </pic:spPr>
                </pic:pic>
              </a:graphicData>
            </a:graphic>
            <wp14:sizeRelH relativeFrom="margin">
              <wp14:pctWidth>0</wp14:pctWidth>
            </wp14:sizeRelH>
            <wp14:sizeRelV relativeFrom="margin">
              <wp14:pctHeight>0</wp14:pctHeight>
            </wp14:sizeRelV>
          </wp:anchor>
        </w:drawing>
      </w:r>
    </w:p>
    <w:p w14:paraId="27B63DA9" w14:textId="2586F0D9" w:rsidR="00586393" w:rsidRPr="002370E6" w:rsidRDefault="4C0E25B4" w:rsidP="6C91257A">
      <w:pPr>
        <w:spacing w:before="240" w:after="240"/>
        <w:jc w:val="both"/>
        <w:rPr>
          <w:rFonts w:ascii="Arial" w:eastAsia="Arial" w:hAnsi="Arial" w:cs="Arial"/>
          <w:sz w:val="22"/>
          <w:szCs w:val="22"/>
          <w:lang w:val="es-CL"/>
        </w:rPr>
      </w:pPr>
      <w:r w:rsidRPr="6C91257A">
        <w:rPr>
          <w:rFonts w:ascii="Arial" w:eastAsia="Arial" w:hAnsi="Arial" w:cs="Arial"/>
          <w:sz w:val="22"/>
          <w:szCs w:val="22"/>
          <w:lang w:val="es-CL"/>
        </w:rPr>
        <w:t>En resumen, la MTM-TSF ofrece un modelo técnico estandarizado, adaptable a distintos contextos y capaz de sustentar decisiones estratégicas complejas. Su diferencial está en la articulación entre rigor técnico, participación colaborativa y visión sistémica, contribuyendo directamente al fortalecimiento de la gobernanza técnica y a la sostenibilidad de proyectos de alto impacto.</w:t>
      </w:r>
    </w:p>
    <w:p w14:paraId="1BBCCCD4" w14:textId="6317D0FD" w:rsidR="4E5AC8D5" w:rsidRDefault="09DA84F6" w:rsidP="4E5AC8D5">
      <w:pPr>
        <w:spacing w:before="240" w:after="240"/>
        <w:jc w:val="both"/>
        <w:rPr>
          <w:rFonts w:ascii="Arial" w:hAnsi="Arial" w:cs="Arial"/>
          <w:b/>
          <w:sz w:val="22"/>
          <w:szCs w:val="22"/>
          <w:lang w:val="es-CL"/>
        </w:rPr>
      </w:pPr>
      <w:r w:rsidRPr="5AA5303B">
        <w:rPr>
          <w:rFonts w:ascii="Arial" w:hAnsi="Arial" w:cs="Arial"/>
          <w:b/>
          <w:bCs/>
          <w:sz w:val="22"/>
          <w:szCs w:val="22"/>
          <w:lang w:val="es-CL"/>
        </w:rPr>
        <w:t>4</w:t>
      </w:r>
      <w:r w:rsidR="003C0A77">
        <w:rPr>
          <w:rFonts w:ascii="Arial" w:hAnsi="Arial" w:cs="Arial"/>
          <w:b/>
          <w:bCs/>
          <w:sz w:val="22"/>
          <w:szCs w:val="22"/>
          <w:lang w:val="es-CL"/>
        </w:rPr>
        <w:t>.</w:t>
      </w:r>
      <w:r w:rsidR="603BD49D" w:rsidRPr="160D1B40">
        <w:rPr>
          <w:rFonts w:ascii="Arial" w:hAnsi="Arial" w:cs="Arial"/>
          <w:b/>
          <w:sz w:val="22"/>
          <w:szCs w:val="22"/>
          <w:lang w:val="es-CL"/>
        </w:rPr>
        <w:t xml:space="preserve"> </w:t>
      </w:r>
      <w:proofErr w:type="spellStart"/>
      <w:r w:rsidR="603BD49D" w:rsidRPr="160D1B40">
        <w:rPr>
          <w:rFonts w:ascii="Arial" w:hAnsi="Arial" w:cs="Arial"/>
          <w:b/>
          <w:sz w:val="22"/>
          <w:szCs w:val="22"/>
          <w:lang w:val="es-CL"/>
        </w:rPr>
        <w:t>Metodologia</w:t>
      </w:r>
      <w:proofErr w:type="spellEnd"/>
    </w:p>
    <w:p w14:paraId="20ED79CB" w14:textId="0635702B" w:rsidR="12A5EAD3" w:rsidRPr="0034139A" w:rsidRDefault="12A5EAD3" w:rsidP="1B700D5D">
      <w:pPr>
        <w:spacing w:before="240" w:after="240"/>
        <w:jc w:val="both"/>
        <w:rPr>
          <w:lang w:val="es-CL"/>
        </w:rPr>
      </w:pPr>
      <w:r w:rsidRPr="26E87238">
        <w:rPr>
          <w:rFonts w:ascii="Arial" w:eastAsia="Arial" w:hAnsi="Arial" w:cs="Arial"/>
          <w:sz w:val="22"/>
          <w:szCs w:val="22"/>
          <w:lang w:val="es-CL"/>
        </w:rPr>
        <w:t>La metodología MTM-TSF fue concebida para permitir una evaluación estructurada, integrada y comparable de la madurez técnica de proyectos, con énfasis en soluciones para disposición y manejo de relaves. Su lógica combina criterios cualitativos y cuantitativos, con el objetivo de proporcionar una lectura clara del grado de preparación de cada frente técnico evaluado.</w:t>
      </w:r>
    </w:p>
    <w:p w14:paraId="21A7E803" w14:textId="39ADAF57" w:rsidR="001C53DA" w:rsidRDefault="01565080" w:rsidP="1B700D5D">
      <w:pPr>
        <w:spacing w:before="240" w:after="240"/>
        <w:jc w:val="both"/>
        <w:rPr>
          <w:rFonts w:ascii="Arial" w:eastAsia="Arial" w:hAnsi="Arial" w:cs="Arial"/>
          <w:sz w:val="22"/>
          <w:szCs w:val="22"/>
          <w:lang w:val="es-CL"/>
        </w:rPr>
      </w:pPr>
      <w:r w:rsidRPr="1B700D5D">
        <w:rPr>
          <w:rFonts w:ascii="Arial" w:eastAsia="Arial" w:hAnsi="Arial" w:cs="Arial"/>
          <w:sz w:val="22"/>
          <w:szCs w:val="22"/>
          <w:lang w:val="es-CL"/>
        </w:rPr>
        <w:t>El núcleo de la metodología se basa en la formulación de preguntas técnicas específicas, organizadas en que representan los principales ejes temáticos del proyecto. Cada pregunta se formula con alternativas de respuesta estructuradas y recibe un peso proporcional a su importancia técnica y estratégica. Las respuestas se definen durante, y se puntúan en una escala estándar de 1 a 4.</w:t>
      </w:r>
    </w:p>
    <w:p w14:paraId="29EF508E" w14:textId="4915C742" w:rsidR="00E811C8" w:rsidRPr="0039510A" w:rsidRDefault="01565080" w:rsidP="00F13CB3">
      <w:pPr>
        <w:spacing w:before="240" w:after="240"/>
        <w:jc w:val="both"/>
        <w:rPr>
          <w:rFonts w:ascii="Arial" w:eastAsia="Arial" w:hAnsi="Arial" w:cs="Arial"/>
          <w:sz w:val="22"/>
          <w:szCs w:val="22"/>
          <w:lang w:val="es-CL"/>
        </w:rPr>
      </w:pPr>
      <w:r w:rsidRPr="1B700D5D">
        <w:rPr>
          <w:rFonts w:ascii="Arial" w:eastAsia="Arial" w:hAnsi="Arial" w:cs="Arial"/>
          <w:sz w:val="22"/>
          <w:szCs w:val="22"/>
          <w:lang w:val="es-CL"/>
        </w:rPr>
        <w:t>A diferencia de enfoques genéricos, cada opción de respuesta incluye una, acompañada de una explicación detallada y un ejemplo hipotético que orienta a los participantes en la selección más adecuada, que resume el nivel de avance esperado y proporciona ejemplos concretos de aplicación. Estas respuestas son discutidas por expertos de distintas disciplinas (</w:t>
      </w:r>
      <w:proofErr w:type="spellStart"/>
      <w:r w:rsidRPr="1B700D5D">
        <w:rPr>
          <w:rFonts w:ascii="Arial" w:eastAsia="Arial" w:hAnsi="Arial" w:cs="Arial"/>
          <w:sz w:val="22"/>
          <w:szCs w:val="22"/>
          <w:lang w:val="es-CL"/>
        </w:rPr>
        <w:t>SMEs</w:t>
      </w:r>
      <w:proofErr w:type="spellEnd"/>
      <w:r w:rsidRPr="1B700D5D">
        <w:rPr>
          <w:rFonts w:ascii="Arial" w:eastAsia="Arial" w:hAnsi="Arial" w:cs="Arial"/>
          <w:sz w:val="22"/>
          <w:szCs w:val="22"/>
          <w:lang w:val="es-CL"/>
        </w:rPr>
        <w:t>) y reflejan tanto la situación actual del proyecto como su alineamiento con buenas prácticas y requisitos regulatori</w:t>
      </w:r>
      <w:r w:rsidR="00076B38">
        <w:rPr>
          <w:rFonts w:ascii="Arial" w:eastAsia="Arial" w:hAnsi="Arial" w:cs="Arial"/>
          <w:sz w:val="22"/>
          <w:szCs w:val="22"/>
          <w:lang w:val="es-CL"/>
        </w:rPr>
        <w:t>os.</w:t>
      </w:r>
      <w:r w:rsidR="005121FB">
        <w:rPr>
          <w:rFonts w:ascii="Arial" w:eastAsia="Arial" w:hAnsi="Arial" w:cs="Arial"/>
          <w:sz w:val="22"/>
          <w:szCs w:val="22"/>
          <w:lang w:val="es-CL"/>
        </w:rPr>
        <w:t xml:space="preserve"> </w:t>
      </w:r>
      <w:r w:rsidRPr="1B700D5D">
        <w:rPr>
          <w:rFonts w:ascii="Arial" w:eastAsia="Arial" w:hAnsi="Arial" w:cs="Arial"/>
          <w:sz w:val="22"/>
          <w:szCs w:val="22"/>
          <w:lang w:val="es-CL"/>
        </w:rPr>
        <w:t>La puntuación de cada pregunta se multiplica por su peso, y la suma ponderada permite calcular un par</w:t>
      </w:r>
      <w:r w:rsidR="0039510A">
        <w:rPr>
          <w:rFonts w:ascii="Arial" w:eastAsia="Arial" w:hAnsi="Arial" w:cs="Arial"/>
          <w:sz w:val="22"/>
          <w:szCs w:val="22"/>
          <w:lang w:val="es-CL"/>
        </w:rPr>
        <w:t xml:space="preserve">a </w:t>
      </w:r>
      <w:r w:rsidRPr="1B700D5D">
        <w:rPr>
          <w:rFonts w:ascii="Arial" w:eastAsia="Arial" w:hAnsi="Arial" w:cs="Arial"/>
          <w:sz w:val="22"/>
          <w:szCs w:val="22"/>
          <w:lang w:val="es-CL"/>
        </w:rPr>
        <w:t>cada WS, así como un índice consolidado para el proyecto. Estos resultados se presentan visualmente en forma de, que permiten una rápida interpretación del estado del proyecto por parte de los stakeholders.</w:t>
      </w:r>
      <w:r w:rsidR="00A01870">
        <w:rPr>
          <w:rFonts w:ascii="Arial" w:eastAsia="Arial" w:hAnsi="Arial" w:cs="Arial"/>
          <w:sz w:val="22"/>
          <w:szCs w:val="22"/>
          <w:lang w:val="es-CL"/>
        </w:rPr>
        <w:t xml:space="preserve"> </w:t>
      </w:r>
      <w:r w:rsidRPr="1B700D5D">
        <w:rPr>
          <w:rFonts w:ascii="Arial" w:eastAsia="Arial" w:hAnsi="Arial" w:cs="Arial"/>
          <w:sz w:val="22"/>
          <w:szCs w:val="22"/>
          <w:lang w:val="es-CL"/>
        </w:rPr>
        <w:t>La herramienta fue diseñada para adaptarse a diferentes fases de los proyectos mineros: desde estudios conceptuales hasta ingeniería de detalle, construcción, operación, expansión y cierre. Además, permite una personalización por tipo de proyecto, área geográfica o tecnología aplicada.</w:t>
      </w:r>
    </w:p>
    <w:p w14:paraId="34979E73" w14:textId="7EBC89FC" w:rsidR="0039510A" w:rsidRDefault="01565080" w:rsidP="00BE53C7">
      <w:pPr>
        <w:spacing w:before="240" w:after="240"/>
        <w:jc w:val="both"/>
        <w:rPr>
          <w:rFonts w:ascii="Arial" w:eastAsia="Arial" w:hAnsi="Arial" w:cs="Arial"/>
          <w:sz w:val="22"/>
          <w:szCs w:val="22"/>
          <w:lang w:val="es-CL"/>
        </w:rPr>
      </w:pPr>
      <w:r w:rsidRPr="1B700D5D">
        <w:rPr>
          <w:rFonts w:ascii="Arial" w:eastAsia="Arial" w:hAnsi="Arial" w:cs="Arial"/>
          <w:sz w:val="22"/>
          <w:szCs w:val="22"/>
          <w:lang w:val="es-CL"/>
        </w:rPr>
        <w:t>Durante su aplicación en el proyecto analizado, la metodología fue distribuida en sesiones temáticas organizadas por WS. Cada sesión fue moderada por un facilitador técnico y contó con la participación de equipos de proceso, geotecnia, hidrogeología, medio ambiente, legal, licenciamiento, planificación minera, cierre, gobernanza, entre otros.</w:t>
      </w:r>
      <w:r w:rsidR="00076B38" w:rsidRPr="00076B38">
        <w:rPr>
          <w:lang w:val="es-CL"/>
        </w:rPr>
        <w:t xml:space="preserve"> </w:t>
      </w:r>
      <w:r w:rsidR="00076B38" w:rsidRPr="00076B38">
        <w:rPr>
          <w:rFonts w:ascii="Arial" w:eastAsia="Arial" w:hAnsi="Arial" w:cs="Arial"/>
          <w:sz w:val="22"/>
          <w:szCs w:val="22"/>
          <w:lang w:val="es-CL"/>
        </w:rPr>
        <w:t>A continuación, se presenta una de las preguntas reales utilizadas durante la evaluación, correspondiente al WS de Tecnología de Desaguado (</w:t>
      </w:r>
      <w:proofErr w:type="spellStart"/>
      <w:r w:rsidR="00076B38" w:rsidRPr="00076B38">
        <w:rPr>
          <w:rFonts w:ascii="Arial" w:eastAsia="Arial" w:hAnsi="Arial" w:cs="Arial"/>
          <w:sz w:val="22"/>
          <w:szCs w:val="22"/>
          <w:lang w:val="es-CL"/>
        </w:rPr>
        <w:t>Dewatering</w:t>
      </w:r>
      <w:proofErr w:type="spellEnd"/>
      <w:r w:rsidR="00076B38" w:rsidRPr="00076B38">
        <w:rPr>
          <w:rFonts w:ascii="Arial" w:eastAsia="Arial" w:hAnsi="Arial" w:cs="Arial"/>
          <w:sz w:val="22"/>
          <w:szCs w:val="22"/>
          <w:lang w:val="es-CL"/>
        </w:rPr>
        <w:t xml:space="preserve"> </w:t>
      </w:r>
      <w:proofErr w:type="spellStart"/>
      <w:r w:rsidR="00076B38" w:rsidRPr="00076B38">
        <w:rPr>
          <w:rFonts w:ascii="Arial" w:eastAsia="Arial" w:hAnsi="Arial" w:cs="Arial"/>
          <w:sz w:val="22"/>
          <w:szCs w:val="22"/>
          <w:lang w:val="es-CL"/>
        </w:rPr>
        <w:t>Technology</w:t>
      </w:r>
      <w:proofErr w:type="spellEnd"/>
      <w:r w:rsidR="00076B38" w:rsidRPr="00076B38">
        <w:rPr>
          <w:rFonts w:ascii="Arial" w:eastAsia="Arial" w:hAnsi="Arial" w:cs="Arial"/>
          <w:sz w:val="22"/>
          <w:szCs w:val="22"/>
          <w:lang w:val="es-CL"/>
        </w:rPr>
        <w:t>), con un peso específico del 40% dentro del WS. Esta fue evaluada mediante una escala de madurez técnica de 1 a 4, con niveles asociados a colores y ejemplos internacionales que ilustran su grado de aplicación en la industria minera</w:t>
      </w:r>
    </w:p>
    <w:p w14:paraId="77948EB6" w14:textId="77777777" w:rsidR="000740B4" w:rsidRPr="00B15F54" w:rsidRDefault="000740B4" w:rsidP="00BE53C7">
      <w:pPr>
        <w:spacing w:before="240" w:after="240"/>
        <w:jc w:val="both"/>
        <w:rPr>
          <w:rFonts w:ascii="Arial" w:eastAsia="Arial" w:hAnsi="Arial" w:cs="Arial"/>
          <w:sz w:val="22"/>
          <w:szCs w:val="22"/>
          <w:lang w:val="es-ES"/>
        </w:rPr>
        <w:sectPr w:rsidR="000740B4" w:rsidRPr="00B15F54" w:rsidSect="0039510A">
          <w:pgSz w:w="11900" w:h="16840"/>
          <w:pgMar w:top="1134" w:right="680" w:bottom="964" w:left="851" w:header="680" w:footer="567" w:gutter="0"/>
          <w:cols w:num="2" w:space="403"/>
          <w:docGrid w:linePitch="360"/>
        </w:sectPr>
      </w:pPr>
    </w:p>
    <w:p w14:paraId="25CB8573" w14:textId="4BAA0FCB" w:rsidR="000740B4" w:rsidRPr="00B15F54" w:rsidRDefault="000740B4" w:rsidP="00BE53C7">
      <w:pPr>
        <w:spacing w:before="240" w:after="240"/>
        <w:jc w:val="both"/>
        <w:rPr>
          <w:rFonts w:ascii="Arial" w:eastAsia="Arial" w:hAnsi="Arial" w:cs="Arial"/>
          <w:sz w:val="22"/>
          <w:szCs w:val="22"/>
          <w:lang w:val="es-ES"/>
        </w:rPr>
        <w:sectPr w:rsidR="000740B4" w:rsidRPr="00B15F54" w:rsidSect="000740B4">
          <w:type w:val="continuous"/>
          <w:pgSz w:w="11900" w:h="16840"/>
          <w:pgMar w:top="1134" w:right="680" w:bottom="964" w:left="851" w:header="680" w:footer="567" w:gutter="0"/>
          <w:cols w:num="2" w:space="403"/>
          <w:docGrid w:linePitch="360"/>
        </w:sectPr>
      </w:pPr>
      <w:r w:rsidRPr="008D1DA6">
        <w:rPr>
          <w:rFonts w:ascii="Arial" w:hAnsi="Arial" w:cs="Arial"/>
          <w:color w:val="0070C0"/>
          <w:sz w:val="22"/>
          <w:szCs w:val="22"/>
        </w:rPr>
        <w:drawing>
          <wp:anchor distT="0" distB="0" distL="114300" distR="114300" simplePos="0" relativeHeight="251658251" behindDoc="0" locked="0" layoutInCell="1" allowOverlap="1" wp14:anchorId="63EEE19B" wp14:editId="2DDE38BE">
            <wp:simplePos x="0" y="0"/>
            <wp:positionH relativeFrom="column">
              <wp:posOffset>341476</wp:posOffset>
            </wp:positionH>
            <wp:positionV relativeFrom="paragraph">
              <wp:posOffset>183515</wp:posOffset>
            </wp:positionV>
            <wp:extent cx="5941060" cy="3034030"/>
            <wp:effectExtent l="0" t="0" r="2540" b="0"/>
            <wp:wrapTopAndBottom/>
            <wp:docPr id="421584020" name="Imagem 5" descr="Texto&#10;&#10;O conteúdo gerado por IA pode estar incorreto.">
              <a:extLst xmlns:a="http://schemas.openxmlformats.org/drawingml/2006/main">
                <a:ext uri="{FF2B5EF4-FFF2-40B4-BE49-F238E27FC236}">
                  <a16:creationId xmlns:a16="http://schemas.microsoft.com/office/drawing/2014/main" id="{6B51C00E-BE3A-807C-F48D-6B0746FDFE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descr="Texto&#10;&#10;O conteúdo gerado por IA pode estar incorreto.">
                      <a:extLst>
                        <a:ext uri="{FF2B5EF4-FFF2-40B4-BE49-F238E27FC236}">
                          <a16:creationId xmlns:a16="http://schemas.microsoft.com/office/drawing/2014/main" id="{6B51C00E-BE3A-807C-F48D-6B0746FDFEDD}"/>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1060" cy="30340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2" behindDoc="0" locked="0" layoutInCell="1" allowOverlap="1" wp14:anchorId="551AE7D2" wp14:editId="454A8DFB">
                <wp:simplePos x="0" y="0"/>
                <wp:positionH relativeFrom="column">
                  <wp:posOffset>-106166</wp:posOffset>
                </wp:positionH>
                <wp:positionV relativeFrom="paragraph">
                  <wp:posOffset>3318866</wp:posOffset>
                </wp:positionV>
                <wp:extent cx="6678295" cy="635"/>
                <wp:effectExtent l="0" t="0" r="0" b="0"/>
                <wp:wrapSquare wrapText="bothSides"/>
                <wp:docPr id="1178686887" name="Caixa de Texto 1"/>
                <wp:cNvGraphicFramePr/>
                <a:graphic xmlns:a="http://schemas.openxmlformats.org/drawingml/2006/main">
                  <a:graphicData uri="http://schemas.microsoft.com/office/word/2010/wordprocessingShape">
                    <wps:wsp>
                      <wps:cNvSpPr txBox="1"/>
                      <wps:spPr>
                        <a:xfrm>
                          <a:off x="0" y="0"/>
                          <a:ext cx="6678295" cy="635"/>
                        </a:xfrm>
                        <a:prstGeom prst="rect">
                          <a:avLst/>
                        </a:prstGeom>
                        <a:solidFill>
                          <a:prstClr val="white"/>
                        </a:solidFill>
                        <a:ln>
                          <a:noFill/>
                        </a:ln>
                      </wps:spPr>
                      <wps:txbx>
                        <w:txbxContent>
                          <w:p w14:paraId="3C8B09B6" w14:textId="7E14E839" w:rsidR="000740B4" w:rsidRPr="0039510A" w:rsidRDefault="000740B4" w:rsidP="000740B4">
                            <w:pPr>
                              <w:pStyle w:val="Legenda"/>
                              <w:jc w:val="center"/>
                              <w:rPr>
                                <w:rFonts w:ascii="Arial" w:hAnsi="Arial" w:cs="Arial"/>
                                <w:b/>
                                <w:i w:val="0"/>
                                <w:iCs w:val="0"/>
                                <w:color w:val="auto"/>
                                <w:sz w:val="24"/>
                                <w:szCs w:val="24"/>
                                <w:lang w:val="es-CL"/>
                              </w:rPr>
                            </w:pPr>
                            <w:r w:rsidRPr="0039510A">
                              <w:rPr>
                                <w:rFonts w:ascii="Arial" w:hAnsi="Arial" w:cs="Arial"/>
                                <w:i w:val="0"/>
                                <w:iCs w:val="0"/>
                                <w:color w:val="auto"/>
                                <w:sz w:val="20"/>
                                <w:szCs w:val="20"/>
                                <w:lang w:val="es-CL"/>
                              </w:rPr>
                              <w:t>Ilustración 5 -</w:t>
                            </w:r>
                            <w:r>
                              <w:rPr>
                                <w:rFonts w:ascii="Arial" w:hAnsi="Arial" w:cs="Arial"/>
                                <w:i w:val="0"/>
                                <w:iCs w:val="0"/>
                                <w:color w:val="auto"/>
                                <w:sz w:val="20"/>
                                <w:szCs w:val="20"/>
                                <w:lang w:val="es-CL"/>
                              </w:rPr>
                              <w:t xml:space="preserve"> </w:t>
                            </w:r>
                            <w:r w:rsidRPr="0039510A">
                              <w:rPr>
                                <w:rFonts w:ascii="Arial" w:hAnsi="Arial" w:cs="Arial"/>
                                <w:i w:val="0"/>
                                <w:iCs w:val="0"/>
                                <w:color w:val="auto"/>
                                <w:sz w:val="20"/>
                                <w:szCs w:val="20"/>
                                <w:lang w:val="es-CL"/>
                              </w:rPr>
                              <w:t>Madurez Tecnológica – Desaguado de Relaves</w:t>
                            </w:r>
                            <w:r w:rsidR="00CB6FF9">
                              <w:rPr>
                                <w:rFonts w:ascii="Arial" w:hAnsi="Arial" w:cs="Arial"/>
                                <w:i w:val="0"/>
                                <w:iCs w:val="0"/>
                                <w:color w:val="auto"/>
                                <w:sz w:val="20"/>
                                <w:szCs w:val="20"/>
                                <w:lang w:val="es-CL"/>
                              </w:rPr>
                              <w:t xml:space="preserve"> </w:t>
                            </w:r>
                            <w:r w:rsidR="00CB6FF9">
                              <w:rPr>
                                <w:rFonts w:ascii="Arial" w:hAnsi="Arial" w:cs="Arial"/>
                                <w:i w:val="0"/>
                                <w:iCs w:val="0"/>
                                <w:color w:val="auto"/>
                                <w:sz w:val="20"/>
                                <w:szCs w:val="20"/>
                                <w:lang w:val="es-CL"/>
                              </w:rPr>
                              <w:t>(</w:t>
                            </w:r>
                            <w:r w:rsidR="00CB6FF9" w:rsidRPr="00530840">
                              <w:rPr>
                                <w:rFonts w:ascii="Arial" w:hAnsi="Arial" w:cs="Arial"/>
                                <w:color w:val="auto"/>
                                <w:sz w:val="20"/>
                                <w:szCs w:val="20"/>
                                <w:lang w:val="es-CL"/>
                              </w:rPr>
                              <w:t>f</w:t>
                            </w:r>
                            <w:r w:rsidR="00CB6FF9">
                              <w:rPr>
                                <w:rFonts w:ascii="Arial" w:hAnsi="Arial" w:cs="Arial"/>
                                <w:color w:val="auto"/>
                                <w:sz w:val="20"/>
                                <w:szCs w:val="20"/>
                                <w:lang w:val="es-CL"/>
                              </w:rPr>
                              <w:t>ue</w:t>
                            </w:r>
                            <w:r w:rsidR="00CB6FF9" w:rsidRPr="00530840">
                              <w:rPr>
                                <w:rFonts w:ascii="Arial" w:hAnsi="Arial" w:cs="Arial"/>
                                <w:color w:val="auto"/>
                                <w:sz w:val="20"/>
                                <w:szCs w:val="20"/>
                                <w:lang w:val="es-CL"/>
                              </w:rPr>
                              <w:t>nte: autor</w:t>
                            </w:r>
                            <w:r w:rsidR="00CB6FF9">
                              <w:rPr>
                                <w:rFonts w:ascii="Arial" w:hAnsi="Arial" w:cs="Arial"/>
                                <w:i w:val="0"/>
                                <w:iCs w:val="0"/>
                                <w:color w:val="auto"/>
                                <w:sz w:val="20"/>
                                <w:szCs w:val="20"/>
                                <w:lang w:val="es-C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1AE7D2" id="_x0000_s1031" type="#_x0000_t202" style="position:absolute;left:0;text-align:left;margin-left:-8.35pt;margin-top:261.35pt;width:525.8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1W+GgIAAD8EAAAOAAAAZHJzL2Uyb0RvYy54bWysU02P2jAQvVfqf7B8LwGqp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I2+3Q7vbvhTJJv9vEm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" stroked="f">
                <v:textbox style="mso-fit-shape-to-text:t" inset="0,0,0,0">
                  <w:txbxContent>
                    <w:p w14:paraId="3C8B09B6" w14:textId="7E14E839" w:rsidR="000740B4" w:rsidRPr="0039510A" w:rsidRDefault="000740B4" w:rsidP="000740B4">
                      <w:pPr>
                        <w:pStyle w:val="Legenda"/>
                        <w:jc w:val="center"/>
                        <w:rPr>
                          <w:rFonts w:ascii="Arial" w:hAnsi="Arial" w:cs="Arial"/>
                          <w:b/>
                          <w:i w:val="0"/>
                          <w:iCs w:val="0"/>
                          <w:color w:val="auto"/>
                          <w:sz w:val="24"/>
                          <w:szCs w:val="24"/>
                          <w:lang w:val="es-CL"/>
                        </w:rPr>
                      </w:pPr>
                      <w:r w:rsidRPr="0039510A">
                        <w:rPr>
                          <w:rFonts w:ascii="Arial" w:hAnsi="Arial" w:cs="Arial"/>
                          <w:i w:val="0"/>
                          <w:iCs w:val="0"/>
                          <w:color w:val="auto"/>
                          <w:sz w:val="20"/>
                          <w:szCs w:val="20"/>
                          <w:lang w:val="es-CL"/>
                        </w:rPr>
                        <w:t>Ilustración 5 -</w:t>
                      </w:r>
                      <w:r>
                        <w:rPr>
                          <w:rFonts w:ascii="Arial" w:hAnsi="Arial" w:cs="Arial"/>
                          <w:i w:val="0"/>
                          <w:iCs w:val="0"/>
                          <w:color w:val="auto"/>
                          <w:sz w:val="20"/>
                          <w:szCs w:val="20"/>
                          <w:lang w:val="es-CL"/>
                        </w:rPr>
                        <w:t xml:space="preserve"> </w:t>
                      </w:r>
                      <w:r w:rsidRPr="0039510A">
                        <w:rPr>
                          <w:rFonts w:ascii="Arial" w:hAnsi="Arial" w:cs="Arial"/>
                          <w:i w:val="0"/>
                          <w:iCs w:val="0"/>
                          <w:color w:val="auto"/>
                          <w:sz w:val="20"/>
                          <w:szCs w:val="20"/>
                          <w:lang w:val="es-CL"/>
                        </w:rPr>
                        <w:t>Madurez Tecnológica – Desaguado de Relaves</w:t>
                      </w:r>
                      <w:r w:rsidR="00CB6FF9">
                        <w:rPr>
                          <w:rFonts w:ascii="Arial" w:hAnsi="Arial" w:cs="Arial"/>
                          <w:i w:val="0"/>
                          <w:iCs w:val="0"/>
                          <w:color w:val="auto"/>
                          <w:sz w:val="20"/>
                          <w:szCs w:val="20"/>
                          <w:lang w:val="es-CL"/>
                        </w:rPr>
                        <w:t xml:space="preserve"> </w:t>
                      </w:r>
                      <w:r w:rsidR="00CB6FF9">
                        <w:rPr>
                          <w:rFonts w:ascii="Arial" w:hAnsi="Arial" w:cs="Arial"/>
                          <w:i w:val="0"/>
                          <w:iCs w:val="0"/>
                          <w:color w:val="auto"/>
                          <w:sz w:val="20"/>
                          <w:szCs w:val="20"/>
                          <w:lang w:val="es-CL"/>
                        </w:rPr>
                        <w:t>(</w:t>
                      </w:r>
                      <w:r w:rsidR="00CB6FF9" w:rsidRPr="00530840">
                        <w:rPr>
                          <w:rFonts w:ascii="Arial" w:hAnsi="Arial" w:cs="Arial"/>
                          <w:color w:val="auto"/>
                          <w:sz w:val="20"/>
                          <w:szCs w:val="20"/>
                          <w:lang w:val="es-CL"/>
                        </w:rPr>
                        <w:t>f</w:t>
                      </w:r>
                      <w:r w:rsidR="00CB6FF9">
                        <w:rPr>
                          <w:rFonts w:ascii="Arial" w:hAnsi="Arial" w:cs="Arial"/>
                          <w:color w:val="auto"/>
                          <w:sz w:val="20"/>
                          <w:szCs w:val="20"/>
                          <w:lang w:val="es-CL"/>
                        </w:rPr>
                        <w:t>ue</w:t>
                      </w:r>
                      <w:r w:rsidR="00CB6FF9" w:rsidRPr="00530840">
                        <w:rPr>
                          <w:rFonts w:ascii="Arial" w:hAnsi="Arial" w:cs="Arial"/>
                          <w:color w:val="auto"/>
                          <w:sz w:val="20"/>
                          <w:szCs w:val="20"/>
                          <w:lang w:val="es-CL"/>
                        </w:rPr>
                        <w:t>nte: autor</w:t>
                      </w:r>
                      <w:r w:rsidR="00CB6FF9">
                        <w:rPr>
                          <w:rFonts w:ascii="Arial" w:hAnsi="Arial" w:cs="Arial"/>
                          <w:i w:val="0"/>
                          <w:iCs w:val="0"/>
                          <w:color w:val="auto"/>
                          <w:sz w:val="20"/>
                          <w:szCs w:val="20"/>
                          <w:lang w:val="es-CL"/>
                        </w:rPr>
                        <w:t>)</w:t>
                      </w:r>
                    </w:p>
                  </w:txbxContent>
                </v:textbox>
                <w10:wrap type="square"/>
              </v:shape>
            </w:pict>
          </mc:Fallback>
        </mc:AlternateContent>
      </w:r>
    </w:p>
    <w:p w14:paraId="258565C6" w14:textId="7514C384" w:rsidR="000740B4" w:rsidRDefault="45C7B65F" w:rsidP="00BE53C7">
      <w:pPr>
        <w:spacing w:before="240" w:after="240"/>
        <w:jc w:val="both"/>
        <w:rPr>
          <w:rFonts w:ascii="Arial" w:eastAsia="Arial" w:hAnsi="Arial" w:cs="Arial"/>
          <w:sz w:val="22"/>
          <w:szCs w:val="22"/>
          <w:lang w:val="es-CL"/>
        </w:rPr>
      </w:pPr>
      <w:r w:rsidRPr="07A3E0AF">
        <w:rPr>
          <w:rFonts w:ascii="Arial" w:eastAsia="Arial" w:hAnsi="Arial" w:cs="Arial"/>
          <w:sz w:val="22"/>
          <w:szCs w:val="22"/>
          <w:lang w:val="es-CL"/>
        </w:rPr>
        <w:t>Esta estructura permite no solo una comparación entre ejes temáticos, sino también la identificación de brechas críticas que deben ser priorizadas para garantizar el cumplimiento del plan estratégico y la sostenibilidad del proyecto.</w:t>
      </w:r>
    </w:p>
    <w:p w14:paraId="0355FDD0" w14:textId="6FD2CACD" w:rsidR="26E87238" w:rsidRPr="001B78F4" w:rsidRDefault="45C7B65F" w:rsidP="00BE53C7">
      <w:pPr>
        <w:spacing w:before="240" w:after="240"/>
        <w:jc w:val="both"/>
        <w:rPr>
          <w:lang w:val="es-ES"/>
        </w:rPr>
      </w:pPr>
      <w:r w:rsidRPr="07A3E0AF">
        <w:rPr>
          <w:rFonts w:ascii="Arial" w:eastAsia="Arial" w:hAnsi="Arial" w:cs="Arial"/>
          <w:sz w:val="22"/>
          <w:szCs w:val="22"/>
          <w:lang w:val="es-CL"/>
        </w:rPr>
        <w:t>La metodología también posibilita su desdoblamiento en herramientas específicas. Un caso emblemático fue el desarrollo de una, a partir de una baja puntuación obtenida en el WS correspondiente. Esta herramienta adicional permitió descomponer o licenciamiento en subcriterios técnicos y regulatorios, aplicando la misma lógica de pesos, escalas y análisis multidisciplinario.</w:t>
      </w:r>
    </w:p>
    <w:p w14:paraId="667CBA67" w14:textId="4AB37645" w:rsidR="000740B4" w:rsidRDefault="45C7B65F" w:rsidP="000740B4">
      <w:pPr>
        <w:spacing w:before="240" w:after="240"/>
        <w:jc w:val="both"/>
        <w:rPr>
          <w:rFonts w:ascii="Arial" w:eastAsia="Arial" w:hAnsi="Arial" w:cs="Arial"/>
          <w:sz w:val="22"/>
          <w:szCs w:val="22"/>
          <w:lang w:val="es-CL"/>
        </w:rPr>
        <w:sectPr w:rsidR="000740B4" w:rsidSect="000740B4">
          <w:type w:val="evenPage"/>
          <w:pgSz w:w="11900" w:h="16840"/>
          <w:pgMar w:top="1134" w:right="680" w:bottom="964" w:left="851" w:header="680" w:footer="567" w:gutter="0"/>
          <w:cols w:num="2" w:space="403"/>
          <w:docGrid w:linePitch="360"/>
        </w:sectPr>
      </w:pPr>
      <w:r w:rsidRPr="07A3E0AF">
        <w:rPr>
          <w:rFonts w:ascii="Arial" w:eastAsia="Arial" w:hAnsi="Arial" w:cs="Arial"/>
          <w:sz w:val="22"/>
          <w:szCs w:val="22"/>
          <w:lang w:val="es-CL"/>
        </w:rPr>
        <w:t xml:space="preserve">En conjunto, la MTM-TSF constituye una plataforma versátil, que permite integrar análisis técnicos complejos con herramientas visuales de comunicación y seguimiento, fortaleciendo la gobernanza, la trazabilidad y la toma de decisiones en todas las etapas del ciclo de vida del </w:t>
      </w:r>
      <w:proofErr w:type="spellStart"/>
      <w:r w:rsidRPr="07A3E0AF">
        <w:rPr>
          <w:rFonts w:ascii="Arial" w:eastAsia="Arial" w:hAnsi="Arial" w:cs="Arial"/>
          <w:sz w:val="22"/>
          <w:szCs w:val="22"/>
          <w:lang w:val="es-CL"/>
        </w:rPr>
        <w:t>proyect</w:t>
      </w:r>
      <w:proofErr w:type="spellEnd"/>
    </w:p>
    <w:p w14:paraId="7FBE3D60" w14:textId="4A7239CD" w:rsidR="00363C28" w:rsidRDefault="00363C28" w:rsidP="000740B4">
      <w:pPr>
        <w:spacing w:before="240" w:after="240"/>
        <w:jc w:val="both"/>
        <w:rPr>
          <w:rFonts w:ascii="Arial" w:hAnsi="Arial" w:cs="Arial"/>
          <w:b/>
          <w:color w:val="0070C0"/>
          <w:sz w:val="22"/>
          <w:szCs w:val="22"/>
          <w:lang w:val="es-CL"/>
        </w:rPr>
        <w:sectPr w:rsidR="00363C28" w:rsidSect="000740B4">
          <w:type w:val="continuous"/>
          <w:pgSz w:w="11900" w:h="16840"/>
          <w:pgMar w:top="1134" w:right="680" w:bottom="964" w:left="851" w:header="680" w:footer="567" w:gutter="0"/>
          <w:cols w:num="2" w:space="403"/>
          <w:docGrid w:linePitch="360"/>
        </w:sectPr>
      </w:pPr>
    </w:p>
    <w:p w14:paraId="40C4C45C" w14:textId="183A112B" w:rsidR="00586393" w:rsidRPr="00363C28" w:rsidRDefault="00363C28" w:rsidP="000740B4">
      <w:pPr>
        <w:spacing w:before="240" w:after="240"/>
        <w:jc w:val="both"/>
        <w:rPr>
          <w:rFonts w:ascii="Arial" w:hAnsi="Arial" w:cs="Arial"/>
          <w:b/>
          <w:bCs/>
          <w:sz w:val="22"/>
          <w:szCs w:val="22"/>
          <w:lang w:val="es-CL"/>
        </w:rPr>
      </w:pPr>
      <w:r>
        <w:rPr>
          <w:rFonts w:ascii="Arial" w:hAnsi="Arial" w:cs="Arial"/>
          <w:b/>
          <w:bCs/>
          <w:sz w:val="22"/>
          <w:szCs w:val="22"/>
          <w:lang w:val="es-CL"/>
        </w:rPr>
        <w:t>4</w:t>
      </w:r>
      <w:r w:rsidR="00630FFD" w:rsidRPr="00363C28">
        <w:rPr>
          <w:rFonts w:ascii="Arial" w:hAnsi="Arial" w:cs="Arial"/>
          <w:b/>
          <w:bCs/>
          <w:sz w:val="22"/>
          <w:szCs w:val="22"/>
          <w:lang w:val="es-CL"/>
        </w:rPr>
        <w:t xml:space="preserve">.1 </w:t>
      </w:r>
      <w:r w:rsidR="001149D9" w:rsidRPr="00363C28">
        <w:rPr>
          <w:rFonts w:ascii="Arial" w:hAnsi="Arial" w:cs="Arial"/>
          <w:b/>
          <w:bCs/>
          <w:sz w:val="22"/>
          <w:szCs w:val="22"/>
          <w:lang w:val="es-CL"/>
        </w:rPr>
        <w:t>Sistema de Puntuación</w:t>
      </w:r>
      <w:r w:rsidR="00B72F6A" w:rsidRPr="00363C28">
        <w:rPr>
          <w:rFonts w:ascii="Arial" w:hAnsi="Arial" w:cs="Arial"/>
          <w:b/>
          <w:bCs/>
          <w:sz w:val="22"/>
          <w:szCs w:val="22"/>
          <w:lang w:val="es-CL"/>
        </w:rPr>
        <w:t xml:space="preserve"> de la MTM</w:t>
      </w:r>
      <w:r w:rsidR="007742B9" w:rsidRPr="00363C28">
        <w:rPr>
          <w:rFonts w:ascii="Arial" w:hAnsi="Arial" w:cs="Arial"/>
          <w:b/>
          <w:bCs/>
          <w:sz w:val="22"/>
          <w:szCs w:val="22"/>
          <w:lang w:val="es-CL"/>
        </w:rPr>
        <w:t>-TSF</w:t>
      </w:r>
    </w:p>
    <w:p w14:paraId="56A6FD1D" w14:textId="592BCA81" w:rsidR="007742B9" w:rsidRDefault="007742B9" w:rsidP="007D2A73">
      <w:pPr>
        <w:jc w:val="both"/>
        <w:rPr>
          <w:rFonts w:ascii="Arial" w:hAnsi="Arial" w:cs="Arial"/>
          <w:b/>
          <w:sz w:val="22"/>
          <w:szCs w:val="22"/>
          <w:lang w:val="es-CL"/>
        </w:rPr>
      </w:pPr>
    </w:p>
    <w:p w14:paraId="7E9F5965" w14:textId="71B760DF" w:rsidR="00A33880" w:rsidRPr="00B15F54" w:rsidRDefault="00A33880" w:rsidP="00630FFD">
      <w:pPr>
        <w:jc w:val="both"/>
        <w:rPr>
          <w:rFonts w:ascii="Arial" w:hAnsi="Arial" w:cs="Arial"/>
          <w:sz w:val="22"/>
          <w:szCs w:val="22"/>
          <w:lang w:val="es-CL"/>
        </w:rPr>
      </w:pPr>
      <w:r w:rsidRPr="00B15F54">
        <w:rPr>
          <w:rFonts w:ascii="Arial" w:hAnsi="Arial" w:cs="Arial"/>
          <w:sz w:val="22"/>
          <w:szCs w:val="22"/>
          <w:lang w:val="es-CL"/>
        </w:rPr>
        <w:t xml:space="preserve">La </w:t>
      </w:r>
      <w:r w:rsidR="00363C28" w:rsidRPr="00B15F54">
        <w:rPr>
          <w:rFonts w:ascii="Arial" w:hAnsi="Arial" w:cs="Arial"/>
          <w:sz w:val="22"/>
          <w:szCs w:val="22"/>
          <w:lang w:val="es-CL"/>
        </w:rPr>
        <w:t>MTM-</w:t>
      </w:r>
      <w:r w:rsidR="00363C28">
        <w:rPr>
          <w:rFonts w:ascii="Arial" w:hAnsi="Arial" w:cs="Arial"/>
          <w:sz w:val="22"/>
          <w:szCs w:val="22"/>
          <w:lang w:val="es-CL"/>
        </w:rPr>
        <w:t xml:space="preserve"> </w:t>
      </w:r>
      <w:r w:rsidR="00363C28" w:rsidRPr="00B15F54">
        <w:rPr>
          <w:rFonts w:ascii="Arial" w:hAnsi="Arial" w:cs="Arial"/>
          <w:sz w:val="22"/>
          <w:szCs w:val="22"/>
          <w:lang w:val="es-CL"/>
        </w:rPr>
        <w:t>T</w:t>
      </w:r>
      <w:r w:rsidR="00B15F54">
        <w:rPr>
          <w:rFonts w:ascii="Arial" w:hAnsi="Arial" w:cs="Arial"/>
          <w:sz w:val="22"/>
          <w:szCs w:val="22"/>
          <w:lang w:val="es-CL"/>
        </w:rPr>
        <w:t>S</w:t>
      </w:r>
      <w:r w:rsidR="00363C28" w:rsidRPr="00B15F54">
        <w:rPr>
          <w:rFonts w:ascii="Arial" w:hAnsi="Arial" w:cs="Arial"/>
          <w:sz w:val="22"/>
          <w:szCs w:val="22"/>
          <w:lang w:val="es-CL"/>
        </w:rPr>
        <w:t>F</w:t>
      </w:r>
      <w:r w:rsidRPr="00B15F54">
        <w:rPr>
          <w:rFonts w:ascii="Arial" w:hAnsi="Arial" w:cs="Arial"/>
          <w:sz w:val="22"/>
          <w:szCs w:val="22"/>
          <w:lang w:val="es-CL"/>
        </w:rPr>
        <w:t xml:space="preserve"> adopta una escala estandarizada de cuatro niveles, que varía de 1 (bajo nivel de madurez) a 4 (alto nivel de madurez técnica e impacto positivo significativo):</w:t>
      </w:r>
    </w:p>
    <w:p w14:paraId="74AACBF4" w14:textId="1B80002B" w:rsidR="00586393" w:rsidRPr="00B15F54" w:rsidRDefault="00586393" w:rsidP="00630FFD">
      <w:pPr>
        <w:jc w:val="both"/>
        <w:rPr>
          <w:rFonts w:ascii="Arial" w:hAnsi="Arial" w:cs="Arial"/>
          <w:sz w:val="22"/>
          <w:szCs w:val="22"/>
          <w:lang w:val="es-CL"/>
        </w:rPr>
      </w:pPr>
    </w:p>
    <w:p w14:paraId="7E677663" w14:textId="2B3D9030" w:rsidR="00474110" w:rsidRPr="00B15F54" w:rsidRDefault="00474110" w:rsidP="00363C28">
      <w:pPr>
        <w:pStyle w:val="PargrafodaLista"/>
        <w:numPr>
          <w:ilvl w:val="0"/>
          <w:numId w:val="8"/>
        </w:numPr>
        <w:jc w:val="both"/>
        <w:rPr>
          <w:rFonts w:ascii="Arial" w:hAnsi="Arial" w:cs="Arial"/>
          <w:sz w:val="22"/>
          <w:szCs w:val="22"/>
          <w:lang w:val="es-CL"/>
        </w:rPr>
      </w:pPr>
      <w:r w:rsidRPr="00B15F54">
        <w:rPr>
          <w:rFonts w:ascii="Arial" w:hAnsi="Arial" w:cs="Arial"/>
          <w:sz w:val="22"/>
          <w:szCs w:val="22"/>
          <w:lang w:val="es-CL"/>
        </w:rPr>
        <w:t>Bajo nivel de madurez: Riesgo técnico elevado, limitaciones importantes o efectos adversos que comprometen la viabilidad del proyecto.</w:t>
      </w:r>
    </w:p>
    <w:p w14:paraId="420E3EC7" w14:textId="301F217A" w:rsidR="00474110" w:rsidRPr="00B15F54" w:rsidRDefault="00474110" w:rsidP="00363C28">
      <w:pPr>
        <w:pStyle w:val="PargrafodaLista"/>
        <w:numPr>
          <w:ilvl w:val="0"/>
          <w:numId w:val="8"/>
        </w:numPr>
        <w:jc w:val="both"/>
        <w:rPr>
          <w:rFonts w:ascii="Arial" w:hAnsi="Arial" w:cs="Arial"/>
          <w:sz w:val="22"/>
          <w:szCs w:val="22"/>
          <w:lang w:val="es-CL"/>
        </w:rPr>
      </w:pPr>
      <w:r w:rsidRPr="00B15F54">
        <w:rPr>
          <w:rFonts w:ascii="Arial" w:hAnsi="Arial" w:cs="Arial"/>
          <w:sz w:val="22"/>
          <w:szCs w:val="22"/>
          <w:lang w:val="es-CL"/>
        </w:rPr>
        <w:t>Nivel intermedio de madurez: Existen contribuciones relevantes, aunque con incertidumbres técnicas, limitaciones específicas o desventajas operativas.</w:t>
      </w:r>
    </w:p>
    <w:p w14:paraId="72F229CE" w14:textId="50D51B5C" w:rsidR="00474110" w:rsidRPr="00B15F54" w:rsidRDefault="00474110" w:rsidP="00363C28">
      <w:pPr>
        <w:pStyle w:val="PargrafodaLista"/>
        <w:numPr>
          <w:ilvl w:val="0"/>
          <w:numId w:val="8"/>
        </w:numPr>
        <w:jc w:val="both"/>
        <w:rPr>
          <w:rFonts w:ascii="Arial" w:hAnsi="Arial" w:cs="Arial"/>
          <w:sz w:val="22"/>
          <w:szCs w:val="22"/>
          <w:lang w:val="es-CL"/>
        </w:rPr>
      </w:pPr>
      <w:r w:rsidRPr="00B15F54">
        <w:rPr>
          <w:rFonts w:ascii="Arial" w:hAnsi="Arial" w:cs="Arial"/>
          <w:sz w:val="22"/>
          <w:szCs w:val="22"/>
          <w:lang w:val="es-CL"/>
        </w:rPr>
        <w:t>Buen nivel de madurez: Contribución técnica clara, con beneficios concretos para la aplicabilidad y desempeño del proyecto.</w:t>
      </w:r>
    </w:p>
    <w:p w14:paraId="205F0E10" w14:textId="2D7A568F" w:rsidR="00463511" w:rsidRPr="00B15F54" w:rsidRDefault="00474110" w:rsidP="00363C28">
      <w:pPr>
        <w:pStyle w:val="PargrafodaLista"/>
        <w:numPr>
          <w:ilvl w:val="0"/>
          <w:numId w:val="8"/>
        </w:numPr>
        <w:jc w:val="both"/>
        <w:rPr>
          <w:rFonts w:ascii="Arial" w:hAnsi="Arial" w:cs="Arial"/>
          <w:sz w:val="22"/>
          <w:szCs w:val="22"/>
          <w:lang w:val="es-CL"/>
        </w:rPr>
      </w:pPr>
      <w:r w:rsidRPr="00B15F54">
        <w:rPr>
          <w:rFonts w:ascii="Arial" w:hAnsi="Arial" w:cs="Arial"/>
          <w:sz w:val="22"/>
          <w:szCs w:val="22"/>
          <w:lang w:val="es-CL"/>
        </w:rPr>
        <w:t>Alto nivel de madurez: Contribución técnica sólida y consolidada, que respalda de manera significativa la viabilidad, el rendimiento y la toma de decisiones estratégicas del proyecto.</w:t>
      </w:r>
    </w:p>
    <w:p w14:paraId="730783CB" w14:textId="77777777" w:rsidR="00463511" w:rsidRPr="00B15F54" w:rsidRDefault="00463511" w:rsidP="007D2A73">
      <w:pPr>
        <w:jc w:val="both"/>
        <w:rPr>
          <w:rFonts w:ascii="Arial" w:hAnsi="Arial" w:cs="Arial"/>
          <w:sz w:val="22"/>
          <w:szCs w:val="22"/>
          <w:lang w:val="es-CL"/>
        </w:rPr>
      </w:pPr>
    </w:p>
    <w:p w14:paraId="47C60DF2" w14:textId="04B89569" w:rsidR="00630FFD" w:rsidRPr="00B15F54" w:rsidRDefault="00630FFD" w:rsidP="00630FFD">
      <w:pPr>
        <w:jc w:val="both"/>
        <w:rPr>
          <w:rFonts w:ascii="Arial" w:hAnsi="Arial" w:cs="Arial"/>
          <w:sz w:val="22"/>
          <w:szCs w:val="22"/>
          <w:lang w:val="es-ES"/>
        </w:rPr>
      </w:pPr>
      <w:r w:rsidRPr="00B15F54">
        <w:rPr>
          <w:rFonts w:ascii="Arial" w:hAnsi="Arial" w:cs="Arial"/>
          <w:sz w:val="22"/>
          <w:szCs w:val="22"/>
          <w:lang w:val="es-ES"/>
        </w:rPr>
        <w:t>La puntuación se asigna de forma colaborativa por especialistas multidisciplinarios (</w:t>
      </w:r>
      <w:proofErr w:type="spellStart"/>
      <w:r w:rsidRPr="00B15F54">
        <w:rPr>
          <w:rFonts w:ascii="Arial" w:hAnsi="Arial" w:cs="Arial"/>
          <w:sz w:val="22"/>
          <w:szCs w:val="22"/>
          <w:lang w:val="es-ES"/>
        </w:rPr>
        <w:t>SMEs</w:t>
      </w:r>
      <w:proofErr w:type="spellEnd"/>
      <w:r w:rsidRPr="00B15F54">
        <w:rPr>
          <w:rFonts w:ascii="Arial" w:hAnsi="Arial" w:cs="Arial"/>
          <w:sz w:val="22"/>
          <w:szCs w:val="22"/>
          <w:lang w:val="es-ES"/>
        </w:rPr>
        <w:t>), con base en datos técnicos, estudios previos, benchmarking sectorial y discusiones orientadas. Las sesiones de evaluación promueven el alineamiento entre disciplinas y aseguran la trazabilidad de las decisiones, permitiendo que el diagnóstico técnico sea utilizado como base para la priorización de acciones y mitigación de riesgos.</w:t>
      </w:r>
    </w:p>
    <w:p w14:paraId="046AA221" w14:textId="77777777" w:rsidR="00463511" w:rsidRPr="00B15F54" w:rsidRDefault="00463511" w:rsidP="007D2A73">
      <w:pPr>
        <w:jc w:val="both"/>
        <w:rPr>
          <w:rFonts w:ascii="Arial" w:hAnsi="Arial" w:cs="Arial"/>
          <w:sz w:val="22"/>
          <w:szCs w:val="22"/>
          <w:lang w:val="es-ES"/>
        </w:rPr>
      </w:pPr>
    </w:p>
    <w:p w14:paraId="1A925DFE" w14:textId="37BA253E" w:rsidR="00C404B4" w:rsidRPr="00B15F54" w:rsidRDefault="00363C28" w:rsidP="00C404B4">
      <w:pPr>
        <w:jc w:val="both"/>
        <w:rPr>
          <w:rFonts w:ascii="Arial" w:hAnsi="Arial" w:cs="Arial"/>
          <w:b/>
          <w:sz w:val="22"/>
          <w:szCs w:val="22"/>
          <w:lang w:val="es-CL"/>
        </w:rPr>
      </w:pPr>
      <w:r>
        <w:rPr>
          <w:rFonts w:ascii="Arial" w:hAnsi="Arial" w:cs="Arial"/>
          <w:b/>
          <w:bCs/>
          <w:sz w:val="22"/>
          <w:szCs w:val="22"/>
          <w:lang w:val="es-CL"/>
        </w:rPr>
        <w:t>4</w:t>
      </w:r>
      <w:r w:rsidR="00C404B4" w:rsidRPr="00B15F54">
        <w:rPr>
          <w:rFonts w:ascii="Arial" w:hAnsi="Arial" w:cs="Arial"/>
          <w:b/>
          <w:sz w:val="22"/>
          <w:szCs w:val="22"/>
          <w:lang w:val="es-CL"/>
        </w:rPr>
        <w:t>.2 Cálculo de madurez técnica</w:t>
      </w:r>
    </w:p>
    <w:p w14:paraId="4D353457" w14:textId="77777777" w:rsidR="00C404B4" w:rsidRPr="00B15F54" w:rsidRDefault="00C404B4" w:rsidP="00C404B4">
      <w:pPr>
        <w:jc w:val="both"/>
        <w:rPr>
          <w:rFonts w:ascii="Arial" w:hAnsi="Arial" w:cs="Arial"/>
          <w:b/>
          <w:sz w:val="22"/>
          <w:szCs w:val="22"/>
          <w:lang w:val="es-CL"/>
        </w:rPr>
      </w:pPr>
    </w:p>
    <w:p w14:paraId="7C2C9823" w14:textId="208AEC3C" w:rsidR="00C404B4" w:rsidRPr="00592C80" w:rsidRDefault="00C404B4" w:rsidP="00C404B4">
      <w:pPr>
        <w:jc w:val="both"/>
        <w:rPr>
          <w:rFonts w:ascii="Arial" w:hAnsi="Arial" w:cs="Arial"/>
          <w:sz w:val="22"/>
          <w:szCs w:val="22"/>
          <w:lang w:val="es-ES"/>
        </w:rPr>
      </w:pPr>
      <w:r w:rsidRPr="00B15F54">
        <w:rPr>
          <w:rFonts w:ascii="Arial" w:hAnsi="Arial" w:cs="Arial"/>
          <w:sz w:val="22"/>
          <w:szCs w:val="22"/>
          <w:lang w:val="es-ES"/>
        </w:rPr>
        <w:t xml:space="preserve">El puntaje ponderado de cada pregunta se calcula multiplicando la calificación asignada por el peso relativo de la cuestión. La suma ponderada de los puntajes se divide luego por la suma de los pesos máximos posibles, resultando en un índice porcentual de madurez técnica, que varía entre </w:t>
      </w:r>
      <w:r w:rsidRPr="00592C80">
        <w:rPr>
          <w:rFonts w:ascii="Arial" w:hAnsi="Arial" w:cs="Arial"/>
          <w:sz w:val="22"/>
          <w:szCs w:val="22"/>
          <w:lang w:val="es-ES"/>
        </w:rPr>
        <w:t xml:space="preserve">0 % y </w:t>
      </w:r>
      <w:r w:rsidR="002F033B" w:rsidRPr="00592C80">
        <w:rPr>
          <w:rFonts w:ascii="Arial" w:hAnsi="Arial" w:cs="Arial"/>
          <w:sz w:val="22"/>
          <w:szCs w:val="22"/>
          <w:lang w:val="es-ES"/>
        </w:rPr>
        <w:t>100</w:t>
      </w:r>
      <w:r w:rsidRPr="00592C80">
        <w:rPr>
          <w:rFonts w:ascii="Arial" w:hAnsi="Arial" w:cs="Arial"/>
          <w:sz w:val="22"/>
          <w:szCs w:val="22"/>
          <w:lang w:val="es-ES"/>
        </w:rPr>
        <w:t>%, según lo definido en los parámetros de la metodología</w:t>
      </w:r>
      <w:r w:rsidR="00FC218E" w:rsidRPr="00592C80">
        <w:rPr>
          <w:rFonts w:ascii="Arial" w:hAnsi="Arial" w:cs="Arial"/>
          <w:sz w:val="22"/>
          <w:szCs w:val="22"/>
          <w:lang w:val="es-ES"/>
        </w:rPr>
        <w:t xml:space="preserve">, como se resume en la </w:t>
      </w:r>
      <w:r w:rsidR="00FC218E" w:rsidRPr="00592C80">
        <w:rPr>
          <w:rFonts w:ascii="Arial" w:hAnsi="Arial" w:cs="Arial"/>
          <w:b/>
          <w:sz w:val="22"/>
          <w:szCs w:val="22"/>
          <w:lang w:val="es-ES"/>
        </w:rPr>
        <w:t xml:space="preserve">Figura </w:t>
      </w:r>
      <w:r w:rsidR="00363C28">
        <w:rPr>
          <w:rFonts w:ascii="Arial" w:hAnsi="Arial" w:cs="Arial"/>
          <w:b/>
          <w:bCs/>
          <w:sz w:val="22"/>
          <w:szCs w:val="22"/>
          <w:lang w:val="es-ES"/>
        </w:rPr>
        <w:t>2 y 3</w:t>
      </w:r>
      <w:r w:rsidRPr="00592C80">
        <w:rPr>
          <w:rFonts w:ascii="Arial" w:hAnsi="Arial" w:cs="Arial"/>
          <w:sz w:val="22"/>
          <w:szCs w:val="22"/>
          <w:lang w:val="es-ES"/>
        </w:rPr>
        <w:t>.</w:t>
      </w:r>
    </w:p>
    <w:p w14:paraId="55D55FC3" w14:textId="77777777" w:rsidR="00C404B4" w:rsidRPr="00592C80" w:rsidRDefault="00C404B4" w:rsidP="00C404B4">
      <w:pPr>
        <w:jc w:val="both"/>
        <w:rPr>
          <w:rFonts w:ascii="Arial" w:hAnsi="Arial" w:cs="Arial"/>
          <w:sz w:val="22"/>
          <w:szCs w:val="22"/>
          <w:lang w:val="es-ES"/>
        </w:rPr>
      </w:pPr>
    </w:p>
    <w:p w14:paraId="204FEA44" w14:textId="75C7AF27" w:rsidR="00463511" w:rsidRDefault="00C404B4" w:rsidP="00C404B4">
      <w:pPr>
        <w:jc w:val="both"/>
        <w:rPr>
          <w:rFonts w:ascii="Arial" w:hAnsi="Arial" w:cs="Arial"/>
          <w:color w:val="0070C0"/>
          <w:sz w:val="22"/>
          <w:szCs w:val="22"/>
          <w:lang w:val="es-ES"/>
        </w:rPr>
      </w:pPr>
      <w:r w:rsidRPr="00592C80">
        <w:rPr>
          <w:rFonts w:ascii="Arial" w:hAnsi="Arial" w:cs="Arial"/>
          <w:sz w:val="22"/>
          <w:szCs w:val="22"/>
          <w:lang w:val="es-ES"/>
        </w:rPr>
        <w:t xml:space="preserve">Esta métrica permite la comparación entre distintos </w:t>
      </w:r>
      <w:proofErr w:type="spellStart"/>
      <w:r w:rsidRPr="00592C80">
        <w:rPr>
          <w:rFonts w:ascii="Arial" w:hAnsi="Arial" w:cs="Arial"/>
          <w:i/>
          <w:sz w:val="22"/>
          <w:szCs w:val="22"/>
          <w:lang w:val="es-ES"/>
        </w:rPr>
        <w:t>Workstreams</w:t>
      </w:r>
      <w:proofErr w:type="spellEnd"/>
      <w:r w:rsidRPr="00592C80">
        <w:rPr>
          <w:rFonts w:ascii="Arial" w:hAnsi="Arial" w:cs="Arial"/>
          <w:sz w:val="22"/>
          <w:szCs w:val="22"/>
          <w:lang w:val="es-ES"/>
        </w:rPr>
        <w:t>, así como entre proyectos diferentes</w:t>
      </w:r>
      <w:r w:rsidRPr="00363C28">
        <w:rPr>
          <w:rFonts w:ascii="Arial" w:hAnsi="Arial" w:cs="Arial"/>
          <w:sz w:val="22"/>
          <w:szCs w:val="22"/>
          <w:lang w:val="es-ES"/>
        </w:rPr>
        <w:t>, apoyando la priorización de acciones, la reevaluación de estrategias y la comunicación clara de los resultados.</w:t>
      </w:r>
    </w:p>
    <w:p w14:paraId="1E930082" w14:textId="651FB557" w:rsidR="00636574" w:rsidRPr="00636574" w:rsidRDefault="00636574" w:rsidP="00636574">
      <w:pPr>
        <w:spacing w:before="100" w:beforeAutospacing="1" w:after="100" w:afterAutospacing="1"/>
        <w:outlineLvl w:val="1"/>
        <w:rPr>
          <w:rFonts w:ascii="Arial" w:hAnsi="Arial" w:cs="Arial"/>
          <w:b/>
          <w:bCs/>
          <w:sz w:val="22"/>
          <w:szCs w:val="22"/>
          <w:lang w:val="es-CL"/>
        </w:rPr>
      </w:pPr>
      <w:r>
        <w:rPr>
          <w:rFonts w:ascii="Arial" w:hAnsi="Arial" w:cs="Arial"/>
          <w:b/>
          <w:bCs/>
          <w:sz w:val="22"/>
          <w:szCs w:val="22"/>
          <w:lang w:val="es-CL"/>
        </w:rPr>
        <w:t>5</w:t>
      </w:r>
      <w:r w:rsidRPr="00636574">
        <w:rPr>
          <w:rFonts w:ascii="Arial" w:hAnsi="Arial" w:cs="Arial"/>
          <w:b/>
          <w:bCs/>
          <w:sz w:val="22"/>
          <w:szCs w:val="22"/>
          <w:lang w:val="es-CL"/>
        </w:rPr>
        <w:t>. Aplicación de la Metodología MTM-TSF</w:t>
      </w:r>
    </w:p>
    <w:p w14:paraId="08873F44" w14:textId="1DB056FC" w:rsidR="00636574" w:rsidRPr="00636574" w:rsidRDefault="00636574" w:rsidP="00636574">
      <w:pPr>
        <w:spacing w:before="100" w:beforeAutospacing="1" w:after="100" w:afterAutospacing="1"/>
        <w:jc w:val="both"/>
        <w:rPr>
          <w:rFonts w:ascii="Arial" w:hAnsi="Arial" w:cs="Arial"/>
          <w:sz w:val="22"/>
          <w:szCs w:val="22"/>
          <w:lang w:val="es-ES"/>
        </w:rPr>
      </w:pPr>
      <w:r w:rsidRPr="00636574">
        <w:rPr>
          <w:rFonts w:ascii="Arial" w:hAnsi="Arial" w:cs="Arial"/>
          <w:sz w:val="22"/>
          <w:szCs w:val="22"/>
          <w:lang w:val="es-ES"/>
        </w:rPr>
        <w:t>La metodología MTM-TSF (</w:t>
      </w:r>
      <w:proofErr w:type="spellStart"/>
      <w:r w:rsidRPr="00636574">
        <w:rPr>
          <w:rFonts w:ascii="Arial" w:hAnsi="Arial" w:cs="Arial"/>
          <w:sz w:val="22"/>
          <w:szCs w:val="22"/>
          <w:lang w:val="es-ES"/>
        </w:rPr>
        <w:t>Multidisciplinary</w:t>
      </w:r>
      <w:proofErr w:type="spellEnd"/>
      <w:r>
        <w:rPr>
          <w:rFonts w:ascii="Arial" w:hAnsi="Arial" w:cs="Arial"/>
          <w:sz w:val="22"/>
          <w:szCs w:val="22"/>
          <w:lang w:val="es-ES"/>
        </w:rPr>
        <w:t xml:space="preserve"> </w:t>
      </w:r>
      <w:proofErr w:type="spellStart"/>
      <w:r w:rsidRPr="00636574">
        <w:rPr>
          <w:rFonts w:ascii="Arial" w:hAnsi="Arial" w:cs="Arial"/>
          <w:sz w:val="22"/>
          <w:szCs w:val="22"/>
          <w:lang w:val="es-ES"/>
        </w:rPr>
        <w:t>Technical</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Maturity</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for</w:t>
      </w:r>
      <w:proofErr w:type="spellEnd"/>
      <w:r w:rsidRPr="00636574">
        <w:rPr>
          <w:rFonts w:ascii="Arial" w:hAnsi="Arial" w:cs="Arial"/>
          <w:sz w:val="22"/>
          <w:szCs w:val="22"/>
          <w:lang w:val="es-ES"/>
        </w:rPr>
        <w:t xml:space="preserve"> Tailings Storage </w:t>
      </w:r>
      <w:proofErr w:type="spellStart"/>
      <w:r w:rsidRPr="00636574">
        <w:rPr>
          <w:rFonts w:ascii="Arial" w:hAnsi="Arial" w:cs="Arial"/>
          <w:sz w:val="22"/>
          <w:szCs w:val="22"/>
          <w:lang w:val="es-ES"/>
        </w:rPr>
        <w:t>Facilities</w:t>
      </w:r>
      <w:proofErr w:type="spellEnd"/>
      <w:r w:rsidRPr="00636574">
        <w:rPr>
          <w:rFonts w:ascii="Arial" w:hAnsi="Arial" w:cs="Arial"/>
          <w:sz w:val="22"/>
          <w:szCs w:val="22"/>
          <w:lang w:val="es-ES"/>
        </w:rPr>
        <w:t>) fue aplicada en dos frentes complementarios, con el objetivo de evaluar de manera estructurada el nivel de madurez técnica de los proyectos de</w:t>
      </w:r>
      <w:r>
        <w:rPr>
          <w:rFonts w:ascii="Arial" w:hAnsi="Arial" w:cs="Arial"/>
          <w:sz w:val="22"/>
          <w:szCs w:val="22"/>
          <w:lang w:val="es-ES"/>
        </w:rPr>
        <w:t xml:space="preserve"> </w:t>
      </w:r>
      <w:r w:rsidRPr="00636574">
        <w:rPr>
          <w:rFonts w:ascii="Arial" w:hAnsi="Arial" w:cs="Arial"/>
          <w:sz w:val="22"/>
          <w:szCs w:val="22"/>
          <w:lang w:val="es-ES"/>
        </w:rPr>
        <w:t>disposición y manejo de relaves:</w:t>
      </w:r>
    </w:p>
    <w:p w14:paraId="4792C47B" w14:textId="77777777" w:rsidR="00636574" w:rsidRPr="00636574" w:rsidRDefault="00636574" w:rsidP="00636574">
      <w:pPr>
        <w:numPr>
          <w:ilvl w:val="0"/>
          <w:numId w:val="9"/>
        </w:numPr>
        <w:spacing w:before="100" w:beforeAutospacing="1" w:after="100" w:afterAutospacing="1"/>
        <w:jc w:val="both"/>
        <w:rPr>
          <w:rFonts w:ascii="Arial" w:eastAsia="Arial" w:hAnsi="Arial" w:cs="Arial"/>
          <w:sz w:val="22"/>
          <w:szCs w:val="22"/>
          <w:lang w:val="es-CL"/>
        </w:rPr>
      </w:pPr>
      <w:r w:rsidRPr="00636574">
        <w:rPr>
          <w:rFonts w:ascii="Arial" w:eastAsia="Arial" w:hAnsi="Arial" w:cs="Arial"/>
          <w:b/>
          <w:bCs/>
          <w:sz w:val="22"/>
          <w:szCs w:val="22"/>
          <w:lang w:val="es-CL"/>
        </w:rPr>
        <w:t>Evaluación Táctica General:</w:t>
      </w:r>
      <w:r w:rsidRPr="00636574">
        <w:rPr>
          <w:rFonts w:ascii="Arial" w:eastAsia="Arial" w:hAnsi="Arial" w:cs="Arial"/>
          <w:sz w:val="22"/>
          <w:szCs w:val="22"/>
          <w:lang w:val="es-CL"/>
        </w:rPr>
        <w:t xml:space="preserve"> proporciona una visión estratégica de alto nivel sobre los factores técnicos, operacionales, regulatorios y socioambientales que afectan la viabilidad del proyecto en el mediano y largo plazo.</w:t>
      </w:r>
    </w:p>
    <w:p w14:paraId="5E2C5F61" w14:textId="69C4958E" w:rsidR="00636574" w:rsidRDefault="00636574" w:rsidP="00636574">
      <w:pPr>
        <w:numPr>
          <w:ilvl w:val="0"/>
          <w:numId w:val="9"/>
        </w:numPr>
        <w:spacing w:before="100" w:beforeAutospacing="1" w:after="100" w:afterAutospacing="1"/>
        <w:jc w:val="both"/>
        <w:rPr>
          <w:rFonts w:ascii="Arial" w:eastAsia="Arial" w:hAnsi="Arial" w:cs="Arial"/>
          <w:sz w:val="22"/>
          <w:szCs w:val="22"/>
          <w:lang w:val="es-CL"/>
        </w:rPr>
      </w:pPr>
      <w:r w:rsidRPr="00636574">
        <w:rPr>
          <w:rFonts w:ascii="Arial" w:eastAsia="Arial" w:hAnsi="Arial" w:cs="Arial"/>
          <w:b/>
          <w:bCs/>
          <w:sz w:val="22"/>
          <w:szCs w:val="22"/>
          <w:lang w:val="es-CL"/>
        </w:rPr>
        <w:t>Evaluación Técnica Focalizada:</w:t>
      </w:r>
      <w:r w:rsidRPr="00636574">
        <w:rPr>
          <w:rFonts w:ascii="Arial" w:eastAsia="Arial" w:hAnsi="Arial" w:cs="Arial"/>
          <w:sz w:val="22"/>
          <w:szCs w:val="22"/>
          <w:lang w:val="es-CL"/>
        </w:rPr>
        <w:t xml:space="preserve"> examina en detalle los aspectos técnicos a través de preguntas estructuradas agrupadas por Ejes Temáticos (Workstreams – WS), cada uno con un peso proporcional a su relevancia en el contexto del proyecto.</w:t>
      </w:r>
    </w:p>
    <w:p w14:paraId="5FBF5732" w14:textId="54DFBFEE" w:rsidR="00031480" w:rsidRPr="00031480" w:rsidRDefault="00031480" w:rsidP="00031480">
      <w:pPr>
        <w:spacing w:before="100" w:beforeAutospacing="1" w:after="100" w:afterAutospacing="1"/>
        <w:jc w:val="both"/>
        <w:rPr>
          <w:rFonts w:ascii="Arial" w:hAnsi="Arial" w:cs="Arial"/>
          <w:sz w:val="22"/>
          <w:szCs w:val="22"/>
          <w:lang w:val="es-CL"/>
        </w:rPr>
      </w:pPr>
      <w:r w:rsidRPr="00031480">
        <w:rPr>
          <w:rFonts w:ascii="Arial" w:hAnsi="Arial" w:cs="Arial"/>
          <w:sz w:val="22"/>
          <w:szCs w:val="22"/>
          <w:lang w:val="es-CL"/>
        </w:rPr>
        <w:t>Durante su aplicación en el proyecto analizado, liderado por el equipo de gobernanza de una operación minera ubicada en Minas Gerais, Brasil, se buscó verificar el cumplimiento del plan de negocios en relación con la planificación y madurez de l</w:t>
      </w:r>
      <w:r w:rsidR="00DF140C">
        <w:rPr>
          <w:rFonts w:ascii="Arial" w:hAnsi="Arial" w:cs="Arial"/>
          <w:sz w:val="22"/>
          <w:szCs w:val="22"/>
          <w:lang w:val="es-CL"/>
        </w:rPr>
        <w:t>os proyectos de las</w:t>
      </w:r>
      <w:r w:rsidRPr="00031480">
        <w:rPr>
          <w:rFonts w:ascii="Arial" w:hAnsi="Arial" w:cs="Arial"/>
          <w:sz w:val="22"/>
          <w:szCs w:val="22"/>
          <w:lang w:val="es-CL"/>
        </w:rPr>
        <w:t xml:space="preserve"> estructuras de disposición de relaves. El objetivo fue asegurar que los plazos de implementación de dichas estructuras estuviesen alineados con el LOM (</w:t>
      </w:r>
      <w:proofErr w:type="spellStart"/>
      <w:r w:rsidRPr="00031480">
        <w:rPr>
          <w:rFonts w:ascii="Arial" w:hAnsi="Arial" w:cs="Arial"/>
          <w:sz w:val="22"/>
          <w:szCs w:val="22"/>
          <w:lang w:val="es-CL"/>
        </w:rPr>
        <w:t>Life</w:t>
      </w:r>
      <w:proofErr w:type="spellEnd"/>
      <w:r w:rsidRPr="00031480">
        <w:rPr>
          <w:rFonts w:ascii="Arial" w:hAnsi="Arial" w:cs="Arial"/>
          <w:sz w:val="22"/>
          <w:szCs w:val="22"/>
          <w:lang w:val="es-CL"/>
        </w:rPr>
        <w:t xml:space="preserve"> </w:t>
      </w:r>
      <w:proofErr w:type="spellStart"/>
      <w:r w:rsidRPr="00031480">
        <w:rPr>
          <w:rFonts w:ascii="Arial" w:hAnsi="Arial" w:cs="Arial"/>
          <w:sz w:val="22"/>
          <w:szCs w:val="22"/>
          <w:lang w:val="es-CL"/>
        </w:rPr>
        <w:t>of</w:t>
      </w:r>
      <w:proofErr w:type="spellEnd"/>
      <w:r w:rsidRPr="00031480">
        <w:rPr>
          <w:rFonts w:ascii="Arial" w:hAnsi="Arial" w:cs="Arial"/>
          <w:sz w:val="22"/>
          <w:szCs w:val="22"/>
          <w:lang w:val="es-CL"/>
        </w:rPr>
        <w:t xml:space="preserve"> Mine) y que no existieran cuellos de botella técnicos o regulatorios que comprometan la continuidad operativa.</w:t>
      </w:r>
    </w:p>
    <w:p w14:paraId="648B01ED" w14:textId="26910EB2" w:rsidR="00636574" w:rsidRPr="00636574" w:rsidRDefault="00636574" w:rsidP="00636574">
      <w:pPr>
        <w:pStyle w:val="PargrafodaLista"/>
        <w:numPr>
          <w:ilvl w:val="1"/>
          <w:numId w:val="15"/>
        </w:numPr>
        <w:spacing w:before="100" w:beforeAutospacing="1" w:after="100" w:afterAutospacing="1"/>
        <w:rPr>
          <w:rFonts w:ascii="Arial" w:eastAsia="Arial" w:hAnsi="Arial" w:cs="Arial"/>
          <w:sz w:val="22"/>
          <w:szCs w:val="22"/>
          <w:lang w:val="es-CL"/>
        </w:rPr>
      </w:pPr>
      <w:r w:rsidRPr="00636574">
        <w:rPr>
          <w:rFonts w:ascii="Arial" w:hAnsi="Arial" w:cs="Arial"/>
          <w:b/>
          <w:bCs/>
          <w:sz w:val="22"/>
          <w:szCs w:val="22"/>
          <w:lang w:val="es-CL"/>
        </w:rPr>
        <w:t>Evaluación Táctica General</w:t>
      </w:r>
    </w:p>
    <w:p w14:paraId="43D5C833" w14:textId="77777777" w:rsidR="00636574" w:rsidRPr="00636574" w:rsidRDefault="00636574" w:rsidP="00636574">
      <w:pPr>
        <w:spacing w:before="100" w:beforeAutospacing="1" w:after="100" w:afterAutospacing="1"/>
        <w:jc w:val="both"/>
        <w:rPr>
          <w:rFonts w:ascii="Arial" w:eastAsia="Arial" w:hAnsi="Arial" w:cs="Arial"/>
          <w:sz w:val="22"/>
          <w:szCs w:val="22"/>
          <w:lang w:val="es-CL"/>
        </w:rPr>
      </w:pPr>
      <w:r w:rsidRPr="00636574">
        <w:rPr>
          <w:rFonts w:ascii="Arial" w:eastAsia="Arial" w:hAnsi="Arial" w:cs="Arial"/>
          <w:sz w:val="22"/>
          <w:szCs w:val="22"/>
          <w:lang w:val="es-CL"/>
        </w:rPr>
        <w:t>El objetivo de la Evaluación Táctica General es identificar los principales puntos críticos que pueden influir en el desempeño técnico del proyecto a lo largo de su ciclo de vida. Esta fase se enfoca en analizar de manera integrada las variables técnicas, operacionales, legales, ambientales y sociales más relevantes.</w:t>
      </w:r>
    </w:p>
    <w:p w14:paraId="7B6E23F7" w14:textId="77777777" w:rsidR="00636574" w:rsidRPr="00636574" w:rsidRDefault="00636574" w:rsidP="00636574">
      <w:pPr>
        <w:spacing w:before="100" w:beforeAutospacing="1" w:after="100" w:afterAutospacing="1"/>
        <w:jc w:val="both"/>
        <w:rPr>
          <w:rFonts w:ascii="Arial" w:eastAsia="Arial" w:hAnsi="Arial" w:cs="Arial"/>
          <w:sz w:val="22"/>
          <w:szCs w:val="22"/>
          <w:lang w:val="es-CL"/>
        </w:rPr>
      </w:pPr>
      <w:r w:rsidRPr="00636574">
        <w:rPr>
          <w:rFonts w:ascii="Arial" w:eastAsia="Arial" w:hAnsi="Arial" w:cs="Arial"/>
          <w:sz w:val="22"/>
          <w:szCs w:val="22"/>
          <w:lang w:val="es-CL"/>
        </w:rPr>
        <w:t>Las sesiones de evaluación fueron conducidas con la participación de expertos técnicos multidisciplinarios (</w:t>
      </w:r>
      <w:proofErr w:type="spellStart"/>
      <w:r w:rsidRPr="00636574">
        <w:rPr>
          <w:rFonts w:ascii="Arial" w:eastAsia="Arial" w:hAnsi="Arial" w:cs="Arial"/>
          <w:sz w:val="22"/>
          <w:szCs w:val="22"/>
          <w:lang w:val="es-CL"/>
        </w:rPr>
        <w:t>Subject</w:t>
      </w:r>
      <w:proofErr w:type="spellEnd"/>
      <w:r w:rsidRPr="00636574">
        <w:rPr>
          <w:rFonts w:ascii="Arial" w:eastAsia="Arial" w:hAnsi="Arial" w:cs="Arial"/>
          <w:sz w:val="22"/>
          <w:szCs w:val="22"/>
          <w:lang w:val="es-CL"/>
        </w:rPr>
        <w:t xml:space="preserve"> </w:t>
      </w:r>
      <w:proofErr w:type="spellStart"/>
      <w:r w:rsidRPr="00636574">
        <w:rPr>
          <w:rFonts w:ascii="Arial" w:eastAsia="Arial" w:hAnsi="Arial" w:cs="Arial"/>
          <w:sz w:val="22"/>
          <w:szCs w:val="22"/>
          <w:lang w:val="es-CL"/>
        </w:rPr>
        <w:t>Matter</w:t>
      </w:r>
      <w:proofErr w:type="spellEnd"/>
      <w:r w:rsidRPr="00636574">
        <w:rPr>
          <w:rFonts w:ascii="Arial" w:eastAsia="Arial" w:hAnsi="Arial" w:cs="Arial"/>
          <w:sz w:val="22"/>
          <w:szCs w:val="22"/>
          <w:lang w:val="es-CL"/>
        </w:rPr>
        <w:t xml:space="preserve"> </w:t>
      </w:r>
      <w:proofErr w:type="spellStart"/>
      <w:r w:rsidRPr="00636574">
        <w:rPr>
          <w:rFonts w:ascii="Arial" w:eastAsia="Arial" w:hAnsi="Arial" w:cs="Arial"/>
          <w:sz w:val="22"/>
          <w:szCs w:val="22"/>
          <w:lang w:val="es-CL"/>
        </w:rPr>
        <w:t>Experts</w:t>
      </w:r>
      <w:proofErr w:type="spellEnd"/>
      <w:r w:rsidRPr="00636574">
        <w:rPr>
          <w:rFonts w:ascii="Arial" w:eastAsia="Arial" w:hAnsi="Arial" w:cs="Arial"/>
          <w:sz w:val="22"/>
          <w:szCs w:val="22"/>
          <w:lang w:val="es-CL"/>
        </w:rPr>
        <w:t xml:space="preserve"> – </w:t>
      </w:r>
      <w:proofErr w:type="spellStart"/>
      <w:r w:rsidRPr="00636574">
        <w:rPr>
          <w:rFonts w:ascii="Arial" w:eastAsia="Arial" w:hAnsi="Arial" w:cs="Arial"/>
          <w:sz w:val="22"/>
          <w:szCs w:val="22"/>
          <w:lang w:val="es-CL"/>
        </w:rPr>
        <w:t>SMEs</w:t>
      </w:r>
      <w:proofErr w:type="spellEnd"/>
      <w:r w:rsidRPr="00636574">
        <w:rPr>
          <w:rFonts w:ascii="Arial" w:eastAsia="Arial" w:hAnsi="Arial" w:cs="Arial"/>
          <w:sz w:val="22"/>
          <w:szCs w:val="22"/>
          <w:lang w:val="es-CL"/>
        </w:rPr>
        <w:t>), incluyendo profesionales de las áreas de procesos, geotecnia, medio ambiente, planificación minera, relaciones comunitarias, licenciamiento, gobernanza y jurídico.</w:t>
      </w:r>
    </w:p>
    <w:p w14:paraId="4B66B9F5" w14:textId="77777777" w:rsidR="00636574" w:rsidRPr="00636574" w:rsidRDefault="00636574" w:rsidP="00636574">
      <w:pPr>
        <w:spacing w:before="100" w:beforeAutospacing="1" w:after="100" w:afterAutospacing="1"/>
        <w:jc w:val="both"/>
        <w:rPr>
          <w:rFonts w:ascii="Arial" w:eastAsia="Arial" w:hAnsi="Arial" w:cs="Arial"/>
          <w:sz w:val="22"/>
          <w:szCs w:val="22"/>
          <w:lang w:val="es-CL"/>
        </w:rPr>
      </w:pPr>
      <w:r w:rsidRPr="00636574">
        <w:rPr>
          <w:rFonts w:ascii="Arial" w:eastAsia="Arial" w:hAnsi="Arial" w:cs="Arial"/>
          <w:sz w:val="22"/>
          <w:szCs w:val="22"/>
          <w:lang w:val="es-CL"/>
        </w:rPr>
        <w:t>Cada pregunta fue debatida en profundidad considerando el contexto técnico específico del proyecto y la experiencia de los participantes. Las calificaciones se asignaron de forma consensuada, utilizando la escala estándar de la metodología MTM-TSF, que varía de 1 (impacto negativo significativo) a 4 (impacto positivo significativo). Las decisiones fueron documentadas con sus respectivas justificaciones técnicas, observaciones complementarias y recomendaciones específicas.</w:t>
      </w:r>
    </w:p>
    <w:p w14:paraId="3EF8D654" w14:textId="77777777" w:rsidR="00636574" w:rsidRPr="00636574" w:rsidRDefault="00636574" w:rsidP="00636574">
      <w:pPr>
        <w:spacing w:before="100" w:beforeAutospacing="1" w:after="100" w:afterAutospacing="1"/>
        <w:rPr>
          <w:rFonts w:ascii="Arial" w:eastAsia="Arial" w:hAnsi="Arial" w:cs="Arial"/>
          <w:sz w:val="22"/>
          <w:szCs w:val="22"/>
          <w:lang w:val="es-CL"/>
        </w:rPr>
      </w:pPr>
      <w:r w:rsidRPr="00636574">
        <w:rPr>
          <w:rFonts w:ascii="Arial" w:eastAsia="Arial" w:hAnsi="Arial" w:cs="Arial"/>
          <w:sz w:val="22"/>
          <w:szCs w:val="22"/>
          <w:lang w:val="es-CL"/>
        </w:rPr>
        <w:t>Esta evaluación se aplicó a dos escenarios estratégicos distintos:</w:t>
      </w:r>
    </w:p>
    <w:p w14:paraId="6B4324B0" w14:textId="77777777" w:rsidR="00636574" w:rsidRPr="00636574" w:rsidRDefault="00636574" w:rsidP="00636574">
      <w:pPr>
        <w:numPr>
          <w:ilvl w:val="0"/>
          <w:numId w:val="10"/>
        </w:numPr>
        <w:spacing w:before="100" w:beforeAutospacing="1" w:after="100" w:afterAutospacing="1"/>
        <w:jc w:val="both"/>
        <w:rPr>
          <w:rFonts w:ascii="Arial" w:hAnsi="Arial" w:cs="Arial"/>
          <w:sz w:val="22"/>
          <w:szCs w:val="22"/>
          <w:lang w:val="es-ES"/>
        </w:rPr>
      </w:pPr>
      <w:r w:rsidRPr="00636574">
        <w:rPr>
          <w:rFonts w:ascii="Arial" w:hAnsi="Arial" w:cs="Arial"/>
          <w:b/>
          <w:bCs/>
          <w:sz w:val="22"/>
          <w:szCs w:val="22"/>
          <w:lang w:val="es-ES"/>
        </w:rPr>
        <w:t>Escenario 1:</w:t>
      </w:r>
      <w:r w:rsidRPr="00636574">
        <w:rPr>
          <w:rFonts w:ascii="Arial" w:hAnsi="Arial" w:cs="Arial"/>
          <w:sz w:val="22"/>
          <w:szCs w:val="22"/>
          <w:lang w:val="es-ES"/>
        </w:rPr>
        <w:t xml:space="preserve"> estructuras de almacenamiento de relaves a mediano plazo (hasta 2045).</w:t>
      </w:r>
    </w:p>
    <w:p w14:paraId="69E43911" w14:textId="40D5D2A8" w:rsidR="00636574" w:rsidRPr="00636574" w:rsidRDefault="00636574" w:rsidP="00636574">
      <w:pPr>
        <w:numPr>
          <w:ilvl w:val="0"/>
          <w:numId w:val="10"/>
        </w:numPr>
        <w:spacing w:before="100" w:beforeAutospacing="1" w:after="100" w:afterAutospacing="1"/>
        <w:jc w:val="both"/>
        <w:rPr>
          <w:rFonts w:ascii="Arial" w:hAnsi="Arial" w:cs="Arial"/>
          <w:sz w:val="22"/>
          <w:szCs w:val="22"/>
          <w:lang w:val="es-ES"/>
        </w:rPr>
      </w:pPr>
      <w:r w:rsidRPr="00636574">
        <w:rPr>
          <w:rFonts w:ascii="Arial" w:hAnsi="Arial" w:cs="Arial"/>
          <w:b/>
          <w:bCs/>
          <w:sz w:val="22"/>
          <w:szCs w:val="22"/>
          <w:lang w:val="es-ES"/>
        </w:rPr>
        <w:t>Escenario 2:</w:t>
      </w:r>
      <w:r w:rsidRPr="00636574">
        <w:rPr>
          <w:rFonts w:ascii="Arial" w:hAnsi="Arial" w:cs="Arial"/>
          <w:sz w:val="22"/>
          <w:szCs w:val="22"/>
          <w:lang w:val="es-ES"/>
        </w:rPr>
        <w:t xml:space="preserve"> estructuras de almacenamiento de relaves a largo plazo (hasta 2055).</w:t>
      </w:r>
    </w:p>
    <w:p w14:paraId="7236C580" w14:textId="37677E8E" w:rsidR="00636574" w:rsidRPr="00636574" w:rsidRDefault="004A5671" w:rsidP="00636574">
      <w:pPr>
        <w:spacing w:before="100" w:beforeAutospacing="1" w:after="100" w:afterAutospacing="1"/>
        <w:jc w:val="both"/>
        <w:rPr>
          <w:rFonts w:ascii="Arial" w:hAnsi="Arial" w:cs="Arial"/>
          <w:b/>
          <w:bCs/>
          <w:sz w:val="22"/>
          <w:szCs w:val="22"/>
          <w:lang w:val="es-CL"/>
        </w:rPr>
      </w:pPr>
      <w:r>
        <w:rPr>
          <w:rFonts w:ascii="Arial" w:hAnsi="Arial" w:cs="Arial"/>
          <w:b/>
          <w:bCs/>
          <w:sz w:val="22"/>
          <w:szCs w:val="22"/>
          <w:lang w:val="es-CL"/>
        </w:rPr>
        <w:t>5</w:t>
      </w:r>
      <w:r w:rsidR="00636574" w:rsidRPr="00636574">
        <w:rPr>
          <w:rFonts w:ascii="Arial" w:hAnsi="Arial" w:cs="Arial"/>
          <w:b/>
          <w:bCs/>
          <w:sz w:val="22"/>
          <w:szCs w:val="22"/>
          <w:lang w:val="es-CL"/>
        </w:rPr>
        <w:t xml:space="preserve">.2 </w:t>
      </w:r>
      <w:r w:rsidR="00636574" w:rsidRPr="00636574">
        <w:rPr>
          <w:rFonts w:ascii="Arial" w:hAnsi="Arial" w:cs="Arial"/>
          <w:b/>
          <w:bCs/>
          <w:sz w:val="22"/>
          <w:szCs w:val="22"/>
          <w:lang w:val="es-CL"/>
        </w:rPr>
        <w:t>Evaluación Técnica Focalizada</w:t>
      </w:r>
    </w:p>
    <w:p w14:paraId="35C09E22" w14:textId="77777777" w:rsidR="00636574" w:rsidRDefault="00636574" w:rsidP="0027479E">
      <w:pPr>
        <w:spacing w:before="100" w:beforeAutospacing="1" w:after="100" w:afterAutospacing="1"/>
        <w:rPr>
          <w:rFonts w:ascii="Arial" w:hAnsi="Arial" w:cs="Arial"/>
          <w:sz w:val="22"/>
          <w:szCs w:val="22"/>
          <w:lang w:val="es-ES"/>
        </w:rPr>
      </w:pPr>
      <w:r w:rsidRPr="00636574">
        <w:rPr>
          <w:rFonts w:ascii="Arial" w:hAnsi="Arial" w:cs="Arial"/>
          <w:sz w:val="22"/>
          <w:szCs w:val="22"/>
          <w:lang w:val="es-ES"/>
        </w:rPr>
        <w:t>La Evaluación Técnica Focalizada se estructuró en Ejes Temáticos (</w:t>
      </w:r>
      <w:proofErr w:type="spellStart"/>
      <w:r w:rsidRPr="00636574">
        <w:rPr>
          <w:rFonts w:ascii="Arial" w:hAnsi="Arial" w:cs="Arial"/>
          <w:sz w:val="22"/>
          <w:szCs w:val="22"/>
          <w:lang w:val="es-ES"/>
        </w:rPr>
        <w:t>Workstreams</w:t>
      </w:r>
      <w:proofErr w:type="spellEnd"/>
      <w:r w:rsidRPr="00636574">
        <w:rPr>
          <w:rFonts w:ascii="Arial" w:hAnsi="Arial" w:cs="Arial"/>
          <w:sz w:val="22"/>
          <w:szCs w:val="22"/>
          <w:lang w:val="es-ES"/>
        </w:rPr>
        <w:t xml:space="preserve"> – WS), con preguntas específicas organizadas por dimensión técnica. Cada pregunta recibió un peso porcentual conforme a su criticidad para la madurez técnica general del proyecto.</w:t>
      </w:r>
    </w:p>
    <w:p w14:paraId="51EDA748" w14:textId="58C26C46" w:rsidR="00636574" w:rsidRPr="00636574" w:rsidRDefault="00636574" w:rsidP="00636574">
      <w:pPr>
        <w:spacing w:before="100" w:beforeAutospacing="1" w:after="100" w:afterAutospacing="1"/>
        <w:rPr>
          <w:rFonts w:ascii="Arial" w:hAnsi="Arial" w:cs="Arial"/>
          <w:sz w:val="22"/>
          <w:szCs w:val="22"/>
          <w:lang w:val="es-CL"/>
        </w:rPr>
      </w:pPr>
      <w:r w:rsidRPr="00636574">
        <w:rPr>
          <w:rFonts w:ascii="Arial" w:hAnsi="Arial" w:cs="Arial"/>
          <w:sz w:val="22"/>
          <w:szCs w:val="22"/>
          <w:lang w:val="es-CL"/>
        </w:rPr>
        <w:t>WS1 – Innovación y Tecnologías de Desaguado</w:t>
      </w:r>
    </w:p>
    <w:p w14:paraId="25374C86" w14:textId="77777777"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proofErr w:type="spellStart"/>
      <w:r w:rsidRPr="00636574">
        <w:rPr>
          <w:rFonts w:ascii="Arial" w:hAnsi="Arial" w:cs="Arial"/>
          <w:sz w:val="22"/>
          <w:szCs w:val="22"/>
          <w:lang w:val="es-ES"/>
        </w:rPr>
        <w:t>Dewatering</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Technology</w:t>
      </w:r>
      <w:proofErr w:type="spellEnd"/>
      <w:r w:rsidRPr="00636574">
        <w:rPr>
          <w:rFonts w:ascii="Arial" w:hAnsi="Arial" w:cs="Arial"/>
          <w:sz w:val="22"/>
          <w:szCs w:val="22"/>
          <w:lang w:val="es-ES"/>
        </w:rPr>
        <w:t>: Tecnologías aplicadas para el desaguado de relaves.</w:t>
      </w:r>
    </w:p>
    <w:p w14:paraId="557F8293" w14:textId="77777777"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proofErr w:type="spellStart"/>
      <w:r w:rsidRPr="00636574">
        <w:rPr>
          <w:rFonts w:ascii="Arial" w:hAnsi="Arial" w:cs="Arial"/>
          <w:sz w:val="22"/>
          <w:szCs w:val="22"/>
          <w:lang w:val="es-ES"/>
        </w:rPr>
        <w:t>Process</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Improvements</w:t>
      </w:r>
      <w:proofErr w:type="spellEnd"/>
      <w:r w:rsidRPr="00636574">
        <w:rPr>
          <w:rFonts w:ascii="Arial" w:hAnsi="Arial" w:cs="Arial"/>
          <w:sz w:val="22"/>
          <w:szCs w:val="22"/>
          <w:lang w:val="es-ES"/>
        </w:rPr>
        <w:t xml:space="preserve"> &amp; </w:t>
      </w:r>
      <w:proofErr w:type="spellStart"/>
      <w:r w:rsidRPr="00636574">
        <w:rPr>
          <w:rFonts w:ascii="Arial" w:hAnsi="Arial" w:cs="Arial"/>
          <w:sz w:val="22"/>
          <w:szCs w:val="22"/>
          <w:lang w:val="es-ES"/>
        </w:rPr>
        <w:t>Innovation</w:t>
      </w:r>
      <w:proofErr w:type="spellEnd"/>
      <w:r w:rsidRPr="00636574">
        <w:rPr>
          <w:rFonts w:ascii="Arial" w:hAnsi="Arial" w:cs="Arial"/>
          <w:sz w:val="22"/>
          <w:szCs w:val="22"/>
          <w:lang w:val="es-ES"/>
        </w:rPr>
        <w:t>: Innovaciones de procesos y mejora continua.</w:t>
      </w:r>
    </w:p>
    <w:p w14:paraId="0806FCF8" w14:textId="6EA44FA9"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r w:rsidRPr="00636574">
        <w:rPr>
          <w:rFonts w:ascii="Arial" w:hAnsi="Arial" w:cs="Arial"/>
          <w:sz w:val="22"/>
          <w:szCs w:val="22"/>
          <w:lang w:val="es-ES"/>
        </w:rPr>
        <w:t xml:space="preserve">Tailings </w:t>
      </w:r>
      <w:proofErr w:type="spellStart"/>
      <w:r w:rsidRPr="00636574">
        <w:rPr>
          <w:rFonts w:ascii="Arial" w:hAnsi="Arial" w:cs="Arial"/>
          <w:sz w:val="22"/>
          <w:szCs w:val="22"/>
          <w:lang w:val="es-ES"/>
        </w:rPr>
        <w:t>Removal</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Technology</w:t>
      </w:r>
      <w:proofErr w:type="spellEnd"/>
      <w:r w:rsidRPr="00636574">
        <w:rPr>
          <w:rFonts w:ascii="Arial" w:hAnsi="Arial" w:cs="Arial"/>
          <w:sz w:val="22"/>
          <w:szCs w:val="22"/>
          <w:lang w:val="es-ES"/>
        </w:rPr>
        <w:t>: Tecnologías para el transporte y remoción de relaves.</w:t>
      </w:r>
    </w:p>
    <w:p w14:paraId="694FA7E3" w14:textId="7AA78785" w:rsidR="00636574" w:rsidRPr="00636574" w:rsidRDefault="00636574" w:rsidP="00636574">
      <w:pPr>
        <w:spacing w:before="100" w:beforeAutospacing="1" w:after="100" w:afterAutospacing="1"/>
        <w:rPr>
          <w:rFonts w:ascii="Arial" w:hAnsi="Arial" w:cs="Arial"/>
          <w:sz w:val="22"/>
          <w:szCs w:val="22"/>
          <w:lang w:val="es-CL"/>
        </w:rPr>
      </w:pPr>
      <w:r w:rsidRPr="00636574">
        <w:rPr>
          <w:rFonts w:ascii="Arial" w:hAnsi="Arial" w:cs="Arial"/>
          <w:sz w:val="22"/>
          <w:szCs w:val="22"/>
          <w:lang w:val="es-CL"/>
        </w:rPr>
        <w:t>WS2 – Planificación Estratégica y Gobernanza</w:t>
      </w:r>
    </w:p>
    <w:p w14:paraId="2FE8A2B5" w14:textId="77777777"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proofErr w:type="spellStart"/>
      <w:r w:rsidRPr="00636574">
        <w:rPr>
          <w:rFonts w:ascii="Arial" w:hAnsi="Arial" w:cs="Arial"/>
          <w:sz w:val="22"/>
          <w:szCs w:val="22"/>
          <w:lang w:val="es-ES"/>
        </w:rPr>
        <w:t>Strategic</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Enabler</w:t>
      </w:r>
      <w:proofErr w:type="spellEnd"/>
      <w:r w:rsidRPr="00636574">
        <w:rPr>
          <w:rFonts w:ascii="Arial" w:hAnsi="Arial" w:cs="Arial"/>
          <w:sz w:val="22"/>
          <w:szCs w:val="22"/>
          <w:lang w:val="es-ES"/>
        </w:rPr>
        <w:t>: Factores habilitadores estratégicos (por ejemplo: capacidades técnicas, capital, alineamientos institucionales).</w:t>
      </w:r>
    </w:p>
    <w:p w14:paraId="0AB6BB2B" w14:textId="77777777"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proofErr w:type="spellStart"/>
      <w:r w:rsidRPr="00636574">
        <w:rPr>
          <w:rFonts w:ascii="Arial" w:hAnsi="Arial" w:cs="Arial"/>
          <w:sz w:val="22"/>
          <w:szCs w:val="22"/>
          <w:lang w:val="es-ES"/>
        </w:rPr>
        <w:t>Strategic</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Planning</w:t>
      </w:r>
      <w:proofErr w:type="spellEnd"/>
      <w:r w:rsidRPr="00636574">
        <w:rPr>
          <w:rFonts w:ascii="Arial" w:hAnsi="Arial" w:cs="Arial"/>
          <w:sz w:val="22"/>
          <w:szCs w:val="22"/>
          <w:lang w:val="es-ES"/>
        </w:rPr>
        <w:t xml:space="preserve"> &amp; </w:t>
      </w:r>
      <w:proofErr w:type="spellStart"/>
      <w:r w:rsidRPr="00636574">
        <w:rPr>
          <w:rFonts w:ascii="Arial" w:hAnsi="Arial" w:cs="Arial"/>
          <w:sz w:val="22"/>
          <w:szCs w:val="22"/>
          <w:lang w:val="es-ES"/>
        </w:rPr>
        <w:t>Operationality</w:t>
      </w:r>
      <w:proofErr w:type="spellEnd"/>
      <w:r w:rsidRPr="00636574">
        <w:rPr>
          <w:rFonts w:ascii="Arial" w:hAnsi="Arial" w:cs="Arial"/>
          <w:sz w:val="22"/>
          <w:szCs w:val="22"/>
          <w:lang w:val="es-ES"/>
        </w:rPr>
        <w:t>: Planificación estratégica y viabilidad operativa.</w:t>
      </w:r>
    </w:p>
    <w:p w14:paraId="1F372A0E" w14:textId="77777777"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r w:rsidRPr="00636574">
        <w:rPr>
          <w:rFonts w:ascii="Arial" w:hAnsi="Arial" w:cs="Arial"/>
          <w:sz w:val="22"/>
          <w:szCs w:val="22"/>
          <w:lang w:val="es-ES"/>
        </w:rPr>
        <w:t xml:space="preserve">TSF </w:t>
      </w:r>
      <w:proofErr w:type="spellStart"/>
      <w:r w:rsidRPr="00636574">
        <w:rPr>
          <w:rFonts w:ascii="Arial" w:hAnsi="Arial" w:cs="Arial"/>
          <w:sz w:val="22"/>
          <w:szCs w:val="22"/>
          <w:lang w:val="es-ES"/>
        </w:rPr>
        <w:t>Design</w:t>
      </w:r>
      <w:proofErr w:type="spellEnd"/>
      <w:r w:rsidRPr="00636574">
        <w:rPr>
          <w:rFonts w:ascii="Arial" w:hAnsi="Arial" w:cs="Arial"/>
          <w:sz w:val="22"/>
          <w:szCs w:val="22"/>
          <w:lang w:val="es-ES"/>
        </w:rPr>
        <w:t xml:space="preserve"> &amp; </w:t>
      </w:r>
      <w:proofErr w:type="spellStart"/>
      <w:r w:rsidRPr="00636574">
        <w:rPr>
          <w:rFonts w:ascii="Arial" w:hAnsi="Arial" w:cs="Arial"/>
          <w:sz w:val="22"/>
          <w:szCs w:val="22"/>
          <w:lang w:val="es-ES"/>
        </w:rPr>
        <w:t>Governance</w:t>
      </w:r>
      <w:proofErr w:type="spellEnd"/>
      <w:r w:rsidRPr="00636574">
        <w:rPr>
          <w:rFonts w:ascii="Arial" w:hAnsi="Arial" w:cs="Arial"/>
          <w:sz w:val="22"/>
          <w:szCs w:val="22"/>
          <w:lang w:val="es-ES"/>
        </w:rPr>
        <w:t>: Diseño técnico y gobernanza de la estructura de almacenamiento.</w:t>
      </w:r>
    </w:p>
    <w:p w14:paraId="6B4A5B7C" w14:textId="6A5CE9D8"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r w:rsidRPr="00636574">
        <w:rPr>
          <w:rFonts w:ascii="Arial" w:hAnsi="Arial" w:cs="Arial"/>
          <w:sz w:val="22"/>
          <w:szCs w:val="22"/>
          <w:lang w:val="es-ES"/>
        </w:rPr>
        <w:t xml:space="preserve">Tailings </w:t>
      </w:r>
      <w:proofErr w:type="spellStart"/>
      <w:r w:rsidRPr="00636574">
        <w:rPr>
          <w:rFonts w:ascii="Arial" w:hAnsi="Arial" w:cs="Arial"/>
          <w:sz w:val="22"/>
          <w:szCs w:val="22"/>
          <w:lang w:val="es-ES"/>
        </w:rPr>
        <w:t>Transportation</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System</w:t>
      </w:r>
      <w:proofErr w:type="spellEnd"/>
      <w:r w:rsidRPr="00636574">
        <w:rPr>
          <w:rFonts w:ascii="Arial" w:hAnsi="Arial" w:cs="Arial"/>
          <w:sz w:val="22"/>
          <w:szCs w:val="22"/>
          <w:lang w:val="es-ES"/>
        </w:rPr>
        <w:t>: Soluciones logísticas para el transporte de relaves.</w:t>
      </w:r>
    </w:p>
    <w:p w14:paraId="3427FB78" w14:textId="63FC90C2" w:rsidR="00636574" w:rsidRPr="00636574" w:rsidRDefault="00636574" w:rsidP="00636574">
      <w:pPr>
        <w:spacing w:before="100" w:beforeAutospacing="1" w:after="100" w:afterAutospacing="1"/>
        <w:rPr>
          <w:rFonts w:ascii="Arial" w:hAnsi="Arial" w:cs="Arial"/>
          <w:sz w:val="22"/>
          <w:szCs w:val="22"/>
          <w:lang w:val="es-CL"/>
        </w:rPr>
      </w:pPr>
      <w:r w:rsidRPr="00636574">
        <w:rPr>
          <w:rFonts w:ascii="Arial" w:hAnsi="Arial" w:cs="Arial"/>
          <w:sz w:val="22"/>
          <w:szCs w:val="22"/>
          <w:lang w:val="es-CL"/>
        </w:rPr>
        <w:t>WS3 – Territorio, Licenciamiento y Grupos de Interés</w:t>
      </w:r>
    </w:p>
    <w:p w14:paraId="7CE6F37F" w14:textId="77777777"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proofErr w:type="spellStart"/>
      <w:r w:rsidRPr="00636574">
        <w:rPr>
          <w:rFonts w:ascii="Arial" w:hAnsi="Arial" w:cs="Arial"/>
          <w:sz w:val="22"/>
          <w:szCs w:val="22"/>
          <w:lang w:val="es-ES"/>
        </w:rPr>
        <w:t>Area</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Location</w:t>
      </w:r>
      <w:proofErr w:type="spellEnd"/>
      <w:r w:rsidRPr="00636574">
        <w:rPr>
          <w:rFonts w:ascii="Arial" w:hAnsi="Arial" w:cs="Arial"/>
          <w:sz w:val="22"/>
          <w:szCs w:val="22"/>
          <w:lang w:val="es-ES"/>
        </w:rPr>
        <w:t xml:space="preserve"> and </w:t>
      </w:r>
      <w:proofErr w:type="spellStart"/>
      <w:r w:rsidRPr="00636574">
        <w:rPr>
          <w:rFonts w:ascii="Arial" w:hAnsi="Arial" w:cs="Arial"/>
          <w:sz w:val="22"/>
          <w:szCs w:val="22"/>
          <w:lang w:val="es-ES"/>
        </w:rPr>
        <w:t>Volume</w:t>
      </w:r>
      <w:proofErr w:type="spellEnd"/>
      <w:r w:rsidRPr="00636574">
        <w:rPr>
          <w:rFonts w:ascii="Arial" w:hAnsi="Arial" w:cs="Arial"/>
          <w:sz w:val="22"/>
          <w:szCs w:val="22"/>
          <w:lang w:val="es-ES"/>
        </w:rPr>
        <w:t>): Ubicación física de la estructura y capacidad volumétrica disponible.</w:t>
      </w:r>
    </w:p>
    <w:p w14:paraId="43184539" w14:textId="77777777"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proofErr w:type="spellStart"/>
      <w:r w:rsidRPr="00636574">
        <w:rPr>
          <w:rFonts w:ascii="Arial" w:hAnsi="Arial" w:cs="Arial"/>
          <w:sz w:val="22"/>
          <w:szCs w:val="22"/>
          <w:lang w:val="es-ES"/>
        </w:rPr>
        <w:t>Ownership</w:t>
      </w:r>
      <w:proofErr w:type="spellEnd"/>
      <w:r w:rsidRPr="00636574">
        <w:rPr>
          <w:rFonts w:ascii="Arial" w:hAnsi="Arial" w:cs="Arial"/>
          <w:sz w:val="22"/>
          <w:szCs w:val="22"/>
          <w:lang w:val="es-ES"/>
        </w:rPr>
        <w:t>: Titularidad y responsabilidades legales sobre la instalación.</w:t>
      </w:r>
    </w:p>
    <w:p w14:paraId="15247FBD" w14:textId="27B2316A" w:rsidR="00636574" w:rsidRPr="00636574" w:rsidRDefault="00636574" w:rsidP="00636574">
      <w:pPr>
        <w:numPr>
          <w:ilvl w:val="0"/>
          <w:numId w:val="11"/>
        </w:numPr>
        <w:spacing w:before="100" w:beforeAutospacing="1" w:after="100" w:afterAutospacing="1"/>
        <w:jc w:val="both"/>
        <w:rPr>
          <w:rFonts w:ascii="Arial" w:hAnsi="Arial" w:cs="Arial"/>
          <w:sz w:val="22"/>
          <w:szCs w:val="22"/>
          <w:lang w:val="es-ES"/>
        </w:rPr>
      </w:pPr>
      <w:proofErr w:type="spellStart"/>
      <w:r w:rsidRPr="00636574">
        <w:rPr>
          <w:rFonts w:ascii="Arial" w:hAnsi="Arial" w:cs="Arial"/>
          <w:sz w:val="22"/>
          <w:szCs w:val="22"/>
          <w:lang w:val="es-ES"/>
        </w:rPr>
        <w:t>Permitting</w:t>
      </w:r>
      <w:proofErr w:type="spellEnd"/>
      <w:r w:rsidRPr="00636574">
        <w:rPr>
          <w:rFonts w:ascii="Arial" w:hAnsi="Arial" w:cs="Arial"/>
          <w:sz w:val="22"/>
          <w:szCs w:val="22"/>
          <w:lang w:val="es-ES"/>
        </w:rPr>
        <w:t xml:space="preserve"> (</w:t>
      </w:r>
      <w:proofErr w:type="spellStart"/>
      <w:r w:rsidRPr="00636574">
        <w:rPr>
          <w:rFonts w:ascii="Arial" w:hAnsi="Arial" w:cs="Arial"/>
          <w:sz w:val="22"/>
          <w:szCs w:val="22"/>
          <w:lang w:val="es-ES"/>
        </w:rPr>
        <w:t>Environmental</w:t>
      </w:r>
      <w:proofErr w:type="spellEnd"/>
      <w:r w:rsidRPr="00636574">
        <w:rPr>
          <w:rFonts w:ascii="Arial" w:hAnsi="Arial" w:cs="Arial"/>
          <w:sz w:val="22"/>
          <w:szCs w:val="22"/>
          <w:lang w:val="es-ES"/>
        </w:rPr>
        <w:t xml:space="preserve"> and Legal </w:t>
      </w:r>
      <w:proofErr w:type="spellStart"/>
      <w:r w:rsidRPr="00636574">
        <w:rPr>
          <w:rFonts w:ascii="Arial" w:hAnsi="Arial" w:cs="Arial"/>
          <w:sz w:val="22"/>
          <w:szCs w:val="22"/>
          <w:lang w:val="es-ES"/>
        </w:rPr>
        <w:t>Licensing</w:t>
      </w:r>
      <w:proofErr w:type="spellEnd"/>
      <w:r w:rsidRPr="00636574">
        <w:rPr>
          <w:rFonts w:ascii="Arial" w:hAnsi="Arial" w:cs="Arial"/>
          <w:sz w:val="22"/>
          <w:szCs w:val="22"/>
          <w:lang w:val="es-ES"/>
        </w:rPr>
        <w:t>): Licenciamiento ambiental y</w:t>
      </w:r>
      <w:r>
        <w:rPr>
          <w:rFonts w:ascii="Arial" w:hAnsi="Arial" w:cs="Arial"/>
          <w:sz w:val="22"/>
          <w:szCs w:val="22"/>
          <w:lang w:val="es-ES"/>
        </w:rPr>
        <w:t xml:space="preserve"> </w:t>
      </w:r>
      <w:r w:rsidRPr="00636574">
        <w:rPr>
          <w:rFonts w:ascii="Arial" w:hAnsi="Arial" w:cs="Arial"/>
          <w:sz w:val="22"/>
          <w:szCs w:val="22"/>
          <w:lang w:val="es-ES"/>
        </w:rPr>
        <w:t>legal.</w:t>
      </w:r>
    </w:p>
    <w:p w14:paraId="34453BF2" w14:textId="77777777" w:rsidR="00636574" w:rsidRDefault="00636574" w:rsidP="00636574">
      <w:pPr>
        <w:numPr>
          <w:ilvl w:val="0"/>
          <w:numId w:val="11"/>
        </w:numPr>
        <w:spacing w:before="100" w:beforeAutospacing="1" w:after="100" w:afterAutospacing="1"/>
        <w:jc w:val="both"/>
        <w:rPr>
          <w:rFonts w:ascii="Arial" w:hAnsi="Arial" w:cs="Arial"/>
          <w:sz w:val="22"/>
          <w:szCs w:val="22"/>
          <w:lang w:val="es-ES"/>
        </w:rPr>
      </w:pPr>
      <w:proofErr w:type="spellStart"/>
      <w:r w:rsidRPr="00636574">
        <w:rPr>
          <w:rFonts w:ascii="Arial" w:hAnsi="Arial" w:cs="Arial"/>
          <w:sz w:val="22"/>
          <w:szCs w:val="22"/>
          <w:lang w:val="es-ES"/>
        </w:rPr>
        <w:t>Communities</w:t>
      </w:r>
      <w:proofErr w:type="spellEnd"/>
      <w:r w:rsidRPr="00636574">
        <w:rPr>
          <w:rFonts w:ascii="Arial" w:hAnsi="Arial" w:cs="Arial"/>
          <w:sz w:val="22"/>
          <w:szCs w:val="22"/>
          <w:lang w:val="es-ES"/>
        </w:rPr>
        <w:t>: Relación con las comunidades locales e impactos sociales.</w:t>
      </w:r>
    </w:p>
    <w:p w14:paraId="11D87B3F" w14:textId="5B489412" w:rsidR="00636574" w:rsidRPr="00636574" w:rsidRDefault="00636574" w:rsidP="00636574">
      <w:pPr>
        <w:spacing w:before="100" w:beforeAutospacing="1" w:after="100" w:afterAutospacing="1"/>
        <w:jc w:val="both"/>
        <w:rPr>
          <w:rFonts w:ascii="Arial" w:hAnsi="Arial" w:cs="Arial"/>
          <w:sz w:val="22"/>
          <w:szCs w:val="22"/>
          <w:lang w:val="pt-BR"/>
        </w:rPr>
      </w:pPr>
      <w:r w:rsidRPr="00636574">
        <w:rPr>
          <w:rFonts w:ascii="Arial" w:hAnsi="Arial" w:cs="Arial"/>
          <w:sz w:val="22"/>
          <w:szCs w:val="22"/>
          <w:lang w:val="es-CL"/>
        </w:rPr>
        <w:t xml:space="preserve">Cada pregunta fue ponderada conforme a su relevancia relativa, con el fin de reflejar adecuadamente su influencia en la madurez técnica del proyecto. </w:t>
      </w:r>
      <w:r w:rsidRPr="00636574">
        <w:rPr>
          <w:rFonts w:ascii="Arial" w:hAnsi="Arial" w:cs="Arial"/>
          <w:sz w:val="22"/>
          <w:szCs w:val="22"/>
          <w:lang w:val="pt-BR"/>
        </w:rPr>
        <w:t xml:space="preserve">A </w:t>
      </w:r>
      <w:proofErr w:type="spellStart"/>
      <w:r w:rsidRPr="00636574">
        <w:rPr>
          <w:rFonts w:ascii="Arial" w:hAnsi="Arial" w:cs="Arial"/>
          <w:sz w:val="22"/>
          <w:szCs w:val="22"/>
          <w:lang w:val="pt-BR"/>
        </w:rPr>
        <w:t>continuación</w:t>
      </w:r>
      <w:proofErr w:type="spellEnd"/>
      <w:r w:rsidRPr="00636574">
        <w:rPr>
          <w:rFonts w:ascii="Arial" w:hAnsi="Arial" w:cs="Arial"/>
          <w:sz w:val="22"/>
          <w:szCs w:val="22"/>
          <w:lang w:val="pt-BR"/>
        </w:rPr>
        <w:t xml:space="preserve">, se presenta la tabla consolidada </w:t>
      </w:r>
      <w:proofErr w:type="spellStart"/>
      <w:r w:rsidRPr="00636574">
        <w:rPr>
          <w:rFonts w:ascii="Arial" w:hAnsi="Arial" w:cs="Arial"/>
          <w:sz w:val="22"/>
          <w:szCs w:val="22"/>
          <w:lang w:val="pt-BR"/>
        </w:rPr>
        <w:t>con</w:t>
      </w:r>
      <w:proofErr w:type="spellEnd"/>
      <w:r w:rsidRPr="00636574">
        <w:rPr>
          <w:rFonts w:ascii="Arial" w:hAnsi="Arial" w:cs="Arial"/>
          <w:sz w:val="22"/>
          <w:szCs w:val="22"/>
          <w:lang w:val="pt-BR"/>
        </w:rPr>
        <w:t>:</w:t>
      </w:r>
    </w:p>
    <w:p w14:paraId="5800148A" w14:textId="77777777" w:rsidR="00636574" w:rsidRPr="00636574" w:rsidRDefault="00636574" w:rsidP="00636574">
      <w:pPr>
        <w:numPr>
          <w:ilvl w:val="0"/>
          <w:numId w:val="16"/>
        </w:numPr>
        <w:spacing w:before="100" w:beforeAutospacing="1" w:after="100" w:afterAutospacing="1"/>
        <w:jc w:val="both"/>
        <w:rPr>
          <w:rFonts w:ascii="Arial" w:hAnsi="Arial" w:cs="Arial"/>
          <w:sz w:val="22"/>
          <w:szCs w:val="22"/>
          <w:lang w:val="pt-BR"/>
        </w:rPr>
      </w:pPr>
      <w:proofErr w:type="spellStart"/>
      <w:r w:rsidRPr="00636574">
        <w:rPr>
          <w:rFonts w:ascii="Arial" w:hAnsi="Arial" w:cs="Arial"/>
          <w:sz w:val="22"/>
          <w:szCs w:val="22"/>
          <w:lang w:val="pt-BR"/>
        </w:rPr>
        <w:t>Descripción</w:t>
      </w:r>
      <w:proofErr w:type="spellEnd"/>
      <w:r w:rsidRPr="00636574">
        <w:rPr>
          <w:rFonts w:ascii="Arial" w:hAnsi="Arial" w:cs="Arial"/>
          <w:sz w:val="22"/>
          <w:szCs w:val="22"/>
          <w:lang w:val="pt-BR"/>
        </w:rPr>
        <w:t xml:space="preserve"> resumida</w:t>
      </w:r>
    </w:p>
    <w:p w14:paraId="1620DD0F" w14:textId="77777777" w:rsidR="00636574" w:rsidRPr="00636574" w:rsidRDefault="00636574" w:rsidP="00636574">
      <w:pPr>
        <w:numPr>
          <w:ilvl w:val="0"/>
          <w:numId w:val="16"/>
        </w:numPr>
        <w:spacing w:before="100" w:beforeAutospacing="1" w:after="100" w:afterAutospacing="1"/>
        <w:jc w:val="both"/>
        <w:rPr>
          <w:rFonts w:ascii="Arial" w:hAnsi="Arial" w:cs="Arial"/>
          <w:sz w:val="22"/>
          <w:szCs w:val="22"/>
          <w:lang w:val="pt-BR"/>
        </w:rPr>
      </w:pPr>
      <w:r w:rsidRPr="00636574">
        <w:rPr>
          <w:rFonts w:ascii="Arial" w:hAnsi="Arial" w:cs="Arial"/>
          <w:sz w:val="22"/>
          <w:szCs w:val="22"/>
          <w:lang w:val="pt-BR"/>
        </w:rPr>
        <w:t xml:space="preserve">Eje temático </w:t>
      </w:r>
      <w:proofErr w:type="spellStart"/>
      <w:r w:rsidRPr="00636574">
        <w:rPr>
          <w:rFonts w:ascii="Arial" w:hAnsi="Arial" w:cs="Arial"/>
          <w:sz w:val="22"/>
          <w:szCs w:val="22"/>
          <w:lang w:val="pt-BR"/>
        </w:rPr>
        <w:t>correspondiente</w:t>
      </w:r>
      <w:proofErr w:type="spellEnd"/>
      <w:r w:rsidRPr="00636574">
        <w:rPr>
          <w:rFonts w:ascii="Arial" w:hAnsi="Arial" w:cs="Arial"/>
          <w:sz w:val="22"/>
          <w:szCs w:val="22"/>
          <w:lang w:val="pt-BR"/>
        </w:rPr>
        <w:t xml:space="preserve"> (WS)</w:t>
      </w:r>
    </w:p>
    <w:p w14:paraId="05CD43A5" w14:textId="38CDB7B4" w:rsidR="00636574" w:rsidRPr="00636574" w:rsidRDefault="00636574" w:rsidP="00636574">
      <w:pPr>
        <w:numPr>
          <w:ilvl w:val="0"/>
          <w:numId w:val="16"/>
        </w:numPr>
        <w:spacing w:before="100" w:beforeAutospacing="1" w:after="100" w:afterAutospacing="1"/>
        <w:jc w:val="both"/>
        <w:rPr>
          <w:rFonts w:ascii="Arial" w:hAnsi="Arial" w:cs="Arial"/>
          <w:sz w:val="22"/>
          <w:szCs w:val="22"/>
          <w:lang w:val="pt-BR"/>
        </w:rPr>
      </w:pPr>
      <w:r w:rsidRPr="00636574">
        <w:rPr>
          <w:rFonts w:ascii="Arial" w:hAnsi="Arial" w:cs="Arial"/>
          <w:sz w:val="22"/>
          <w:szCs w:val="22"/>
          <w:lang w:val="pt-BR"/>
        </w:rPr>
        <w:t xml:space="preserve">Peso porcentual </w:t>
      </w:r>
      <w:r w:rsidR="008E2143">
        <w:rPr>
          <w:rFonts w:ascii="Arial" w:hAnsi="Arial" w:cs="Arial"/>
          <w:sz w:val="22"/>
          <w:szCs w:val="22"/>
          <w:lang w:val="pt-BR"/>
        </w:rPr>
        <w:t>assignado</w:t>
      </w:r>
    </w:p>
    <w:p w14:paraId="4F00661D" w14:textId="15F06FC0" w:rsidR="008E2143" w:rsidRPr="00636574" w:rsidRDefault="008E2143" w:rsidP="008E2143">
      <w:pPr>
        <w:numPr>
          <w:ilvl w:val="0"/>
          <w:numId w:val="16"/>
        </w:numPr>
        <w:spacing w:before="100" w:beforeAutospacing="1" w:after="100" w:afterAutospacing="1"/>
        <w:jc w:val="both"/>
        <w:rPr>
          <w:rFonts w:ascii="Arial" w:hAnsi="Arial" w:cs="Arial"/>
          <w:sz w:val="22"/>
          <w:szCs w:val="22"/>
          <w:lang w:val="pt-BR"/>
        </w:rPr>
      </w:pPr>
      <w:r w:rsidRPr="00636574">
        <w:rPr>
          <w:rFonts w:ascii="Arial" w:hAnsi="Arial" w:cs="Arial"/>
          <w:sz w:val="22"/>
          <w:szCs w:val="22"/>
          <w:lang w:val="pt-BR"/>
        </w:rPr>
        <w:t>Código de la pregunta</w:t>
      </w:r>
    </w:p>
    <w:p w14:paraId="6DCB82DE" w14:textId="77777777" w:rsidR="008E2143" w:rsidRDefault="008E2143" w:rsidP="00636574">
      <w:pPr>
        <w:spacing w:before="100" w:beforeAutospacing="1" w:after="100" w:afterAutospacing="1"/>
        <w:ind w:left="720"/>
        <w:jc w:val="both"/>
        <w:rPr>
          <w:rFonts w:ascii="Arial" w:hAnsi="Arial" w:cs="Arial"/>
          <w:sz w:val="22"/>
          <w:szCs w:val="22"/>
          <w:lang w:val="es-ES"/>
        </w:rPr>
      </w:pPr>
    </w:p>
    <w:p w14:paraId="49CBEF0B" w14:textId="77777777" w:rsidR="008E2143" w:rsidRDefault="008E2143" w:rsidP="00636574">
      <w:pPr>
        <w:spacing w:before="100" w:beforeAutospacing="1" w:after="100" w:afterAutospacing="1"/>
        <w:ind w:left="720"/>
        <w:jc w:val="both"/>
        <w:rPr>
          <w:rFonts w:ascii="Arial" w:hAnsi="Arial" w:cs="Arial"/>
          <w:sz w:val="22"/>
          <w:szCs w:val="22"/>
          <w:lang w:val="es-ES"/>
        </w:rPr>
      </w:pPr>
    </w:p>
    <w:p w14:paraId="4F01A9F3" w14:textId="77777777" w:rsidR="00550040" w:rsidRDefault="00550040" w:rsidP="00636574">
      <w:pPr>
        <w:spacing w:before="100" w:beforeAutospacing="1" w:after="100" w:afterAutospacing="1"/>
        <w:ind w:left="720"/>
        <w:jc w:val="both"/>
        <w:rPr>
          <w:rFonts w:ascii="Arial" w:hAnsi="Arial" w:cs="Arial"/>
          <w:sz w:val="22"/>
          <w:szCs w:val="22"/>
          <w:lang w:val="es-ES"/>
        </w:rPr>
      </w:pPr>
    </w:p>
    <w:p w14:paraId="69D3B6C8" w14:textId="77777777" w:rsidR="008E2143" w:rsidRDefault="008E2143" w:rsidP="00636574">
      <w:pPr>
        <w:spacing w:before="100" w:beforeAutospacing="1" w:after="100" w:afterAutospacing="1"/>
        <w:ind w:left="720"/>
        <w:jc w:val="both"/>
        <w:rPr>
          <w:rFonts w:ascii="Arial" w:hAnsi="Arial" w:cs="Arial"/>
          <w:sz w:val="22"/>
          <w:szCs w:val="22"/>
          <w:lang w:val="es-ES"/>
        </w:rPr>
      </w:pPr>
    </w:p>
    <w:p w14:paraId="0488DD45" w14:textId="77777777" w:rsidR="008E2143" w:rsidRDefault="008E2143" w:rsidP="00636574">
      <w:pPr>
        <w:spacing w:before="100" w:beforeAutospacing="1" w:after="100" w:afterAutospacing="1"/>
        <w:ind w:left="720"/>
        <w:jc w:val="both"/>
        <w:rPr>
          <w:rFonts w:ascii="Arial" w:hAnsi="Arial" w:cs="Arial"/>
          <w:sz w:val="22"/>
          <w:szCs w:val="22"/>
          <w:lang w:val="es-ES"/>
        </w:rPr>
      </w:pPr>
    </w:p>
    <w:p w14:paraId="5922699E" w14:textId="77777777" w:rsidR="008E2143" w:rsidRDefault="008E2143" w:rsidP="00636574">
      <w:pPr>
        <w:spacing w:before="100" w:beforeAutospacing="1" w:after="100" w:afterAutospacing="1"/>
        <w:ind w:left="720"/>
        <w:jc w:val="both"/>
        <w:rPr>
          <w:rFonts w:ascii="Arial" w:hAnsi="Arial" w:cs="Arial"/>
          <w:sz w:val="22"/>
          <w:szCs w:val="22"/>
          <w:lang w:val="es-ES"/>
        </w:rPr>
      </w:pPr>
    </w:p>
    <w:p w14:paraId="218088B5" w14:textId="77777777" w:rsidR="008E2143" w:rsidRDefault="008E2143" w:rsidP="00636574">
      <w:pPr>
        <w:spacing w:before="100" w:beforeAutospacing="1" w:after="100" w:afterAutospacing="1"/>
        <w:ind w:left="720"/>
        <w:jc w:val="both"/>
        <w:rPr>
          <w:rFonts w:ascii="Arial" w:hAnsi="Arial" w:cs="Arial"/>
          <w:sz w:val="22"/>
          <w:szCs w:val="22"/>
          <w:lang w:val="es-ES"/>
        </w:rPr>
      </w:pPr>
    </w:p>
    <w:p w14:paraId="25B6FEE3" w14:textId="77777777" w:rsidR="00E279BA" w:rsidRDefault="00E279BA" w:rsidP="009524F3">
      <w:pPr>
        <w:spacing w:before="100" w:beforeAutospacing="1" w:after="100" w:afterAutospacing="1"/>
        <w:ind w:left="720"/>
        <w:jc w:val="both"/>
        <w:rPr>
          <w:rFonts w:ascii="Arial" w:hAnsi="Arial" w:cs="Arial"/>
          <w:sz w:val="22"/>
          <w:szCs w:val="22"/>
          <w:lang w:val="es-ES"/>
        </w:rPr>
        <w:sectPr w:rsidR="00E279BA" w:rsidSect="000740B4">
          <w:type w:val="continuous"/>
          <w:pgSz w:w="11900" w:h="16840"/>
          <w:pgMar w:top="1134" w:right="680" w:bottom="964" w:left="851" w:header="680" w:footer="567" w:gutter="0"/>
          <w:cols w:num="2" w:space="403"/>
          <w:docGrid w:linePitch="360"/>
        </w:sectPr>
      </w:pPr>
    </w:p>
    <w:tbl>
      <w:tblPr>
        <w:tblW w:w="856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0"/>
        <w:gridCol w:w="1496"/>
        <w:gridCol w:w="3759"/>
        <w:gridCol w:w="1064"/>
        <w:gridCol w:w="976"/>
      </w:tblGrid>
      <w:tr w:rsidR="00B443CE" w:rsidRPr="00395FB2" w14:paraId="60B40D2D" w14:textId="77777777" w:rsidTr="008B1823">
        <w:trPr>
          <w:trHeight w:val="300"/>
          <w:jc w:val="center"/>
        </w:trPr>
        <w:tc>
          <w:tcPr>
            <w:tcW w:w="127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1A49BC02"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b/>
                <w:bCs/>
                <w:sz w:val="18"/>
                <w:szCs w:val="18"/>
                <w:lang w:val="pt-BR" w:eastAsia="pt-BR"/>
              </w:rPr>
              <w:t>WS</w:t>
            </w:r>
            <w:r w:rsidRPr="00395FB2">
              <w:rPr>
                <w:rFonts w:ascii="Arial" w:eastAsia="Times New Roman" w:hAnsi="Arial" w:cs="Arial"/>
                <w:sz w:val="18"/>
                <w:szCs w:val="18"/>
                <w:lang w:val="pt-BR" w:eastAsia="pt-BR"/>
              </w:rPr>
              <w:t> </w:t>
            </w:r>
          </w:p>
        </w:tc>
        <w:tc>
          <w:tcPr>
            <w:tcW w:w="151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19BE6B13"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b/>
                <w:bCs/>
                <w:sz w:val="18"/>
                <w:szCs w:val="18"/>
                <w:lang w:val="en-CA" w:eastAsia="pt-BR"/>
              </w:rPr>
              <w:t>Tema</w:t>
            </w:r>
            <w:r w:rsidRPr="00395FB2">
              <w:rPr>
                <w:rFonts w:ascii="Arial" w:eastAsia="Times New Roman" w:hAnsi="Arial" w:cs="Arial"/>
                <w:sz w:val="18"/>
                <w:szCs w:val="18"/>
                <w:lang w:val="pt-BR" w:eastAsia="pt-BR"/>
              </w:rPr>
              <w:t> </w:t>
            </w:r>
          </w:p>
        </w:tc>
        <w:tc>
          <w:tcPr>
            <w:tcW w:w="388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391E8348"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b/>
                <w:bCs/>
                <w:sz w:val="18"/>
                <w:szCs w:val="18"/>
                <w:lang w:val="pt-BR" w:eastAsia="pt-BR"/>
              </w:rPr>
              <w:t>Código</w:t>
            </w:r>
            <w:r w:rsidRPr="00395FB2">
              <w:rPr>
                <w:rFonts w:ascii="Arial" w:eastAsia="Times New Roman" w:hAnsi="Arial" w:cs="Arial"/>
                <w:sz w:val="18"/>
                <w:szCs w:val="18"/>
                <w:lang w:val="pt-BR"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629F30A7"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b/>
                <w:bCs/>
                <w:sz w:val="18"/>
                <w:szCs w:val="18"/>
                <w:lang w:val="pt-BR" w:eastAsia="pt-BR"/>
              </w:rPr>
              <w:t>Peso (%)</w:t>
            </w:r>
            <w:r w:rsidRPr="00395FB2">
              <w:rPr>
                <w:rFonts w:ascii="Arial" w:eastAsia="Times New Roman" w:hAnsi="Arial" w:cs="Arial"/>
                <w:sz w:val="18"/>
                <w:szCs w:val="18"/>
                <w:lang w:val="pt-BR" w:eastAsia="pt-BR"/>
              </w:rPr>
              <w:t> </w:t>
            </w:r>
          </w:p>
        </w:tc>
        <w:tc>
          <w:tcPr>
            <w:tcW w:w="763"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101A6C29"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b/>
                <w:bCs/>
                <w:sz w:val="18"/>
                <w:szCs w:val="18"/>
                <w:lang w:val="en-CA" w:eastAsia="pt-BR"/>
              </w:rPr>
              <w:t>Respuesta</w:t>
            </w:r>
            <w:r w:rsidRPr="00395FB2">
              <w:rPr>
                <w:rFonts w:ascii="Arial" w:eastAsia="Times New Roman" w:hAnsi="Arial" w:cs="Arial"/>
                <w:sz w:val="18"/>
                <w:szCs w:val="18"/>
                <w:lang w:val="pt-BR" w:eastAsia="pt-BR"/>
              </w:rPr>
              <w:t> </w:t>
            </w:r>
          </w:p>
        </w:tc>
      </w:tr>
      <w:tr w:rsidR="00395FB2" w:rsidRPr="00395FB2" w14:paraId="69BBF8F5" w14:textId="77777777" w:rsidTr="008B1823">
        <w:trPr>
          <w:trHeight w:val="300"/>
          <w:jc w:val="center"/>
        </w:trPr>
        <w:tc>
          <w:tcPr>
            <w:tcW w:w="8565" w:type="dxa"/>
            <w:gridSpan w:val="5"/>
            <w:tcBorders>
              <w:top w:val="single" w:sz="6" w:space="0" w:color="auto"/>
              <w:left w:val="single" w:sz="6" w:space="0" w:color="auto"/>
              <w:bottom w:val="single" w:sz="6" w:space="0" w:color="auto"/>
              <w:right w:val="single" w:sz="6" w:space="0" w:color="auto"/>
            </w:tcBorders>
            <w:vAlign w:val="center"/>
            <w:hideMark/>
          </w:tcPr>
          <w:p w14:paraId="766A5E99" w14:textId="77777777" w:rsidR="00395FB2" w:rsidRPr="00395FB2" w:rsidRDefault="00395FB2" w:rsidP="00395FB2">
            <w:pPr>
              <w:jc w:val="both"/>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Tipo de TSF  </w:t>
            </w:r>
          </w:p>
        </w:tc>
      </w:tr>
      <w:tr w:rsidR="00B443CE" w:rsidRPr="00395FB2" w14:paraId="0F0C1F37" w14:textId="77777777" w:rsidTr="008B1823">
        <w:trPr>
          <w:trHeight w:val="300"/>
          <w:jc w:val="center"/>
        </w:trPr>
        <w:tc>
          <w:tcPr>
            <w:tcW w:w="1275" w:type="dxa"/>
            <w:vMerge w:val="restart"/>
            <w:tcBorders>
              <w:top w:val="single" w:sz="6" w:space="0" w:color="auto"/>
              <w:left w:val="single" w:sz="6" w:space="0" w:color="auto"/>
              <w:bottom w:val="single" w:sz="6" w:space="0" w:color="auto"/>
              <w:right w:val="single" w:sz="6" w:space="0" w:color="auto"/>
            </w:tcBorders>
            <w:vAlign w:val="center"/>
            <w:hideMark/>
          </w:tcPr>
          <w:p w14:paraId="6B4AC610" w14:textId="77777777" w:rsidR="00395FB2" w:rsidRPr="00395FB2" w:rsidRDefault="00395FB2" w:rsidP="00395FB2">
            <w:pPr>
              <w:textAlignment w:val="baseline"/>
              <w:rPr>
                <w:rFonts w:ascii="Segoe UI" w:eastAsia="Times New Roman" w:hAnsi="Segoe UI" w:cs="Segoe UI"/>
                <w:sz w:val="18"/>
                <w:szCs w:val="18"/>
                <w:lang w:val="en-US" w:eastAsia="pt-BR"/>
              </w:rPr>
            </w:pPr>
            <w:r w:rsidRPr="00395FB2">
              <w:rPr>
                <w:rFonts w:ascii="Arial" w:eastAsia="Times New Roman" w:hAnsi="Arial" w:cs="Arial"/>
                <w:sz w:val="18"/>
                <w:szCs w:val="18"/>
                <w:lang w:val="en-CA" w:eastAsia="pt-BR"/>
              </w:rPr>
              <w:t>WS1- </w:t>
            </w:r>
            <w:r w:rsidRPr="00395FB2">
              <w:rPr>
                <w:rFonts w:ascii="Arial" w:eastAsia="Times New Roman" w:hAnsi="Arial" w:cs="Arial"/>
                <w:sz w:val="18"/>
                <w:szCs w:val="18"/>
                <w:lang w:val="en-US" w:eastAsia="pt-BR"/>
              </w:rPr>
              <w:t> </w:t>
            </w:r>
          </w:p>
          <w:p w14:paraId="2E9D45B4" w14:textId="77777777" w:rsidR="00395FB2" w:rsidRPr="00395FB2" w:rsidRDefault="00395FB2" w:rsidP="00395FB2">
            <w:pPr>
              <w:textAlignment w:val="baseline"/>
              <w:rPr>
                <w:rFonts w:ascii="Segoe UI" w:eastAsia="Times New Roman" w:hAnsi="Segoe UI" w:cs="Segoe UI"/>
                <w:sz w:val="18"/>
                <w:szCs w:val="18"/>
                <w:lang w:val="en-US" w:eastAsia="pt-BR"/>
              </w:rPr>
            </w:pPr>
            <w:r w:rsidRPr="00395FB2">
              <w:rPr>
                <w:rFonts w:ascii="Arial" w:eastAsia="Times New Roman" w:hAnsi="Arial" w:cs="Arial"/>
                <w:b/>
                <w:bCs/>
                <w:sz w:val="18"/>
                <w:szCs w:val="18"/>
                <w:lang w:val="en-US" w:eastAsia="pt-BR"/>
              </w:rPr>
              <w:t>Innovation &amp; Technologies</w:t>
            </w:r>
            <w:r w:rsidRPr="00395FB2">
              <w:rPr>
                <w:rFonts w:ascii="Arial" w:eastAsia="Times New Roman" w:hAnsi="Arial" w:cs="Arial"/>
                <w:sz w:val="18"/>
                <w:szCs w:val="18"/>
                <w:lang w:val="en-US" w:eastAsia="pt-BR"/>
              </w:rPr>
              <w:t> </w:t>
            </w:r>
          </w:p>
          <w:p w14:paraId="6287E7D3" w14:textId="77777777" w:rsidR="00395FB2" w:rsidRPr="00395FB2" w:rsidRDefault="00395FB2" w:rsidP="00395FB2">
            <w:pPr>
              <w:textAlignment w:val="baseline"/>
              <w:rPr>
                <w:rFonts w:ascii="Segoe UI" w:eastAsia="Times New Roman" w:hAnsi="Segoe UI" w:cs="Segoe UI"/>
                <w:sz w:val="18"/>
                <w:szCs w:val="18"/>
                <w:lang w:val="en-US" w:eastAsia="pt-BR"/>
              </w:rPr>
            </w:pPr>
            <w:r w:rsidRPr="00395FB2">
              <w:rPr>
                <w:rFonts w:ascii="Arial" w:eastAsia="Times New Roman" w:hAnsi="Arial" w:cs="Arial"/>
                <w:b/>
                <w:bCs/>
                <w:sz w:val="18"/>
                <w:szCs w:val="18"/>
                <w:lang w:val="en-US" w:eastAsia="pt-BR"/>
              </w:rPr>
              <w:t>for Tailings Removal &amp; Thickening</w:t>
            </w:r>
            <w:r w:rsidRPr="00395FB2">
              <w:rPr>
                <w:rFonts w:ascii="Arial" w:eastAsia="Times New Roman" w:hAnsi="Arial" w:cs="Arial"/>
                <w:sz w:val="18"/>
                <w:szCs w:val="18"/>
                <w:lang w:val="en-US" w:eastAsia="pt-BR"/>
              </w:rPr>
              <w:t> </w:t>
            </w:r>
          </w:p>
        </w:tc>
        <w:tc>
          <w:tcPr>
            <w:tcW w:w="1515"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12D576E7"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 xml:space="preserve">1.1 </w:t>
            </w:r>
            <w:proofErr w:type="spellStart"/>
            <w:r w:rsidRPr="00395FB2">
              <w:rPr>
                <w:rFonts w:ascii="Arial" w:eastAsia="Times New Roman" w:hAnsi="Arial" w:cs="Arial"/>
                <w:sz w:val="18"/>
                <w:szCs w:val="18"/>
                <w:lang w:eastAsia="pt-BR"/>
              </w:rPr>
              <w:t>Tecnología</w:t>
            </w:r>
            <w:proofErr w:type="spellEnd"/>
            <w:r w:rsidRPr="00395FB2">
              <w:rPr>
                <w:rFonts w:ascii="Arial" w:eastAsia="Times New Roman" w:hAnsi="Arial" w:cs="Arial"/>
                <w:sz w:val="18"/>
                <w:szCs w:val="18"/>
                <w:lang w:eastAsia="pt-BR"/>
              </w:rPr>
              <w:t xml:space="preserve"> de </w:t>
            </w:r>
            <w:proofErr w:type="spellStart"/>
            <w:r w:rsidRPr="00395FB2">
              <w:rPr>
                <w:rFonts w:ascii="Arial" w:eastAsia="Times New Roman" w:hAnsi="Arial" w:cs="Arial"/>
                <w:sz w:val="18"/>
                <w:szCs w:val="18"/>
                <w:lang w:eastAsia="pt-BR"/>
              </w:rPr>
              <w:t>Desaguado</w:t>
            </w:r>
            <w:proofErr w:type="spellEnd"/>
            <w:r w:rsidRPr="00395FB2">
              <w:rPr>
                <w:rFonts w:ascii="Arial" w:eastAsia="Times New Roman" w:hAnsi="Arial" w:cs="Arial"/>
                <w:sz w:val="18"/>
                <w:szCs w:val="18"/>
                <w:lang w:eastAsia="pt-BR"/>
              </w:rPr>
              <w:t xml:space="preserve"> (</w:t>
            </w:r>
            <w:proofErr w:type="spellStart"/>
            <w:r w:rsidRPr="00395FB2">
              <w:rPr>
                <w:rFonts w:ascii="Arial" w:eastAsia="Times New Roman" w:hAnsi="Arial" w:cs="Arial"/>
                <w:sz w:val="18"/>
                <w:szCs w:val="18"/>
                <w:lang w:eastAsia="pt-BR"/>
              </w:rPr>
              <w:t>Filtro</w:t>
            </w:r>
            <w:proofErr w:type="spellEnd"/>
            <w:r w:rsidRPr="00395FB2">
              <w:rPr>
                <w:rFonts w:ascii="Arial" w:eastAsia="Times New Roman" w:hAnsi="Arial" w:cs="Arial"/>
                <w:sz w:val="18"/>
                <w:szCs w:val="18"/>
                <w:lang w:eastAsia="pt-BR"/>
              </w:rPr>
              <w:t xml:space="preserve"> </w:t>
            </w:r>
            <w:proofErr w:type="spellStart"/>
            <w:r w:rsidRPr="00395FB2">
              <w:rPr>
                <w:rFonts w:ascii="Arial" w:eastAsia="Times New Roman" w:hAnsi="Arial" w:cs="Arial"/>
                <w:sz w:val="18"/>
                <w:szCs w:val="18"/>
                <w:lang w:eastAsia="pt-BR"/>
              </w:rPr>
              <w:t>Prensa</w:t>
            </w:r>
            <w:proofErr w:type="spellEnd"/>
            <w:r w:rsidRPr="00395FB2">
              <w:rPr>
                <w:rFonts w:ascii="Arial" w:eastAsia="Times New Roman" w:hAnsi="Arial" w:cs="Arial"/>
                <w:sz w:val="18"/>
                <w:szCs w:val="18"/>
                <w:lang w:eastAsia="pt-BR"/>
              </w:rPr>
              <w:t>)</w:t>
            </w:r>
            <w:r w:rsidRPr="00395FB2">
              <w:rPr>
                <w:rFonts w:ascii="Arial" w:eastAsia="Times New Roman" w:hAnsi="Arial" w:cs="Arial"/>
                <w:sz w:val="18"/>
                <w:szCs w:val="18"/>
                <w:lang w:val="pt-BR"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223F28F4"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1.1.1 ¿Cómo se alinea la tecnología de desaguada propuesta con los objetivos de eficiencia, sostenibilidad y costos del proyecto, considerando su nivel actual de madurez tecnológica (</w:t>
            </w:r>
            <w:proofErr w:type="spellStart"/>
            <w:r w:rsidRPr="00395FB2">
              <w:rPr>
                <w:rFonts w:ascii="Arial" w:eastAsia="Times New Roman" w:hAnsi="Arial" w:cs="Arial"/>
                <w:sz w:val="18"/>
                <w:szCs w:val="18"/>
                <w:lang w:val="es-ES" w:eastAsia="pt-BR"/>
              </w:rPr>
              <w:t>Technology</w:t>
            </w:r>
            <w:proofErr w:type="spellEnd"/>
            <w:r w:rsidRPr="00395FB2">
              <w:rPr>
                <w:rFonts w:ascii="Arial" w:eastAsia="Times New Roman" w:hAnsi="Arial" w:cs="Arial"/>
                <w:sz w:val="18"/>
                <w:szCs w:val="18"/>
                <w:lang w:val="es-ES" w:eastAsia="pt-BR"/>
              </w:rPr>
              <w:t xml:space="preserve"> </w:t>
            </w:r>
            <w:proofErr w:type="spellStart"/>
            <w:r w:rsidRPr="00395FB2">
              <w:rPr>
                <w:rFonts w:ascii="Arial" w:eastAsia="Times New Roman" w:hAnsi="Arial" w:cs="Arial"/>
                <w:sz w:val="18"/>
                <w:szCs w:val="18"/>
                <w:lang w:val="es-ES" w:eastAsia="pt-BR"/>
              </w:rPr>
              <w:t>Readiness</w:t>
            </w:r>
            <w:proofErr w:type="spellEnd"/>
            <w:r w:rsidRPr="00395FB2">
              <w:rPr>
                <w:rFonts w:ascii="Arial" w:eastAsia="Times New Roman" w:hAnsi="Arial" w:cs="Arial"/>
                <w:sz w:val="18"/>
                <w:szCs w:val="18"/>
                <w:lang w:val="es-ES" w:eastAsia="pt-BR"/>
              </w:rPr>
              <w:t xml:space="preserve"> </w:t>
            </w:r>
            <w:proofErr w:type="spellStart"/>
            <w:r w:rsidRPr="00395FB2">
              <w:rPr>
                <w:rFonts w:ascii="Arial" w:eastAsia="Times New Roman" w:hAnsi="Arial" w:cs="Arial"/>
                <w:sz w:val="18"/>
                <w:szCs w:val="18"/>
                <w:lang w:val="es-ES" w:eastAsia="pt-BR"/>
              </w:rPr>
              <w:t>Level</w:t>
            </w:r>
            <w:proofErr w:type="spellEnd"/>
            <w:r w:rsidRPr="00395FB2">
              <w:rPr>
                <w:rFonts w:ascii="Arial" w:eastAsia="Times New Roman" w:hAnsi="Arial" w:cs="Arial"/>
                <w:sz w:val="18"/>
                <w:szCs w:val="18"/>
                <w:lang w:val="es-ES" w:eastAsia="pt-BR"/>
              </w:rPr>
              <w:t xml:space="preserve"> - TRL)?</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6C12D27C"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60 </w:t>
            </w:r>
          </w:p>
        </w:tc>
        <w:tc>
          <w:tcPr>
            <w:tcW w:w="763" w:type="dxa"/>
            <w:tcBorders>
              <w:top w:val="single" w:sz="6" w:space="0" w:color="auto"/>
              <w:left w:val="single" w:sz="6" w:space="0" w:color="auto"/>
              <w:bottom w:val="single" w:sz="6" w:space="0" w:color="auto"/>
              <w:right w:val="single" w:sz="6" w:space="0" w:color="auto"/>
            </w:tcBorders>
            <w:shd w:val="clear" w:color="auto" w:fill="96DEB7"/>
            <w:vAlign w:val="center"/>
            <w:hideMark/>
          </w:tcPr>
          <w:p w14:paraId="2921C194"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Roboto" w:eastAsia="Times New Roman" w:hAnsi="Roboto" w:cs="Segoe UI"/>
                <w:sz w:val="18"/>
                <w:szCs w:val="18"/>
                <w:lang w:val="pt-BR" w:eastAsia="pt-BR"/>
              </w:rPr>
              <w:t> </w:t>
            </w:r>
            <w:r w:rsidRPr="00395FB2">
              <w:rPr>
                <w:rFonts w:ascii="Roboto" w:eastAsia="Times New Roman" w:hAnsi="Roboto" w:cs="Segoe UI"/>
                <w:sz w:val="18"/>
                <w:szCs w:val="18"/>
                <w:lang w:val="pt-BR" w:eastAsia="pt-BR"/>
              </w:rPr>
              <w:br/>
            </w:r>
            <w:r w:rsidRPr="00395FB2">
              <w:rPr>
                <w:rFonts w:ascii="Arial" w:eastAsia="Times New Roman" w:hAnsi="Arial" w:cs="Arial"/>
                <w:sz w:val="18"/>
                <w:szCs w:val="18"/>
                <w:lang w:val="pt-BR" w:eastAsia="pt-BR"/>
              </w:rPr>
              <w:t>3 </w:t>
            </w:r>
          </w:p>
        </w:tc>
      </w:tr>
      <w:tr w:rsidR="00B443CE" w:rsidRPr="00395FB2" w14:paraId="6C718042"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F16294A"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03AF171"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204D7C08"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1.1.2 ¿Cuál es el nivel actual de aplicación e impacto de las tecnologías de desaguado de relaves en la industria minera global, considerando aspectos geográficos, regulatorios y operativos?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579BFBAC"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40 </w:t>
            </w:r>
          </w:p>
        </w:tc>
        <w:tc>
          <w:tcPr>
            <w:tcW w:w="763" w:type="dxa"/>
            <w:tcBorders>
              <w:top w:val="single" w:sz="6" w:space="0" w:color="auto"/>
              <w:left w:val="single" w:sz="6" w:space="0" w:color="auto"/>
              <w:bottom w:val="single" w:sz="6" w:space="0" w:color="auto"/>
              <w:right w:val="single" w:sz="6" w:space="0" w:color="auto"/>
            </w:tcBorders>
            <w:shd w:val="clear" w:color="auto" w:fill="7FD7A7"/>
            <w:vAlign w:val="center"/>
            <w:hideMark/>
          </w:tcPr>
          <w:p w14:paraId="1612DB3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3 </w:t>
            </w:r>
          </w:p>
        </w:tc>
      </w:tr>
      <w:tr w:rsidR="00B443CE" w:rsidRPr="00395FB2" w14:paraId="0AB232FE"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95260A8"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4852F076"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 xml:space="preserve">1.2 </w:t>
            </w:r>
            <w:proofErr w:type="spellStart"/>
            <w:r w:rsidRPr="00395FB2">
              <w:rPr>
                <w:rFonts w:ascii="Arial" w:eastAsia="Times New Roman" w:hAnsi="Arial" w:cs="Arial"/>
                <w:sz w:val="18"/>
                <w:szCs w:val="18"/>
                <w:lang w:eastAsia="pt-BR"/>
              </w:rPr>
              <w:t>Tecnología</w:t>
            </w:r>
            <w:proofErr w:type="spellEnd"/>
            <w:r w:rsidRPr="00395FB2">
              <w:rPr>
                <w:rFonts w:ascii="Arial" w:eastAsia="Times New Roman" w:hAnsi="Arial" w:cs="Arial"/>
                <w:sz w:val="18"/>
                <w:szCs w:val="18"/>
                <w:lang w:eastAsia="pt-BR"/>
              </w:rPr>
              <w:t xml:space="preserve"> de </w:t>
            </w:r>
            <w:proofErr w:type="spellStart"/>
            <w:r w:rsidRPr="00395FB2">
              <w:rPr>
                <w:rFonts w:ascii="Arial" w:eastAsia="Times New Roman" w:hAnsi="Arial" w:cs="Arial"/>
                <w:sz w:val="18"/>
                <w:szCs w:val="18"/>
                <w:lang w:eastAsia="pt-BR"/>
              </w:rPr>
              <w:t>Desaguado</w:t>
            </w:r>
            <w:proofErr w:type="spellEnd"/>
            <w:r w:rsidRPr="00395FB2">
              <w:rPr>
                <w:rFonts w:ascii="Arial" w:eastAsia="Times New Roman" w:hAnsi="Arial" w:cs="Arial"/>
                <w:sz w:val="18"/>
                <w:szCs w:val="18"/>
                <w:lang w:eastAsia="pt-BR"/>
              </w:rPr>
              <w:t xml:space="preserve"> (</w:t>
            </w:r>
            <w:proofErr w:type="spellStart"/>
            <w:r w:rsidRPr="00395FB2">
              <w:rPr>
                <w:rFonts w:ascii="Arial" w:eastAsia="Times New Roman" w:hAnsi="Arial" w:cs="Arial"/>
                <w:sz w:val="18"/>
                <w:szCs w:val="18"/>
                <w:lang w:eastAsia="pt-BR"/>
              </w:rPr>
              <w:t>Filtro</w:t>
            </w:r>
            <w:proofErr w:type="spellEnd"/>
            <w:r w:rsidRPr="00395FB2">
              <w:rPr>
                <w:rFonts w:ascii="Arial" w:eastAsia="Times New Roman" w:hAnsi="Arial" w:cs="Arial"/>
                <w:sz w:val="18"/>
                <w:szCs w:val="18"/>
                <w:lang w:eastAsia="pt-BR"/>
              </w:rPr>
              <w:t xml:space="preserve"> de Disco)</w:t>
            </w:r>
            <w:r w:rsidRPr="00395FB2">
              <w:rPr>
                <w:rFonts w:ascii="Arial" w:eastAsia="Times New Roman" w:hAnsi="Arial" w:cs="Arial"/>
                <w:sz w:val="18"/>
                <w:szCs w:val="18"/>
                <w:lang w:val="pt-BR"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30DFBA22"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1.2.1 ¿Cómo se alinea la tecnología de desaguada propuesta con los objetivos de eficiencia, sostenibilidad y costos del proyecto, considerando su nivel actual de madurez tecnológica (</w:t>
            </w:r>
            <w:proofErr w:type="spellStart"/>
            <w:r w:rsidRPr="00395FB2">
              <w:rPr>
                <w:rFonts w:ascii="Arial" w:eastAsia="Times New Roman" w:hAnsi="Arial" w:cs="Arial"/>
                <w:sz w:val="18"/>
                <w:szCs w:val="18"/>
                <w:lang w:val="es-ES" w:eastAsia="pt-BR"/>
              </w:rPr>
              <w:t>Technology</w:t>
            </w:r>
            <w:proofErr w:type="spellEnd"/>
            <w:r w:rsidRPr="00395FB2">
              <w:rPr>
                <w:rFonts w:ascii="Arial" w:eastAsia="Times New Roman" w:hAnsi="Arial" w:cs="Arial"/>
                <w:sz w:val="18"/>
                <w:szCs w:val="18"/>
                <w:lang w:val="es-ES" w:eastAsia="pt-BR"/>
              </w:rPr>
              <w:t xml:space="preserve"> </w:t>
            </w:r>
            <w:proofErr w:type="spellStart"/>
            <w:r w:rsidRPr="00395FB2">
              <w:rPr>
                <w:rFonts w:ascii="Arial" w:eastAsia="Times New Roman" w:hAnsi="Arial" w:cs="Arial"/>
                <w:sz w:val="18"/>
                <w:szCs w:val="18"/>
                <w:lang w:val="es-ES" w:eastAsia="pt-BR"/>
              </w:rPr>
              <w:t>Readiness</w:t>
            </w:r>
            <w:proofErr w:type="spellEnd"/>
            <w:r w:rsidRPr="00395FB2">
              <w:rPr>
                <w:rFonts w:ascii="Arial" w:eastAsia="Times New Roman" w:hAnsi="Arial" w:cs="Arial"/>
                <w:sz w:val="18"/>
                <w:szCs w:val="18"/>
                <w:lang w:val="es-ES" w:eastAsia="pt-BR"/>
              </w:rPr>
              <w:t xml:space="preserve"> </w:t>
            </w:r>
            <w:proofErr w:type="spellStart"/>
            <w:r w:rsidRPr="00395FB2">
              <w:rPr>
                <w:rFonts w:ascii="Arial" w:eastAsia="Times New Roman" w:hAnsi="Arial" w:cs="Arial"/>
                <w:sz w:val="18"/>
                <w:szCs w:val="18"/>
                <w:lang w:val="es-ES" w:eastAsia="pt-BR"/>
              </w:rPr>
              <w:t>Level</w:t>
            </w:r>
            <w:proofErr w:type="spellEnd"/>
            <w:r w:rsidRPr="00395FB2">
              <w:rPr>
                <w:rFonts w:ascii="Arial" w:eastAsia="Times New Roman" w:hAnsi="Arial" w:cs="Arial"/>
                <w:sz w:val="18"/>
                <w:szCs w:val="18"/>
                <w:lang w:val="es-ES" w:eastAsia="pt-BR"/>
              </w:rPr>
              <w:t xml:space="preserve"> - TRL)?</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11F466F9"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60 </w:t>
            </w:r>
          </w:p>
        </w:tc>
        <w:tc>
          <w:tcPr>
            <w:tcW w:w="763"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681F0FE8"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4 </w:t>
            </w:r>
          </w:p>
        </w:tc>
      </w:tr>
      <w:tr w:rsidR="00B443CE" w:rsidRPr="00395FB2" w14:paraId="522A7A4A"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15AE97A"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7BBD7CB"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0C5264EF"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1.2.2 ¿Cuál es el nivel actual de aplicación e impacto de las tecnologías de desaguado de relaves en la industria minera global, considerando aspectos geográficos, regulatorios y operativos?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4FF6E4AA"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40 </w:t>
            </w:r>
          </w:p>
        </w:tc>
        <w:tc>
          <w:tcPr>
            <w:tcW w:w="763"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4DAF1E4E"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4 </w:t>
            </w:r>
          </w:p>
        </w:tc>
      </w:tr>
      <w:tr w:rsidR="00B443CE" w:rsidRPr="00395FB2" w14:paraId="386EE17E"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2A24E90"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67ACB071"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 xml:space="preserve">1.3 </w:t>
            </w:r>
            <w:proofErr w:type="spellStart"/>
            <w:r w:rsidRPr="00395FB2">
              <w:rPr>
                <w:rFonts w:ascii="Arial" w:eastAsia="Times New Roman" w:hAnsi="Arial" w:cs="Arial"/>
                <w:sz w:val="18"/>
                <w:szCs w:val="18"/>
                <w:lang w:eastAsia="pt-BR"/>
              </w:rPr>
              <w:t>Mejoras</w:t>
            </w:r>
            <w:proofErr w:type="spellEnd"/>
            <w:r w:rsidRPr="00395FB2">
              <w:rPr>
                <w:rFonts w:ascii="Arial" w:eastAsia="Times New Roman" w:hAnsi="Arial" w:cs="Arial"/>
                <w:sz w:val="18"/>
                <w:szCs w:val="18"/>
                <w:lang w:eastAsia="pt-BR"/>
              </w:rPr>
              <w:t xml:space="preserve"> en el </w:t>
            </w:r>
            <w:proofErr w:type="spellStart"/>
            <w:r w:rsidRPr="00395FB2">
              <w:rPr>
                <w:rFonts w:ascii="Arial" w:eastAsia="Times New Roman" w:hAnsi="Arial" w:cs="Arial"/>
                <w:sz w:val="18"/>
                <w:szCs w:val="18"/>
                <w:lang w:eastAsia="pt-BR"/>
              </w:rPr>
              <w:t>Proceso</w:t>
            </w:r>
            <w:proofErr w:type="spellEnd"/>
            <w:r w:rsidRPr="00395FB2">
              <w:rPr>
                <w:rFonts w:ascii="Arial" w:eastAsia="Times New Roman" w:hAnsi="Arial" w:cs="Arial"/>
                <w:sz w:val="18"/>
                <w:szCs w:val="18"/>
                <w:lang w:val="pt-BR"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66F9DFDA"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 xml:space="preserve">1.3.1 ¿Cuál es el nivel de conocimiento </w:t>
            </w:r>
            <w:proofErr w:type="spellStart"/>
            <w:r w:rsidRPr="00395FB2">
              <w:rPr>
                <w:rFonts w:ascii="Arial" w:eastAsia="Times New Roman" w:hAnsi="Arial" w:cs="Arial"/>
                <w:sz w:val="18"/>
                <w:szCs w:val="18"/>
                <w:lang w:val="es-ES" w:eastAsia="pt-BR"/>
              </w:rPr>
              <w:t>geometalúrgico</w:t>
            </w:r>
            <w:proofErr w:type="spellEnd"/>
            <w:r w:rsidRPr="00395FB2">
              <w:rPr>
                <w:rFonts w:ascii="Arial" w:eastAsia="Times New Roman" w:hAnsi="Arial" w:cs="Arial"/>
                <w:sz w:val="18"/>
                <w:szCs w:val="18"/>
                <w:lang w:val="es-ES" w:eastAsia="pt-BR"/>
              </w:rPr>
              <w:t xml:space="preserve"> de los relaves que serán desaguados y apilados?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1B0D9141"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20 </w:t>
            </w:r>
          </w:p>
        </w:tc>
        <w:tc>
          <w:tcPr>
            <w:tcW w:w="763" w:type="dxa"/>
            <w:tcBorders>
              <w:top w:val="single" w:sz="6" w:space="0" w:color="auto"/>
              <w:left w:val="single" w:sz="6" w:space="0" w:color="auto"/>
              <w:bottom w:val="single" w:sz="6" w:space="0" w:color="auto"/>
              <w:right w:val="single" w:sz="6" w:space="0" w:color="auto"/>
            </w:tcBorders>
            <w:shd w:val="clear" w:color="auto" w:fill="96DEB7"/>
            <w:vAlign w:val="center"/>
            <w:hideMark/>
          </w:tcPr>
          <w:p w14:paraId="728A2308"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3 </w:t>
            </w:r>
          </w:p>
        </w:tc>
      </w:tr>
      <w:tr w:rsidR="00B443CE" w:rsidRPr="00395FB2" w14:paraId="73185337"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0CD74B8"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503776F"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6109A6D4"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1.3.2 ¿Existen controles de proceso en el activo que garanticen el desempeño óptimo del proceso?</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4A51F41F"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20 </w:t>
            </w:r>
          </w:p>
        </w:tc>
        <w:tc>
          <w:tcPr>
            <w:tcW w:w="763" w:type="dxa"/>
            <w:tcBorders>
              <w:top w:val="single" w:sz="6" w:space="0" w:color="auto"/>
              <w:left w:val="single" w:sz="6" w:space="0" w:color="auto"/>
              <w:bottom w:val="single" w:sz="6" w:space="0" w:color="auto"/>
              <w:right w:val="single" w:sz="6" w:space="0" w:color="auto"/>
            </w:tcBorders>
            <w:shd w:val="clear" w:color="auto" w:fill="7FD7A7"/>
            <w:vAlign w:val="center"/>
            <w:hideMark/>
          </w:tcPr>
          <w:p w14:paraId="450F32B0"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3 </w:t>
            </w:r>
          </w:p>
        </w:tc>
      </w:tr>
      <w:tr w:rsidR="00B443CE" w:rsidRPr="00395FB2" w14:paraId="6A606BE9"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73D578D"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754655B"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5BC1498B"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1.3.3 ¿Cuál es el nivel de viabilidad de tecnologías de separación magnética para el aprovechamiento de los relaves y la optimización del proceso?</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212F5282"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2F7D061E"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79E60967"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018C0A2"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0A2CB6A"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20625CB4"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1.3.4 ¿Cuáles son los posibles impactos que puede generar la tecnología de separación magnética en el proceso de desaguado de relaves?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788B2BE5"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0E1FED7A"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37A93B36"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903BB71"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F3A9DD0"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36C52482"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1.3.5 ¿En qué etapa se encuentra el desarrollo tecnológico para crear nuevos productos (</w:t>
            </w:r>
            <w:proofErr w:type="spellStart"/>
            <w:r w:rsidRPr="00395FB2">
              <w:rPr>
                <w:rFonts w:ascii="Arial" w:eastAsia="Times New Roman" w:hAnsi="Arial" w:cs="Arial"/>
                <w:sz w:val="18"/>
                <w:szCs w:val="18"/>
                <w:lang w:val="es-ES" w:eastAsia="pt-BR"/>
              </w:rPr>
              <w:t>micro-pellets</w:t>
            </w:r>
            <w:proofErr w:type="spellEnd"/>
            <w:r w:rsidRPr="00395FB2">
              <w:rPr>
                <w:rFonts w:ascii="Arial" w:eastAsia="Times New Roman" w:hAnsi="Arial" w:cs="Arial"/>
                <w:sz w:val="18"/>
                <w:szCs w:val="18"/>
                <w:lang w:val="es-ES" w:eastAsia="pt-BR"/>
              </w:rPr>
              <w:t>, extruidos, etc.) a partir del aprovechamiento o reutilización de los relaves, con enfoque en la generación de nuevos productos o mercados?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44165117"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20 </w:t>
            </w:r>
          </w:p>
        </w:tc>
        <w:tc>
          <w:tcPr>
            <w:tcW w:w="763" w:type="dxa"/>
            <w:tcBorders>
              <w:top w:val="single" w:sz="6" w:space="0" w:color="auto"/>
              <w:left w:val="single" w:sz="6" w:space="0" w:color="auto"/>
              <w:bottom w:val="single" w:sz="6" w:space="0" w:color="auto"/>
              <w:right w:val="single" w:sz="6" w:space="0" w:color="auto"/>
            </w:tcBorders>
            <w:shd w:val="clear" w:color="auto" w:fill="FF392F"/>
            <w:vAlign w:val="center"/>
            <w:hideMark/>
          </w:tcPr>
          <w:p w14:paraId="2731AC3C"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r w:rsidR="00B443CE" w:rsidRPr="00395FB2" w14:paraId="4DDF4103"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251500B"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3478B680"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1.4 Tecnología de Remoción de Relaves</w:t>
            </w: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15FE13C2"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 xml:space="preserve">1.4.1 ¿En qué etapa se encuentra el desarrollo de </w:t>
            </w:r>
            <w:proofErr w:type="spellStart"/>
            <w:r w:rsidRPr="00395FB2">
              <w:rPr>
                <w:rFonts w:ascii="Arial" w:eastAsia="Times New Roman" w:hAnsi="Arial" w:cs="Arial"/>
                <w:sz w:val="18"/>
                <w:szCs w:val="18"/>
                <w:lang w:val="es-ES" w:eastAsia="pt-BR"/>
              </w:rPr>
              <w:t>trade-offs</w:t>
            </w:r>
            <w:proofErr w:type="spellEnd"/>
            <w:r w:rsidRPr="00395FB2">
              <w:rPr>
                <w:rFonts w:ascii="Arial" w:eastAsia="Times New Roman" w:hAnsi="Arial" w:cs="Arial"/>
                <w:sz w:val="18"/>
                <w:szCs w:val="18"/>
                <w:lang w:val="es-ES" w:eastAsia="pt-BR"/>
              </w:rPr>
              <w:t xml:space="preserve"> para la tecnología de remoción de relaves (lodos) de las cavidades?</w:t>
            </w:r>
            <w:r w:rsidRPr="00395FB2">
              <w:rPr>
                <w:rFonts w:ascii="Arial" w:eastAsia="Times New Roman" w:hAnsi="Arial" w:cs="Arial"/>
                <w:sz w:val="18"/>
                <w:szCs w:val="18"/>
                <w:lang w:val="es-CL" w:eastAsia="pt-BR"/>
              </w:rPr>
              <w:t> </w:t>
            </w:r>
            <w:r w:rsidRPr="00395FB2">
              <w:rPr>
                <w:rFonts w:ascii="Arial" w:eastAsia="Times New Roman" w:hAnsi="Arial" w:cs="Arial"/>
                <w:sz w:val="18"/>
                <w:szCs w:val="18"/>
                <w:lang w:val="es-CL" w:eastAsia="pt-BR"/>
              </w:rPr>
              <w:br/>
            </w:r>
            <w:r w:rsidRPr="00395FB2">
              <w:rPr>
                <w:rFonts w:ascii="Arial" w:eastAsia="Times New Roman" w:hAnsi="Arial" w:cs="Arial"/>
                <w:sz w:val="18"/>
                <w:szCs w:val="18"/>
                <w:lang w:val="es-ES" w:eastAsia="pt-BR"/>
              </w:rPr>
              <w:t>¿Cuál es el nivel actual de aplicación de la tecnología de remoción/reaprovechamiento de relaves alineada con el Plan de Negocios del activo?</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4F48C959"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36614D4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5B099F54"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8CDF938"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0DE86C0"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53E4506F"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 xml:space="preserve">1.4.2 ¿En qué etapa se encuentra el desarrollo de </w:t>
            </w:r>
            <w:proofErr w:type="spellStart"/>
            <w:r w:rsidRPr="00395FB2">
              <w:rPr>
                <w:rFonts w:ascii="Arial" w:eastAsia="Times New Roman" w:hAnsi="Arial" w:cs="Arial"/>
                <w:sz w:val="18"/>
                <w:szCs w:val="18"/>
                <w:lang w:val="es-ES" w:eastAsia="pt-BR"/>
              </w:rPr>
              <w:t>trade-offs</w:t>
            </w:r>
            <w:proofErr w:type="spellEnd"/>
            <w:r w:rsidRPr="00395FB2">
              <w:rPr>
                <w:rFonts w:ascii="Arial" w:eastAsia="Times New Roman" w:hAnsi="Arial" w:cs="Arial"/>
                <w:sz w:val="18"/>
                <w:szCs w:val="18"/>
                <w:lang w:val="es-ES" w:eastAsia="pt-BR"/>
              </w:rPr>
              <w:t xml:space="preserve"> para la tecnología de remoción de relaves (lodos) de las cavidades?</w:t>
            </w:r>
            <w:r w:rsidRPr="00395FB2">
              <w:rPr>
                <w:rFonts w:ascii="Arial" w:eastAsia="Times New Roman" w:hAnsi="Arial" w:cs="Arial"/>
                <w:sz w:val="18"/>
                <w:szCs w:val="18"/>
                <w:lang w:val="es-CL" w:eastAsia="pt-BR"/>
              </w:rPr>
              <w:t> </w:t>
            </w:r>
            <w:r w:rsidRPr="00395FB2">
              <w:rPr>
                <w:rFonts w:ascii="Arial" w:eastAsia="Times New Roman" w:hAnsi="Arial" w:cs="Arial"/>
                <w:sz w:val="18"/>
                <w:szCs w:val="18"/>
                <w:lang w:val="es-CL" w:eastAsia="pt-BR"/>
              </w:rPr>
              <w:br/>
            </w:r>
            <w:r w:rsidRPr="00395FB2">
              <w:rPr>
                <w:rFonts w:ascii="Arial" w:eastAsia="Times New Roman" w:hAnsi="Arial" w:cs="Arial"/>
                <w:sz w:val="18"/>
                <w:szCs w:val="18"/>
                <w:lang w:val="es-ES" w:eastAsia="pt-BR"/>
              </w:rPr>
              <w:t>¿Cuál es el nivel actual de aplicación de la tecnología de remoción/reaprovechamiento de relaves alineada con el Plan de Negocios del activo?</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78EEA69C"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60 </w:t>
            </w:r>
          </w:p>
        </w:tc>
        <w:tc>
          <w:tcPr>
            <w:tcW w:w="763" w:type="dxa"/>
            <w:tcBorders>
              <w:top w:val="single" w:sz="6" w:space="0" w:color="auto"/>
              <w:left w:val="single" w:sz="6" w:space="0" w:color="auto"/>
              <w:bottom w:val="single" w:sz="6" w:space="0" w:color="auto"/>
              <w:right w:val="single" w:sz="6" w:space="0" w:color="auto"/>
            </w:tcBorders>
            <w:shd w:val="clear" w:color="auto" w:fill="FF392F"/>
            <w:vAlign w:val="center"/>
            <w:hideMark/>
          </w:tcPr>
          <w:p w14:paraId="767AAB46"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r w:rsidR="00B443CE" w:rsidRPr="00395FB2" w14:paraId="1C51D6CA" w14:textId="77777777" w:rsidTr="008B1823">
        <w:trPr>
          <w:trHeight w:val="300"/>
          <w:jc w:val="center"/>
        </w:trPr>
        <w:tc>
          <w:tcPr>
            <w:tcW w:w="1275" w:type="dxa"/>
            <w:vMerge w:val="restart"/>
            <w:tcBorders>
              <w:top w:val="single" w:sz="6" w:space="0" w:color="auto"/>
              <w:left w:val="single" w:sz="6" w:space="0" w:color="auto"/>
              <w:bottom w:val="single" w:sz="6" w:space="0" w:color="auto"/>
              <w:right w:val="single" w:sz="6" w:space="0" w:color="auto"/>
            </w:tcBorders>
            <w:vAlign w:val="center"/>
            <w:hideMark/>
          </w:tcPr>
          <w:p w14:paraId="1B323FF2" w14:textId="77777777" w:rsidR="00395FB2" w:rsidRPr="00395FB2" w:rsidRDefault="00395FB2" w:rsidP="00395FB2">
            <w:pP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WS2-</w:t>
            </w:r>
            <w:r w:rsidRPr="00395FB2">
              <w:rPr>
                <w:rFonts w:ascii="Arial" w:eastAsia="Times New Roman" w:hAnsi="Arial" w:cs="Arial"/>
                <w:color w:val="101820"/>
                <w:sz w:val="18"/>
                <w:szCs w:val="18"/>
                <w:lang w:val="en-US" w:eastAsia="pt-BR"/>
              </w:rPr>
              <w:t> </w:t>
            </w:r>
            <w:r w:rsidRPr="00395FB2">
              <w:rPr>
                <w:rFonts w:ascii="Arial" w:eastAsia="Times New Roman" w:hAnsi="Arial" w:cs="Arial"/>
                <w:color w:val="101820"/>
                <w:sz w:val="18"/>
                <w:szCs w:val="18"/>
                <w:lang w:val="pt-BR" w:eastAsia="pt-BR"/>
              </w:rPr>
              <w:t> </w:t>
            </w:r>
          </w:p>
          <w:p w14:paraId="71CBE600" w14:textId="77777777" w:rsidR="00395FB2" w:rsidRPr="00395FB2" w:rsidRDefault="00395FB2" w:rsidP="00395FB2">
            <w:pPr>
              <w:textAlignment w:val="baseline"/>
              <w:rPr>
                <w:rFonts w:ascii="Segoe UI" w:eastAsia="Times New Roman" w:hAnsi="Segoe UI" w:cs="Segoe UI"/>
                <w:sz w:val="18"/>
                <w:szCs w:val="18"/>
                <w:lang w:val="pt-BR" w:eastAsia="pt-BR"/>
              </w:rPr>
            </w:pPr>
            <w:r w:rsidRPr="00395FB2">
              <w:rPr>
                <w:rFonts w:ascii="Arial" w:eastAsia="Times New Roman" w:hAnsi="Arial" w:cs="Arial"/>
                <w:b/>
                <w:bCs/>
                <w:sz w:val="18"/>
                <w:szCs w:val="18"/>
                <w:lang w:val="en-US" w:eastAsia="pt-BR"/>
              </w:rPr>
              <w:t>Strategic Planning &amp; Governance</w:t>
            </w:r>
            <w:r w:rsidRPr="00395FB2">
              <w:rPr>
                <w:rFonts w:ascii="Arial" w:eastAsia="Times New Roman" w:hAnsi="Arial" w:cs="Arial"/>
                <w:sz w:val="18"/>
                <w:szCs w:val="18"/>
                <w:lang w:val="pt-BR" w:eastAsia="pt-BR"/>
              </w:rPr>
              <w:t> </w:t>
            </w:r>
          </w:p>
          <w:p w14:paraId="36438BF5" w14:textId="77777777" w:rsidR="00395FB2" w:rsidRPr="00395FB2" w:rsidRDefault="00395FB2" w:rsidP="00395FB2">
            <w:pPr>
              <w:jc w:val="both"/>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 </w:t>
            </w:r>
          </w:p>
        </w:tc>
        <w:tc>
          <w:tcPr>
            <w:tcW w:w="1515" w:type="dxa"/>
            <w:vMerge w:val="restart"/>
            <w:tcBorders>
              <w:top w:val="single" w:sz="6" w:space="0" w:color="auto"/>
              <w:left w:val="single" w:sz="6" w:space="0" w:color="auto"/>
              <w:bottom w:val="nil"/>
              <w:right w:val="single" w:sz="6" w:space="0" w:color="auto"/>
            </w:tcBorders>
            <w:shd w:val="clear" w:color="auto" w:fill="FFFFFF"/>
            <w:vAlign w:val="center"/>
            <w:hideMark/>
          </w:tcPr>
          <w:p w14:paraId="585CF684"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2.1 Habilitador Estratégico y Gobernanza (Evaluación de la Gobernanza de Relaves)</w:t>
            </w: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016A0EDB"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2.1.1</w:t>
            </w:r>
            <w:r w:rsidRPr="00395FB2">
              <w:rPr>
                <w:rFonts w:ascii="Arial" w:eastAsia="Times New Roman" w:hAnsi="Arial" w:cs="Arial"/>
                <w:sz w:val="18"/>
                <w:szCs w:val="18"/>
                <w:lang w:val="es-ES" w:eastAsia="pt-BR"/>
              </w:rPr>
              <w:t xml:space="preserve"> ¿Cuál es el grado de incertidumbre asociado a la disposición de relaves en la planificación estratégica de largo plazo?</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5CC8A66C"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50 </w:t>
            </w:r>
          </w:p>
        </w:tc>
        <w:tc>
          <w:tcPr>
            <w:tcW w:w="763" w:type="dxa"/>
            <w:tcBorders>
              <w:top w:val="single" w:sz="6" w:space="0" w:color="auto"/>
              <w:left w:val="single" w:sz="6" w:space="0" w:color="auto"/>
              <w:bottom w:val="single" w:sz="6" w:space="0" w:color="auto"/>
              <w:right w:val="single" w:sz="6" w:space="0" w:color="auto"/>
            </w:tcBorders>
            <w:shd w:val="clear" w:color="auto" w:fill="7FD7A7"/>
            <w:vAlign w:val="center"/>
            <w:hideMark/>
          </w:tcPr>
          <w:p w14:paraId="18A5664A"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3 </w:t>
            </w:r>
          </w:p>
        </w:tc>
      </w:tr>
      <w:tr w:rsidR="00B443CE" w:rsidRPr="00395FB2" w14:paraId="0EB42611"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AA9B5D0"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nil"/>
              <w:right w:val="single" w:sz="6" w:space="0" w:color="auto"/>
            </w:tcBorders>
            <w:vAlign w:val="center"/>
            <w:hideMark/>
          </w:tcPr>
          <w:p w14:paraId="2BB0A968"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335FC124"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2.1.2</w:t>
            </w:r>
            <w:r w:rsidRPr="00395FB2">
              <w:rPr>
                <w:rFonts w:ascii="Arial" w:eastAsia="Times New Roman" w:hAnsi="Arial" w:cs="Arial"/>
                <w:sz w:val="18"/>
                <w:szCs w:val="18"/>
                <w:lang w:val="es-ES" w:eastAsia="pt-BR"/>
              </w:rPr>
              <w:t xml:space="preserve"> ¿Se realizó un análisis de viabilidad considerando los costos operativos y el CAPEX en relación con la capacidad volumétrica de la instalación de disposición de relaves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7B814B0E"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25 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2A295525"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3B15A2DC"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0250171"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nil"/>
              <w:right w:val="single" w:sz="6" w:space="0" w:color="auto"/>
            </w:tcBorders>
            <w:vAlign w:val="center"/>
            <w:hideMark/>
          </w:tcPr>
          <w:p w14:paraId="16B5066C"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39C423D1"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2.2.1</w:t>
            </w:r>
            <w:r w:rsidRPr="00395FB2">
              <w:rPr>
                <w:rFonts w:ascii="Arial" w:eastAsia="Times New Roman" w:hAnsi="Arial" w:cs="Arial"/>
                <w:sz w:val="18"/>
                <w:szCs w:val="18"/>
                <w:lang w:val="es-ES" w:eastAsia="pt-BR"/>
              </w:rPr>
              <w:t xml:space="preserve"> ¿Existe una estructura de gobernanza establecida para el proyecto y delegación clara de roles y responsabilidades (RTFE, </w:t>
            </w:r>
            <w:proofErr w:type="spellStart"/>
            <w:r w:rsidRPr="00395FB2">
              <w:rPr>
                <w:rFonts w:ascii="Arial" w:eastAsia="Times New Roman" w:hAnsi="Arial" w:cs="Arial"/>
                <w:sz w:val="18"/>
                <w:szCs w:val="18"/>
                <w:lang w:val="es-ES" w:eastAsia="pt-BR"/>
              </w:rPr>
              <w:t>EoR</w:t>
            </w:r>
            <w:proofErr w:type="spellEnd"/>
            <w:r w:rsidRPr="00395FB2">
              <w:rPr>
                <w:rFonts w:ascii="Arial" w:eastAsia="Times New Roman" w:hAnsi="Arial" w:cs="Arial"/>
                <w:sz w:val="18"/>
                <w:szCs w:val="18"/>
                <w:lang w:val="es-ES" w:eastAsia="pt-BR"/>
              </w:rPr>
              <w:t>, AE y revisiones establecidas ITRB/SITR), considerando las etapas de aprobación según la fase de la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vAlign w:val="center"/>
            <w:hideMark/>
          </w:tcPr>
          <w:p w14:paraId="349EE6D0"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25 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4F0983E4"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2A66F9F2"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15B461"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vAlign w:val="center"/>
            <w:hideMark/>
          </w:tcPr>
          <w:p w14:paraId="03B5BAA5"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 xml:space="preserve">2.3 Transporte (Manejo de Material) – Mediano </w:t>
            </w:r>
            <w:proofErr w:type="spellStart"/>
            <w:r w:rsidRPr="00395FB2">
              <w:rPr>
                <w:rFonts w:ascii="Arial" w:eastAsia="Times New Roman" w:hAnsi="Arial" w:cs="Arial"/>
                <w:sz w:val="18"/>
                <w:szCs w:val="18"/>
                <w:lang w:val="pt-BR" w:eastAsia="pt-BR"/>
              </w:rPr>
              <w:t>Plazo</w:t>
            </w:r>
            <w:proofErr w:type="spellEnd"/>
            <w:r w:rsidRPr="00395FB2">
              <w:rPr>
                <w:rFonts w:ascii="Arial" w:eastAsia="Times New Roman" w:hAnsi="Arial" w:cs="Arial"/>
                <w:sz w:val="18"/>
                <w:szCs w:val="18"/>
                <w:lang w:val="pt-BR" w:eastAsia="pt-BR"/>
              </w:rPr>
              <w:t> </w:t>
            </w:r>
          </w:p>
          <w:p w14:paraId="6DC5F167"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5DCAF5BA"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2.3.1</w:t>
            </w:r>
            <w:r w:rsidRPr="00395FB2">
              <w:rPr>
                <w:rFonts w:ascii="Arial" w:eastAsia="Times New Roman" w:hAnsi="Arial" w:cs="Arial"/>
                <w:sz w:val="18"/>
                <w:szCs w:val="18"/>
                <w:lang w:val="es-ES" w:eastAsia="pt-BR"/>
              </w:rPr>
              <w:t xml:space="preserve"> ¿Se estudiaron las rutas (trazados) para el transporte de relaves considerando la seguridad operativa, la viabilidad económica y los impactos ambientales?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E41BD68"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4B0C1AA5"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6EAE805F"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B8F6FC3"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8BF642E"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41731878"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2.3.2</w:t>
            </w:r>
            <w:r w:rsidRPr="00395FB2">
              <w:rPr>
                <w:rFonts w:ascii="Arial" w:eastAsia="Times New Roman" w:hAnsi="Arial" w:cs="Arial"/>
                <w:sz w:val="18"/>
                <w:szCs w:val="18"/>
                <w:lang w:val="es-ES" w:eastAsia="pt-BR"/>
              </w:rPr>
              <w:t xml:space="preserve"> ¿Se estudiaron los modos de transporte (TCLD, camiones, ferrocarriles, mineroductos, etc.) considerando factores relacionados con la seguridad, la viabilidad económica y los impactos ambientales?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77E92A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4DCDE3F1"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67CEBAF7"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7FA4F6"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vAlign w:val="center"/>
            <w:hideMark/>
          </w:tcPr>
          <w:p w14:paraId="36E8534D"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2.4 Transporte (Manejo de Material) – Largo Plazo</w:t>
            </w:r>
            <w:r w:rsidRPr="00395FB2">
              <w:rPr>
                <w:rFonts w:ascii="Arial" w:eastAsia="Times New Roman" w:hAnsi="Arial" w:cs="Arial"/>
                <w:sz w:val="18"/>
                <w:szCs w:val="18"/>
                <w:lang w:val="es-CL" w:eastAsia="pt-BR"/>
              </w:rPr>
              <w:t> </w:t>
            </w:r>
          </w:p>
          <w:p w14:paraId="09D073F6"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1CFD66AE"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2.4.1</w:t>
            </w:r>
            <w:r w:rsidRPr="00395FB2">
              <w:rPr>
                <w:rFonts w:ascii="Arial" w:eastAsia="Times New Roman" w:hAnsi="Arial" w:cs="Arial"/>
                <w:sz w:val="18"/>
                <w:szCs w:val="18"/>
                <w:lang w:val="es-ES" w:eastAsia="pt-BR"/>
              </w:rPr>
              <w:t xml:space="preserve"> ¿Se estudiaron las rutas (trazados) para el transporte de relaves considerando la seguridad operativa, la viabilidad económica y los impactos ambientales?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058F189"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2F36E3D2"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1586E07D"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0E7811B"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50A773"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4D34BAEC"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2.4.2</w:t>
            </w:r>
            <w:r w:rsidRPr="00395FB2">
              <w:rPr>
                <w:rFonts w:ascii="Arial" w:eastAsia="Times New Roman" w:hAnsi="Arial" w:cs="Arial"/>
                <w:sz w:val="18"/>
                <w:szCs w:val="18"/>
                <w:lang w:val="es-ES" w:eastAsia="pt-BR"/>
              </w:rPr>
              <w:t xml:space="preserve"> ¿Se estudiaron los modos de transporte (TCLD, camiones, ferrocarriles, mineroductos, etc.) considerando factores relacionados con la seguridad, la viabilidad económica y los impactos ambientales?</w:t>
            </w:r>
            <w:r w:rsidRPr="00395FB2">
              <w:rPr>
                <w:rFonts w:ascii="Arial" w:eastAsia="Times New Roman" w:hAnsi="Arial" w:cs="Arial"/>
                <w:sz w:val="18"/>
                <w:szCs w:val="18"/>
                <w:lang w:val="es-CL" w:eastAsia="pt-BR"/>
              </w:rPr>
              <w:t> </w:t>
            </w:r>
          </w:p>
          <w:p w14:paraId="7AF3D45C"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726CB73"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2657E8B3"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498B781E"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25EDD7F" w14:textId="77777777" w:rsidR="00395FB2" w:rsidRPr="00395FB2" w:rsidRDefault="00395FB2" w:rsidP="00395FB2">
            <w:pPr>
              <w:rPr>
                <w:rFonts w:ascii="Segoe UI" w:eastAsia="Times New Roman" w:hAnsi="Segoe UI" w:cs="Segoe UI"/>
                <w:sz w:val="18"/>
                <w:szCs w:val="18"/>
                <w:lang w:val="pt-BR" w:eastAsia="pt-BR"/>
              </w:rPr>
            </w:pPr>
          </w:p>
        </w:tc>
        <w:tc>
          <w:tcPr>
            <w:tcW w:w="1515" w:type="dxa"/>
            <w:tcBorders>
              <w:top w:val="single" w:sz="6" w:space="0" w:color="auto"/>
              <w:left w:val="single" w:sz="6" w:space="0" w:color="auto"/>
              <w:bottom w:val="single" w:sz="6" w:space="0" w:color="auto"/>
              <w:right w:val="single" w:sz="6" w:space="0" w:color="auto"/>
            </w:tcBorders>
            <w:hideMark/>
          </w:tcPr>
          <w:p w14:paraId="3C6432EB"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2.5 Construcción y Operación de la TSF</w:t>
            </w: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6B023CDB"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2.5.1</w:t>
            </w:r>
            <w:r w:rsidRPr="00395FB2">
              <w:rPr>
                <w:rFonts w:ascii="Arial" w:eastAsia="Times New Roman" w:hAnsi="Arial" w:cs="Arial"/>
                <w:sz w:val="18"/>
                <w:szCs w:val="18"/>
                <w:lang w:val="es-ES" w:eastAsia="pt-BR"/>
              </w:rPr>
              <w:t xml:space="preserve"> ¿Se realizó un análisis de viabilidad considerando los costos operativos y el CAPEX en relación con la capacidad volumétrica de la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FE59571"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35A301DE"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7F3B7C1E"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68BE1E8"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vAlign w:val="center"/>
            <w:hideMark/>
          </w:tcPr>
          <w:p w14:paraId="3F662DF0"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2.6 Construcción y Operación de la TSF – Mediano Plazo</w:t>
            </w:r>
            <w:r w:rsidRPr="00395FB2">
              <w:rPr>
                <w:rFonts w:ascii="Arial" w:eastAsia="Times New Roman" w:hAnsi="Arial" w:cs="Arial"/>
                <w:sz w:val="18"/>
                <w:szCs w:val="18"/>
                <w:lang w:val="es-CL" w:eastAsia="pt-BR"/>
              </w:rPr>
              <w:t> </w:t>
            </w:r>
          </w:p>
          <w:p w14:paraId="4DFD33EB"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05BD8F26"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2.6.1</w:t>
            </w:r>
            <w:r w:rsidRPr="00395FB2">
              <w:rPr>
                <w:rFonts w:ascii="Arial" w:eastAsia="Times New Roman" w:hAnsi="Arial" w:cs="Arial"/>
                <w:sz w:val="18"/>
                <w:szCs w:val="18"/>
                <w:lang w:val="es-ES" w:eastAsia="pt-BR"/>
              </w:rPr>
              <w:t xml:space="preserve"> ¿Se realizaron investigaciones geológicas e hidrogeológicas de las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42950F0"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5012E080"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6141C041"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8158123"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07E777"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3647B292"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2.6.2</w:t>
            </w:r>
            <w:r w:rsidRPr="00395FB2">
              <w:rPr>
                <w:rFonts w:ascii="Arial" w:eastAsia="Times New Roman" w:hAnsi="Arial" w:cs="Arial"/>
                <w:sz w:val="18"/>
                <w:szCs w:val="18"/>
                <w:lang w:val="es-ES" w:eastAsia="pt-BR"/>
              </w:rPr>
              <w:t xml:space="preserve"> ¿Se realizaron estudios de hidrología e hidráulica?</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79A6BEB"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7A2B1140"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00E85397"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2796F21"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7A925F1"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2F219067"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2.6.3</w:t>
            </w:r>
            <w:r w:rsidRPr="00395FB2">
              <w:rPr>
                <w:rFonts w:ascii="Arial" w:eastAsia="Times New Roman" w:hAnsi="Arial" w:cs="Arial"/>
                <w:sz w:val="18"/>
                <w:szCs w:val="18"/>
                <w:lang w:val="es-ES" w:eastAsia="pt-BR"/>
              </w:rPr>
              <w:t xml:space="preserve"> ¿Se realizó el estudio de viabilidad de cierre de las TSF?</w:t>
            </w:r>
            <w:r w:rsidRPr="00395FB2">
              <w:rPr>
                <w:rFonts w:ascii="Arial" w:eastAsia="Times New Roman" w:hAnsi="Arial" w:cs="Arial"/>
                <w:sz w:val="18"/>
                <w:szCs w:val="18"/>
                <w:lang w:val="es-CL" w:eastAsia="pt-BR"/>
              </w:rPr>
              <w:t> </w:t>
            </w:r>
          </w:p>
          <w:p w14:paraId="35AD9104"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EA118DF"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65441BB8"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r w:rsidR="00B443CE" w:rsidRPr="00395FB2" w14:paraId="7B321D0E"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BDB70FD" w14:textId="77777777" w:rsidR="00395FB2" w:rsidRPr="00395FB2" w:rsidRDefault="00395FB2" w:rsidP="00395FB2">
            <w:pPr>
              <w:rPr>
                <w:rFonts w:ascii="Segoe UI" w:eastAsia="Times New Roman" w:hAnsi="Segoe UI" w:cs="Segoe UI"/>
                <w:sz w:val="18"/>
                <w:szCs w:val="18"/>
                <w:lang w:val="pt-BR" w:eastAsia="pt-BR"/>
              </w:rPr>
            </w:pPr>
          </w:p>
        </w:tc>
        <w:tc>
          <w:tcPr>
            <w:tcW w:w="1515" w:type="dxa"/>
            <w:tcBorders>
              <w:top w:val="single" w:sz="6" w:space="0" w:color="auto"/>
              <w:left w:val="single" w:sz="6" w:space="0" w:color="auto"/>
              <w:bottom w:val="single" w:sz="6" w:space="0" w:color="auto"/>
              <w:right w:val="single" w:sz="6" w:space="0" w:color="auto"/>
            </w:tcBorders>
            <w:hideMark/>
          </w:tcPr>
          <w:p w14:paraId="5C8A8F66"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2.7 Construcción y Operación de la TSF – Largo Plazo</w:t>
            </w:r>
            <w:r w:rsidRPr="00395FB2">
              <w:rPr>
                <w:rFonts w:ascii="Arial" w:eastAsia="Times New Roman" w:hAnsi="Arial" w:cs="Arial"/>
                <w:sz w:val="18"/>
                <w:szCs w:val="18"/>
                <w:lang w:val="es-CL" w:eastAsia="pt-BR"/>
              </w:rPr>
              <w:t> </w:t>
            </w:r>
          </w:p>
          <w:p w14:paraId="4AAC1A3D"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47777C5D"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2.7.1</w:t>
            </w:r>
            <w:r w:rsidRPr="00395FB2">
              <w:rPr>
                <w:rFonts w:ascii="Arial" w:eastAsia="Times New Roman" w:hAnsi="Arial" w:cs="Arial"/>
                <w:sz w:val="18"/>
                <w:szCs w:val="18"/>
                <w:lang w:val="es-ES" w:eastAsia="pt-BR"/>
              </w:rPr>
              <w:t xml:space="preserve"> ¿Se realizaron investigaciones geológicas e hidrogeológicas de las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DEACC55"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43ADBCD5"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r w:rsidR="00B443CE" w:rsidRPr="00395FB2" w14:paraId="6A9ACF1E"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C918E95"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vAlign w:val="center"/>
            <w:hideMark/>
          </w:tcPr>
          <w:p w14:paraId="0717C492"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2.8 Estabilidad Geotécnica de la TSF – Mediano Plazo</w:t>
            </w: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35DCD1BB"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2.8.1</w:t>
            </w:r>
            <w:r w:rsidRPr="00395FB2">
              <w:rPr>
                <w:rFonts w:ascii="Arial" w:eastAsia="Times New Roman" w:hAnsi="Arial" w:cs="Arial"/>
                <w:sz w:val="18"/>
                <w:szCs w:val="18"/>
                <w:lang w:val="es-ES" w:eastAsia="pt-BR"/>
              </w:rPr>
              <w:t xml:space="preserve"> ¿Se realizaron estudios de evaluación de la estabilidad física, considerando los posibles modos de falla?</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366D1B7"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4A885111"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r w:rsidR="00B443CE" w:rsidRPr="00395FB2" w14:paraId="3141DB9B"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00898D9"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4DCACB2"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50DA3022"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2.8.2</w:t>
            </w:r>
            <w:r w:rsidRPr="00395FB2">
              <w:rPr>
                <w:rFonts w:ascii="Arial" w:eastAsia="Times New Roman" w:hAnsi="Arial" w:cs="Arial"/>
                <w:sz w:val="18"/>
                <w:szCs w:val="18"/>
                <w:lang w:val="es-ES" w:eastAsia="pt-BR"/>
              </w:rPr>
              <w:t xml:space="preserve"> ¿Se realizaron estudios de evaluación de la estabilidad química?</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D7571C6"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7D9AA892"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675A1248"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69298CF"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0FD0C54"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06CE9ECD"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2.8.3</w:t>
            </w:r>
            <w:r w:rsidRPr="00395FB2">
              <w:rPr>
                <w:rFonts w:ascii="Arial" w:eastAsia="Times New Roman" w:hAnsi="Arial" w:cs="Arial"/>
                <w:sz w:val="18"/>
                <w:szCs w:val="18"/>
                <w:lang w:val="es-ES" w:eastAsia="pt-BR"/>
              </w:rPr>
              <w:t xml:space="preserve"> ¿Se evaluó la necesidad de estructuras de contención de sedimentos para las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FAEDF5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32BBBD4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6F0213D5"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57C2FCC"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8425E35"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7524DA76"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2.8.4</w:t>
            </w:r>
            <w:r w:rsidRPr="00395FB2">
              <w:rPr>
                <w:rFonts w:ascii="Arial" w:eastAsia="Times New Roman" w:hAnsi="Arial" w:cs="Arial"/>
                <w:sz w:val="18"/>
                <w:szCs w:val="18"/>
                <w:lang w:val="es-ES" w:eastAsia="pt-BR"/>
              </w:rPr>
              <w:t xml:space="preserve"> ¿Se realizó el mapeo del área impactada y de las personas potencialmente afectadas por una posible ruptura de las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1DDDE73"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57ABA5BC"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51B738BB"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DBFB9DB"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F49DA8D"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4F5244D0"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2.8.5</w:t>
            </w:r>
            <w:r w:rsidRPr="00395FB2">
              <w:rPr>
                <w:rFonts w:ascii="Arial" w:eastAsia="Times New Roman" w:hAnsi="Arial" w:cs="Arial"/>
                <w:sz w:val="18"/>
                <w:szCs w:val="18"/>
                <w:lang w:val="es-ES" w:eastAsia="pt-BR"/>
              </w:rPr>
              <w:t xml:space="preserve"> ¿Se realizó la clasificación por consecuencia de las TSF, conforme a los criterios del GISTM?</w:t>
            </w:r>
            <w:r w:rsidRPr="00395FB2">
              <w:rPr>
                <w:rFonts w:ascii="Arial" w:eastAsia="Times New Roman" w:hAnsi="Arial" w:cs="Arial"/>
                <w:sz w:val="18"/>
                <w:szCs w:val="18"/>
                <w:lang w:val="es-CL" w:eastAsia="pt-BR"/>
              </w:rPr>
              <w:t> </w:t>
            </w:r>
          </w:p>
          <w:p w14:paraId="2226C77D"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4BFDDC7"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0FABED31"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2DA406D9"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D084628"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vAlign w:val="center"/>
            <w:hideMark/>
          </w:tcPr>
          <w:p w14:paraId="41785FC5"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2.9 Estabilidad Geotécnica de la TSF – Largo Plazo</w:t>
            </w:r>
            <w:r w:rsidRPr="00395FB2">
              <w:rPr>
                <w:rFonts w:ascii="Arial" w:eastAsia="Times New Roman" w:hAnsi="Arial" w:cs="Arial"/>
                <w:sz w:val="18"/>
                <w:szCs w:val="18"/>
                <w:lang w:val="es-CL" w:eastAsia="pt-BR"/>
              </w:rPr>
              <w:t> </w:t>
            </w:r>
          </w:p>
          <w:p w14:paraId="41FEF07E" w14:textId="77777777" w:rsidR="00395FB2" w:rsidRPr="00395FB2" w:rsidRDefault="00395FB2" w:rsidP="00395FB2">
            <w:pPr>
              <w:ind w:left="15" w:right="75"/>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6C5CE923"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2.9.1</w:t>
            </w:r>
            <w:r w:rsidRPr="00395FB2">
              <w:rPr>
                <w:rFonts w:ascii="Arial" w:eastAsia="Times New Roman" w:hAnsi="Arial" w:cs="Arial"/>
                <w:sz w:val="18"/>
                <w:szCs w:val="18"/>
                <w:lang w:val="es-ES" w:eastAsia="pt-BR"/>
              </w:rPr>
              <w:t xml:space="preserve"> ¿Se realizaron estudios de evaluación de la estabilidad física, considerando los modos de falla posibles?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368DBFA"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28CBCDD4"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399BE9A5"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8A77B97"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C3D11A5"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6DDAACD9"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2.9.2</w:t>
            </w:r>
            <w:r w:rsidRPr="00395FB2">
              <w:rPr>
                <w:rFonts w:ascii="Arial" w:eastAsia="Times New Roman" w:hAnsi="Arial" w:cs="Arial"/>
                <w:sz w:val="18"/>
                <w:szCs w:val="18"/>
                <w:lang w:val="es-ES" w:eastAsia="pt-BR"/>
              </w:rPr>
              <w:t xml:space="preserve"> ¿Se realizaron estudios de evaluación de la estabilidad química?</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925ECBA"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3EF78AF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53AF8007"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D5F41B3"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A6832F0"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4A7702E5"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2.9.3</w:t>
            </w:r>
            <w:r w:rsidRPr="00395FB2">
              <w:rPr>
                <w:rFonts w:ascii="Arial" w:eastAsia="Times New Roman" w:hAnsi="Arial" w:cs="Arial"/>
                <w:sz w:val="18"/>
                <w:szCs w:val="18"/>
                <w:lang w:val="es-ES" w:eastAsia="pt-BR"/>
              </w:rPr>
              <w:t xml:space="preserve"> ¿Se evaluó la necesidad de estructuras de contención de sedimentos para las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2B6DFA3"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4CAE3EE4"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r w:rsidR="00B443CE" w:rsidRPr="00395FB2" w14:paraId="01F6ED04"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ECF6629"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58EEFA9"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178D0C26"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2.9.4</w:t>
            </w:r>
            <w:r w:rsidRPr="00395FB2">
              <w:rPr>
                <w:rFonts w:ascii="Arial" w:eastAsia="Times New Roman" w:hAnsi="Arial" w:cs="Arial"/>
                <w:sz w:val="18"/>
                <w:szCs w:val="18"/>
                <w:lang w:val="es-ES" w:eastAsia="pt-BR"/>
              </w:rPr>
              <w:t xml:space="preserve"> ¿Se realizó el mapeo del área impactada y de las personas potencialmente afectadas por una ruptura de las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917DAE9"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7F7F"/>
            <w:vAlign w:val="center"/>
            <w:hideMark/>
          </w:tcPr>
          <w:p w14:paraId="4335CC99"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2BB73FD0"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8EF6759"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35CCAAE"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69D83DAA"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2.9.5</w:t>
            </w:r>
            <w:r w:rsidRPr="00395FB2">
              <w:rPr>
                <w:rFonts w:ascii="Arial" w:eastAsia="Times New Roman" w:hAnsi="Arial" w:cs="Arial"/>
                <w:sz w:val="18"/>
                <w:szCs w:val="18"/>
                <w:lang w:val="es-ES" w:eastAsia="pt-BR"/>
              </w:rPr>
              <w:t xml:space="preserve"> ¿Se realizó la clasificación por consecuencia de las TSF, de acuerdo con los criterios del GISTM?</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7C29566"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10 </w:t>
            </w:r>
          </w:p>
        </w:tc>
        <w:tc>
          <w:tcPr>
            <w:tcW w:w="763"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6EEA4072"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r w:rsidR="00B443CE" w:rsidRPr="00395FB2" w14:paraId="1024D643" w14:textId="77777777" w:rsidTr="008B1823">
        <w:trPr>
          <w:trHeight w:val="300"/>
          <w:jc w:val="center"/>
        </w:trPr>
        <w:tc>
          <w:tcPr>
            <w:tcW w:w="1275" w:type="dxa"/>
            <w:vMerge w:val="restart"/>
            <w:tcBorders>
              <w:top w:val="single" w:sz="6" w:space="0" w:color="auto"/>
              <w:left w:val="single" w:sz="6" w:space="0" w:color="auto"/>
              <w:bottom w:val="single" w:sz="6" w:space="0" w:color="auto"/>
              <w:right w:val="single" w:sz="6" w:space="0" w:color="auto"/>
            </w:tcBorders>
            <w:vAlign w:val="center"/>
            <w:hideMark/>
          </w:tcPr>
          <w:p w14:paraId="3017E5B5" w14:textId="77777777" w:rsidR="00395FB2" w:rsidRPr="00395FB2" w:rsidRDefault="00395FB2" w:rsidP="00395FB2">
            <w:pPr>
              <w:jc w:val="both"/>
              <w:textAlignment w:val="baseline"/>
              <w:rPr>
                <w:rFonts w:ascii="Segoe UI" w:eastAsia="Times New Roman" w:hAnsi="Segoe UI" w:cs="Segoe UI"/>
                <w:sz w:val="18"/>
                <w:szCs w:val="18"/>
                <w:lang w:val="en-US" w:eastAsia="pt-BR"/>
              </w:rPr>
            </w:pPr>
            <w:r w:rsidRPr="00395FB2">
              <w:rPr>
                <w:rFonts w:ascii="Arial" w:eastAsia="Times New Roman" w:hAnsi="Arial" w:cs="Arial"/>
                <w:sz w:val="18"/>
                <w:szCs w:val="18"/>
                <w:lang w:val="en-US" w:eastAsia="pt-BR"/>
              </w:rPr>
              <w:t>3. WS3 </w:t>
            </w:r>
          </w:p>
          <w:p w14:paraId="1FD40DBF" w14:textId="77777777" w:rsidR="00395FB2" w:rsidRPr="00395FB2" w:rsidRDefault="00395FB2" w:rsidP="00395FB2">
            <w:pPr>
              <w:jc w:val="both"/>
              <w:textAlignment w:val="baseline"/>
              <w:rPr>
                <w:rFonts w:ascii="Segoe UI" w:eastAsia="Times New Roman" w:hAnsi="Segoe UI" w:cs="Segoe UI"/>
                <w:sz w:val="18"/>
                <w:szCs w:val="18"/>
                <w:lang w:val="en-US" w:eastAsia="pt-BR"/>
              </w:rPr>
            </w:pPr>
            <w:r w:rsidRPr="00395FB2">
              <w:rPr>
                <w:rFonts w:ascii="Arial" w:eastAsia="Times New Roman" w:hAnsi="Arial" w:cs="Arial"/>
                <w:sz w:val="18"/>
                <w:szCs w:val="18"/>
                <w:lang w:val="en-US" w:eastAsia="pt-BR"/>
              </w:rPr>
              <w:t> </w:t>
            </w:r>
          </w:p>
          <w:p w14:paraId="25202CAF" w14:textId="77777777" w:rsidR="00395FB2" w:rsidRPr="00395FB2" w:rsidRDefault="00395FB2" w:rsidP="00395FB2">
            <w:pPr>
              <w:textAlignment w:val="baseline"/>
              <w:rPr>
                <w:rFonts w:ascii="Segoe UI" w:eastAsia="Times New Roman" w:hAnsi="Segoe UI" w:cs="Segoe UI"/>
                <w:sz w:val="18"/>
                <w:szCs w:val="18"/>
                <w:lang w:val="en-US" w:eastAsia="pt-BR"/>
              </w:rPr>
            </w:pPr>
            <w:r w:rsidRPr="00395FB2">
              <w:rPr>
                <w:rFonts w:ascii="Arial" w:eastAsia="Times New Roman" w:hAnsi="Arial" w:cs="Arial"/>
                <w:b/>
                <w:bCs/>
                <w:sz w:val="18"/>
                <w:szCs w:val="18"/>
                <w:lang w:val="en-US" w:eastAsia="pt-BR"/>
              </w:rPr>
              <w:t>Areas &amp; Permitting &amp; Stakeholders</w:t>
            </w:r>
            <w:r w:rsidRPr="00395FB2">
              <w:rPr>
                <w:rFonts w:ascii="Arial" w:eastAsia="Times New Roman" w:hAnsi="Arial" w:cs="Arial"/>
                <w:sz w:val="18"/>
                <w:szCs w:val="18"/>
                <w:lang w:val="en-US" w:eastAsia="pt-BR"/>
              </w:rPr>
              <w:t> </w:t>
            </w:r>
          </w:p>
          <w:p w14:paraId="5E5EF650" w14:textId="77777777" w:rsidR="00395FB2" w:rsidRPr="00395FB2" w:rsidRDefault="00395FB2" w:rsidP="00395FB2">
            <w:pPr>
              <w:jc w:val="both"/>
              <w:textAlignment w:val="baseline"/>
              <w:rPr>
                <w:rFonts w:ascii="Segoe UI" w:eastAsia="Times New Roman" w:hAnsi="Segoe UI" w:cs="Segoe UI"/>
                <w:sz w:val="18"/>
                <w:szCs w:val="18"/>
                <w:lang w:val="en-US" w:eastAsia="pt-BR"/>
              </w:rPr>
            </w:pPr>
            <w:r w:rsidRPr="00395FB2">
              <w:rPr>
                <w:rFonts w:ascii="Arial" w:eastAsia="Times New Roman" w:hAnsi="Arial" w:cs="Arial"/>
                <w:sz w:val="18"/>
                <w:szCs w:val="18"/>
                <w:lang w:val="en-US" w:eastAsia="pt-BR"/>
              </w:rPr>
              <w:t> </w:t>
            </w:r>
          </w:p>
          <w:p w14:paraId="7C1C3280" w14:textId="77777777" w:rsidR="00395FB2" w:rsidRPr="00395FB2" w:rsidRDefault="00395FB2" w:rsidP="00395FB2">
            <w:pPr>
              <w:jc w:val="both"/>
              <w:textAlignment w:val="baseline"/>
              <w:rPr>
                <w:rFonts w:ascii="Segoe UI" w:eastAsia="Times New Roman" w:hAnsi="Segoe UI" w:cs="Segoe UI"/>
                <w:sz w:val="18"/>
                <w:szCs w:val="18"/>
                <w:lang w:val="en-US" w:eastAsia="pt-BR"/>
              </w:rPr>
            </w:pPr>
            <w:r w:rsidRPr="00395FB2">
              <w:rPr>
                <w:rFonts w:ascii="Arial" w:eastAsia="Times New Roman" w:hAnsi="Arial" w:cs="Arial"/>
                <w:sz w:val="18"/>
                <w:szCs w:val="18"/>
                <w:lang w:val="en-US" w:eastAsia="pt-BR"/>
              </w:rPr>
              <w:t>  </w:t>
            </w:r>
          </w:p>
        </w:tc>
        <w:tc>
          <w:tcPr>
            <w:tcW w:w="1515" w:type="dxa"/>
            <w:vMerge w:val="restart"/>
            <w:tcBorders>
              <w:top w:val="single" w:sz="6" w:space="0" w:color="auto"/>
              <w:left w:val="single" w:sz="6" w:space="0" w:color="auto"/>
              <w:bottom w:val="single" w:sz="6" w:space="0" w:color="auto"/>
              <w:right w:val="single" w:sz="6" w:space="0" w:color="auto"/>
            </w:tcBorders>
            <w:vAlign w:val="center"/>
            <w:hideMark/>
          </w:tcPr>
          <w:p w14:paraId="60CA57BA"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es-ES" w:eastAsia="pt-BR"/>
              </w:rPr>
              <w:t>3.1 Área (Ubicación y Volumen)</w:t>
            </w:r>
            <w:r w:rsidRPr="00395FB2">
              <w:rPr>
                <w:rFonts w:ascii="Arial" w:eastAsia="Times New Roman" w:hAnsi="Arial" w:cs="Arial"/>
                <w:sz w:val="18"/>
                <w:szCs w:val="18"/>
                <w:lang w:val="pt-BR"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4D9464E5"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3.1.1</w:t>
            </w:r>
            <w:r w:rsidRPr="00395FB2">
              <w:rPr>
                <w:rFonts w:ascii="Arial" w:eastAsia="Times New Roman" w:hAnsi="Arial" w:cs="Arial"/>
                <w:sz w:val="18"/>
                <w:szCs w:val="18"/>
                <w:lang w:val="es-ES" w:eastAsia="pt-BR"/>
              </w:rPr>
              <w:t xml:space="preserve"> ¿De qué manera la confiabilidad de los estudios de balance de masa impacta la viabilidad operativa y ambiental de las áreas seleccionadas para la disposición de relaves?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0EF755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50 </w:t>
            </w:r>
          </w:p>
        </w:tc>
        <w:tc>
          <w:tcPr>
            <w:tcW w:w="763" w:type="dxa"/>
            <w:tcBorders>
              <w:top w:val="single" w:sz="6" w:space="0" w:color="auto"/>
              <w:left w:val="single" w:sz="6" w:space="0" w:color="auto"/>
              <w:bottom w:val="single" w:sz="6" w:space="0" w:color="auto"/>
              <w:right w:val="single" w:sz="6" w:space="0" w:color="auto"/>
            </w:tcBorders>
            <w:shd w:val="clear" w:color="auto" w:fill="96DEB7"/>
            <w:vAlign w:val="center"/>
            <w:hideMark/>
          </w:tcPr>
          <w:p w14:paraId="0D765844"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3 </w:t>
            </w:r>
          </w:p>
        </w:tc>
      </w:tr>
      <w:tr w:rsidR="00B443CE" w:rsidRPr="00395FB2" w14:paraId="49693CF1"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03C8C99"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DEAB5A1"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1046B8A2"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3.1.2</w:t>
            </w:r>
            <w:r w:rsidRPr="00395FB2">
              <w:rPr>
                <w:rFonts w:ascii="Arial" w:eastAsia="Times New Roman" w:hAnsi="Arial" w:cs="Arial"/>
                <w:sz w:val="18"/>
                <w:szCs w:val="18"/>
                <w:lang w:val="es-ES" w:eastAsia="pt-BR"/>
              </w:rPr>
              <w:t xml:space="preserve"> ¿Cómo se identificaron y seleccionaron las áreas potenciales para la disposición de relaves, y qué criterios fueron priorizados?</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425DBD9"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50 </w:t>
            </w:r>
          </w:p>
        </w:tc>
        <w:tc>
          <w:tcPr>
            <w:tcW w:w="763" w:type="dxa"/>
            <w:tcBorders>
              <w:top w:val="single" w:sz="6" w:space="0" w:color="auto"/>
              <w:left w:val="single" w:sz="6" w:space="0" w:color="auto"/>
              <w:bottom w:val="single" w:sz="6" w:space="0" w:color="auto"/>
              <w:right w:val="single" w:sz="6" w:space="0" w:color="auto"/>
            </w:tcBorders>
            <w:shd w:val="clear" w:color="auto" w:fill="96DEB7"/>
            <w:vAlign w:val="center"/>
            <w:hideMark/>
          </w:tcPr>
          <w:p w14:paraId="3B6FC1C4"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3 </w:t>
            </w:r>
          </w:p>
        </w:tc>
      </w:tr>
      <w:tr w:rsidR="00B443CE" w:rsidRPr="00395FB2" w14:paraId="701E5811"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553C0FD" w14:textId="77777777" w:rsidR="00395FB2" w:rsidRPr="00395FB2" w:rsidRDefault="00395FB2" w:rsidP="00395FB2">
            <w:pPr>
              <w:rPr>
                <w:rFonts w:ascii="Segoe UI" w:eastAsia="Times New Roman" w:hAnsi="Segoe UI" w:cs="Segoe UI"/>
                <w:sz w:val="18"/>
                <w:szCs w:val="18"/>
                <w:lang w:val="pt-BR" w:eastAsia="pt-BR"/>
              </w:rPr>
            </w:pPr>
          </w:p>
        </w:tc>
        <w:tc>
          <w:tcPr>
            <w:tcW w:w="1515" w:type="dxa"/>
            <w:tcBorders>
              <w:top w:val="single" w:sz="6" w:space="0" w:color="auto"/>
              <w:left w:val="single" w:sz="6" w:space="0" w:color="auto"/>
              <w:bottom w:val="single" w:sz="6" w:space="0" w:color="auto"/>
              <w:right w:val="single" w:sz="6" w:space="0" w:color="auto"/>
            </w:tcBorders>
            <w:vAlign w:val="center"/>
            <w:hideMark/>
          </w:tcPr>
          <w:p w14:paraId="591FA923"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es-ES" w:eastAsia="pt-BR"/>
              </w:rPr>
              <w:t>3.2 Tenencia de la Tierra</w:t>
            </w:r>
            <w:r w:rsidRPr="00395FB2">
              <w:rPr>
                <w:rFonts w:ascii="Arial" w:eastAsia="Times New Roman" w:hAnsi="Arial" w:cs="Arial"/>
                <w:sz w:val="18"/>
                <w:szCs w:val="18"/>
                <w:lang w:val="pt-BR" w:eastAsia="pt-BR"/>
              </w:rPr>
              <w:t> </w:t>
            </w:r>
          </w:p>
          <w:p w14:paraId="2EA88DE4"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13582611"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3.2.1</w:t>
            </w:r>
            <w:r w:rsidRPr="00395FB2">
              <w:rPr>
                <w:rFonts w:ascii="Arial" w:eastAsia="Times New Roman" w:hAnsi="Arial" w:cs="Arial"/>
                <w:sz w:val="18"/>
                <w:szCs w:val="18"/>
                <w:lang w:val="es-ES" w:eastAsia="pt-BR"/>
              </w:rPr>
              <w:t xml:space="preserve"> ¿Cómo la estrategia de adquisición de tierras del proyecto garantiza la conformidad con los superficiarios (demandas actuales) y satisface las necesidades de compensación ambiental y forestal (demandas futuras), considerando todas las etapas del proyecto?</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7B92388"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100 </w:t>
            </w:r>
          </w:p>
        </w:tc>
        <w:tc>
          <w:tcPr>
            <w:tcW w:w="763"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5494EB93"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4 </w:t>
            </w:r>
          </w:p>
        </w:tc>
      </w:tr>
      <w:tr w:rsidR="00B443CE" w:rsidRPr="00395FB2" w14:paraId="1238EF21"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7257312" w14:textId="77777777" w:rsidR="00395FB2" w:rsidRPr="00395FB2" w:rsidRDefault="00395FB2" w:rsidP="00395FB2">
            <w:pPr>
              <w:rPr>
                <w:rFonts w:ascii="Segoe UI" w:eastAsia="Times New Roman" w:hAnsi="Segoe UI" w:cs="Segoe UI"/>
                <w:sz w:val="18"/>
                <w:szCs w:val="18"/>
                <w:lang w:val="pt-BR" w:eastAsia="pt-BR"/>
              </w:rPr>
            </w:pPr>
          </w:p>
        </w:tc>
        <w:tc>
          <w:tcPr>
            <w:tcW w:w="1515" w:type="dxa"/>
            <w:tcBorders>
              <w:top w:val="single" w:sz="6" w:space="0" w:color="auto"/>
              <w:left w:val="single" w:sz="6" w:space="0" w:color="auto"/>
              <w:bottom w:val="single" w:sz="6" w:space="0" w:color="auto"/>
              <w:right w:val="single" w:sz="6" w:space="0" w:color="auto"/>
            </w:tcBorders>
            <w:vAlign w:val="center"/>
            <w:hideMark/>
          </w:tcPr>
          <w:p w14:paraId="52BC4CC9"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es-ES" w:eastAsia="pt-BR"/>
              </w:rPr>
              <w:t>3.3 Impactos Sociales Locales</w:t>
            </w:r>
            <w:r w:rsidRPr="00395FB2">
              <w:rPr>
                <w:rFonts w:ascii="Arial" w:eastAsia="Times New Roman" w:hAnsi="Arial" w:cs="Arial"/>
                <w:sz w:val="18"/>
                <w:szCs w:val="18"/>
                <w:lang w:val="pt-BR" w:eastAsia="pt-BR"/>
              </w:rPr>
              <w:t> </w:t>
            </w:r>
          </w:p>
          <w:p w14:paraId="1CDA8D4B" w14:textId="77777777" w:rsidR="00395FB2" w:rsidRPr="00395FB2" w:rsidRDefault="00395FB2" w:rsidP="00395FB2">
            <w:pPr>
              <w:ind w:left="15" w:right="75"/>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076B3AA9"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3.3.1</w:t>
            </w:r>
            <w:r w:rsidRPr="00395FB2">
              <w:rPr>
                <w:rFonts w:ascii="Arial" w:eastAsia="Times New Roman" w:hAnsi="Arial" w:cs="Arial"/>
                <w:sz w:val="18"/>
                <w:szCs w:val="18"/>
                <w:lang w:val="es-ES" w:eastAsia="pt-BR"/>
              </w:rPr>
              <w:t xml:space="preserve"> ¿En qué grado el diseño de las TSF cuenta con el compromiso de las comunidades locales con el objetivo de obtener la licencia social para operar?</w:t>
            </w:r>
            <w:r w:rsidRPr="00395FB2">
              <w:rPr>
                <w:rFonts w:ascii="Arial" w:eastAsia="Times New Roman" w:hAnsi="Arial" w:cs="Arial"/>
                <w:sz w:val="18"/>
                <w:szCs w:val="18"/>
                <w:lang w:val="es-CL" w:eastAsia="pt-BR"/>
              </w:rPr>
              <w:t> </w:t>
            </w:r>
          </w:p>
          <w:p w14:paraId="37B612A7"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EF65F6B"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100 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2CB7620A"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405E961B"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D3A8222"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vAlign w:val="center"/>
            <w:hideMark/>
          </w:tcPr>
          <w:p w14:paraId="389F0E38"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3.4 Licenciamiento Ambiental y Legal</w:t>
            </w:r>
            <w:r w:rsidRPr="00395FB2">
              <w:rPr>
                <w:rFonts w:ascii="Arial" w:eastAsia="Times New Roman" w:hAnsi="Arial" w:cs="Arial"/>
                <w:sz w:val="18"/>
                <w:szCs w:val="18"/>
                <w:lang w:val="es-CL" w:eastAsia="pt-BR"/>
              </w:rPr>
              <w:t> </w:t>
            </w:r>
            <w:r w:rsidRPr="00395FB2">
              <w:rPr>
                <w:rFonts w:ascii="Arial" w:eastAsia="Times New Roman" w:hAnsi="Arial" w:cs="Arial"/>
                <w:sz w:val="18"/>
                <w:szCs w:val="18"/>
                <w:lang w:val="es-CL" w:eastAsia="pt-BR"/>
              </w:rPr>
              <w:br/>
            </w:r>
            <w:r w:rsidRPr="00395FB2">
              <w:rPr>
                <w:rFonts w:ascii="Arial" w:eastAsia="Times New Roman" w:hAnsi="Arial" w:cs="Arial"/>
                <w:sz w:val="18"/>
                <w:szCs w:val="18"/>
                <w:lang w:val="es-ES" w:eastAsia="pt-BR"/>
              </w:rPr>
              <w:t>(Mediano Plazo)</w:t>
            </w: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48F15934"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3.4.1</w:t>
            </w:r>
            <w:r w:rsidRPr="00395FB2">
              <w:rPr>
                <w:rFonts w:ascii="Arial" w:eastAsia="Times New Roman" w:hAnsi="Arial" w:cs="Arial"/>
                <w:sz w:val="18"/>
                <w:szCs w:val="18"/>
                <w:lang w:val="es-ES" w:eastAsia="pt-BR"/>
              </w:rPr>
              <w:t xml:space="preserve"> ¿Cuál es el estado del proceso de licenciamiento del </w:t>
            </w:r>
            <w:proofErr w:type="spellStart"/>
            <w:r w:rsidRPr="00395FB2">
              <w:rPr>
                <w:rFonts w:ascii="Arial" w:eastAsia="Times New Roman" w:hAnsi="Arial" w:cs="Arial"/>
                <w:sz w:val="18"/>
                <w:szCs w:val="18"/>
                <w:lang w:val="es-ES" w:eastAsia="pt-BR"/>
              </w:rPr>
              <w:t>asset</w:t>
            </w:r>
            <w:proofErr w:type="spellEnd"/>
            <w:r w:rsidRPr="00395FB2">
              <w:rPr>
                <w:rFonts w:ascii="Arial" w:eastAsia="Times New Roman" w:hAnsi="Arial" w:cs="Arial"/>
                <w:sz w:val="18"/>
                <w:szCs w:val="18"/>
                <w:lang w:val="es-ES" w:eastAsia="pt-BR"/>
              </w:rPr>
              <w:t xml:space="preserve"> para el proyecto (construcción de las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DF7F814"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80 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5CF50F73"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30BBDB7B"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7B14FCC"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84EEB40"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46A3BB2F"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3.4.2</w:t>
            </w:r>
            <w:r w:rsidRPr="00395FB2">
              <w:rPr>
                <w:rFonts w:ascii="Arial" w:eastAsia="Times New Roman" w:hAnsi="Arial" w:cs="Arial"/>
                <w:sz w:val="18"/>
                <w:szCs w:val="18"/>
                <w:lang w:val="es-ES" w:eastAsia="pt-BR"/>
              </w:rPr>
              <w:t xml:space="preserve"> Considerando la madurez del proyecto (construcción de las TSF), ¿cómo influye el proceso de licenciamiento ambiental en la selección de áreas para la disposición de relaves y qué desafíos específicos se enfrentan?</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250D81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20 </w:t>
            </w:r>
          </w:p>
        </w:tc>
        <w:tc>
          <w:tcPr>
            <w:tcW w:w="763" w:type="dxa"/>
            <w:tcBorders>
              <w:top w:val="single" w:sz="6" w:space="0" w:color="auto"/>
              <w:left w:val="single" w:sz="6" w:space="0" w:color="auto"/>
              <w:bottom w:val="single" w:sz="6" w:space="0" w:color="auto"/>
              <w:right w:val="single" w:sz="6" w:space="0" w:color="auto"/>
            </w:tcBorders>
            <w:shd w:val="clear" w:color="auto" w:fill="FF948F"/>
            <w:vAlign w:val="center"/>
            <w:hideMark/>
          </w:tcPr>
          <w:p w14:paraId="427F8270"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2 </w:t>
            </w:r>
          </w:p>
        </w:tc>
      </w:tr>
      <w:tr w:rsidR="00B443CE" w:rsidRPr="00395FB2" w14:paraId="0EEA82DB"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1DFBA87" w14:textId="77777777" w:rsidR="00395FB2" w:rsidRPr="00395FB2" w:rsidRDefault="00395FB2" w:rsidP="00395FB2">
            <w:pPr>
              <w:rPr>
                <w:rFonts w:ascii="Segoe UI" w:eastAsia="Times New Roman" w:hAnsi="Segoe UI" w:cs="Segoe UI"/>
                <w:sz w:val="18"/>
                <w:szCs w:val="18"/>
                <w:lang w:val="pt-BR" w:eastAsia="pt-BR"/>
              </w:rPr>
            </w:pPr>
          </w:p>
        </w:tc>
        <w:tc>
          <w:tcPr>
            <w:tcW w:w="1515" w:type="dxa"/>
            <w:vMerge w:val="restart"/>
            <w:tcBorders>
              <w:top w:val="single" w:sz="6" w:space="0" w:color="auto"/>
              <w:left w:val="single" w:sz="6" w:space="0" w:color="auto"/>
              <w:bottom w:val="single" w:sz="6" w:space="0" w:color="auto"/>
              <w:right w:val="single" w:sz="6" w:space="0" w:color="auto"/>
            </w:tcBorders>
            <w:vAlign w:val="center"/>
            <w:hideMark/>
          </w:tcPr>
          <w:p w14:paraId="6F039366"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ES" w:eastAsia="pt-BR"/>
              </w:rPr>
              <w:t>3.5 Licenciamiento Ambiental y Legal</w:t>
            </w:r>
            <w:r w:rsidRPr="00395FB2">
              <w:rPr>
                <w:rFonts w:ascii="Arial" w:eastAsia="Times New Roman" w:hAnsi="Arial" w:cs="Arial"/>
                <w:sz w:val="18"/>
                <w:szCs w:val="18"/>
                <w:lang w:val="es-CL" w:eastAsia="pt-BR"/>
              </w:rPr>
              <w:t> </w:t>
            </w:r>
            <w:r w:rsidRPr="00395FB2">
              <w:rPr>
                <w:rFonts w:ascii="Arial" w:eastAsia="Times New Roman" w:hAnsi="Arial" w:cs="Arial"/>
                <w:sz w:val="18"/>
                <w:szCs w:val="18"/>
                <w:lang w:val="es-CL" w:eastAsia="pt-BR"/>
              </w:rPr>
              <w:br/>
            </w:r>
            <w:r w:rsidRPr="00395FB2">
              <w:rPr>
                <w:rFonts w:ascii="Arial" w:eastAsia="Times New Roman" w:hAnsi="Arial" w:cs="Arial"/>
                <w:sz w:val="18"/>
                <w:szCs w:val="18"/>
                <w:lang w:val="es-ES" w:eastAsia="pt-BR"/>
              </w:rPr>
              <w:t>(Largo Plazo)</w:t>
            </w:r>
            <w:r w:rsidRPr="00395FB2">
              <w:rPr>
                <w:rFonts w:ascii="Arial" w:eastAsia="Times New Roman" w:hAnsi="Arial" w:cs="Arial"/>
                <w:sz w:val="18"/>
                <w:szCs w:val="18"/>
                <w:lang w:val="es-CL" w:eastAsia="pt-BR"/>
              </w:rPr>
              <w:t> </w:t>
            </w:r>
          </w:p>
          <w:p w14:paraId="773A9F65" w14:textId="77777777" w:rsidR="00395FB2" w:rsidRPr="00395FB2" w:rsidRDefault="00395FB2" w:rsidP="00395FB2">
            <w:pPr>
              <w:ind w:left="15" w:right="75"/>
              <w:textAlignment w:val="baseline"/>
              <w:rPr>
                <w:rFonts w:ascii="Segoe UI" w:eastAsia="Times New Roman" w:hAnsi="Segoe UI" w:cs="Segoe UI"/>
                <w:sz w:val="18"/>
                <w:szCs w:val="18"/>
                <w:lang w:val="es-CL" w:eastAsia="pt-BR"/>
              </w:rPr>
            </w:pPr>
            <w:r w:rsidRPr="00395FB2">
              <w:rPr>
                <w:rFonts w:ascii="Arial" w:eastAsia="Times New Roman" w:hAnsi="Arial" w:cs="Arial"/>
                <w:sz w:val="18"/>
                <w:szCs w:val="18"/>
                <w:lang w:val="es-CL" w:eastAsia="pt-BR"/>
              </w:rPr>
              <w:t> </w:t>
            </w:r>
          </w:p>
        </w:tc>
        <w:tc>
          <w:tcPr>
            <w:tcW w:w="3885" w:type="dxa"/>
            <w:tcBorders>
              <w:top w:val="single" w:sz="6" w:space="0" w:color="auto"/>
              <w:left w:val="single" w:sz="6" w:space="0" w:color="auto"/>
              <w:bottom w:val="single" w:sz="6" w:space="0" w:color="auto"/>
              <w:right w:val="single" w:sz="6" w:space="0" w:color="auto"/>
            </w:tcBorders>
            <w:hideMark/>
          </w:tcPr>
          <w:p w14:paraId="1F01E2E6"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3.5.1</w:t>
            </w:r>
            <w:r w:rsidRPr="00395FB2">
              <w:rPr>
                <w:rFonts w:ascii="Arial" w:eastAsia="Times New Roman" w:hAnsi="Arial" w:cs="Arial"/>
                <w:sz w:val="18"/>
                <w:szCs w:val="18"/>
                <w:lang w:val="es-ES" w:eastAsia="pt-BR"/>
              </w:rPr>
              <w:t xml:space="preserve"> ¿Cuál es el estado del proceso de licenciamiento del </w:t>
            </w:r>
            <w:proofErr w:type="spellStart"/>
            <w:r w:rsidRPr="00395FB2">
              <w:rPr>
                <w:rFonts w:ascii="Arial" w:eastAsia="Times New Roman" w:hAnsi="Arial" w:cs="Arial"/>
                <w:sz w:val="18"/>
                <w:szCs w:val="18"/>
                <w:lang w:val="es-ES" w:eastAsia="pt-BR"/>
              </w:rPr>
              <w:t>asset</w:t>
            </w:r>
            <w:proofErr w:type="spellEnd"/>
            <w:r w:rsidRPr="00395FB2">
              <w:rPr>
                <w:rFonts w:ascii="Arial" w:eastAsia="Times New Roman" w:hAnsi="Arial" w:cs="Arial"/>
                <w:sz w:val="18"/>
                <w:szCs w:val="18"/>
                <w:lang w:val="es-ES" w:eastAsia="pt-BR"/>
              </w:rPr>
              <w:t xml:space="preserve"> para el proyecto (construcción de las TSF)?</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66A591D"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80 </w:t>
            </w:r>
          </w:p>
        </w:tc>
        <w:tc>
          <w:tcPr>
            <w:tcW w:w="763"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58E972EB"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r w:rsidR="00B443CE" w:rsidRPr="00395FB2" w14:paraId="3A278046" w14:textId="77777777" w:rsidTr="008B1823">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5AACB19" w14:textId="77777777" w:rsidR="00395FB2" w:rsidRPr="00395FB2" w:rsidRDefault="00395FB2" w:rsidP="00395FB2">
            <w:pPr>
              <w:rPr>
                <w:rFonts w:ascii="Segoe UI" w:eastAsia="Times New Roman" w:hAnsi="Segoe UI" w:cs="Segoe UI"/>
                <w:sz w:val="18"/>
                <w:szCs w:val="18"/>
                <w:lang w:val="pt-BR" w:eastAsia="pt-B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43E591F" w14:textId="77777777" w:rsidR="00395FB2" w:rsidRPr="00395FB2" w:rsidRDefault="00395FB2" w:rsidP="00395FB2">
            <w:pPr>
              <w:rPr>
                <w:rFonts w:ascii="Segoe UI" w:eastAsia="Times New Roman" w:hAnsi="Segoe UI" w:cs="Segoe UI"/>
                <w:sz w:val="18"/>
                <w:szCs w:val="18"/>
                <w:lang w:val="pt-BR" w:eastAsia="pt-BR"/>
              </w:rPr>
            </w:pPr>
          </w:p>
        </w:tc>
        <w:tc>
          <w:tcPr>
            <w:tcW w:w="3885" w:type="dxa"/>
            <w:tcBorders>
              <w:top w:val="single" w:sz="6" w:space="0" w:color="auto"/>
              <w:left w:val="single" w:sz="6" w:space="0" w:color="auto"/>
              <w:bottom w:val="single" w:sz="6" w:space="0" w:color="auto"/>
              <w:right w:val="single" w:sz="6" w:space="0" w:color="auto"/>
            </w:tcBorders>
            <w:hideMark/>
          </w:tcPr>
          <w:p w14:paraId="36EDC856" w14:textId="77777777" w:rsidR="00395FB2" w:rsidRPr="00395FB2" w:rsidRDefault="00395FB2" w:rsidP="00395FB2">
            <w:pPr>
              <w:ind w:left="60" w:right="120"/>
              <w:jc w:val="both"/>
              <w:textAlignment w:val="baseline"/>
              <w:rPr>
                <w:rFonts w:ascii="Segoe UI" w:eastAsia="Times New Roman" w:hAnsi="Segoe UI" w:cs="Segoe UI"/>
                <w:sz w:val="18"/>
                <w:szCs w:val="18"/>
                <w:lang w:val="es-CL" w:eastAsia="pt-BR"/>
              </w:rPr>
            </w:pPr>
            <w:r w:rsidRPr="00395FB2">
              <w:rPr>
                <w:rFonts w:ascii="Arial" w:eastAsia="Times New Roman" w:hAnsi="Arial" w:cs="Arial"/>
                <w:b/>
                <w:bCs/>
                <w:sz w:val="18"/>
                <w:szCs w:val="18"/>
                <w:lang w:val="es-ES" w:eastAsia="pt-BR"/>
              </w:rPr>
              <w:t>3.5.2</w:t>
            </w:r>
            <w:r w:rsidRPr="00395FB2">
              <w:rPr>
                <w:rFonts w:ascii="Arial" w:eastAsia="Times New Roman" w:hAnsi="Arial" w:cs="Arial"/>
                <w:sz w:val="18"/>
                <w:szCs w:val="18"/>
                <w:lang w:val="es-ES" w:eastAsia="pt-BR"/>
              </w:rPr>
              <w:t xml:space="preserve"> Considerando la madurez del proyecto (construcción de las TSF), ¿cómo influye el proceso de licenciamiento ambiental en la selección de áreas para la disposición de relaves y qué desafíos específicos se enfrentan?</w:t>
            </w:r>
            <w:r w:rsidRPr="00395FB2">
              <w:rPr>
                <w:rFonts w:ascii="Arial" w:eastAsia="Times New Roman" w:hAnsi="Arial" w:cs="Arial"/>
                <w:sz w:val="18"/>
                <w:szCs w:val="18"/>
                <w:lang w:val="es-CL" w:eastAsia="pt-BR"/>
              </w:rPr>
              <w:t> </w:t>
            </w:r>
          </w:p>
        </w:tc>
        <w:tc>
          <w:tcPr>
            <w:tcW w:w="11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B2B6F6C" w14:textId="77777777" w:rsidR="00395FB2" w:rsidRPr="00395FB2" w:rsidRDefault="00395FB2" w:rsidP="00395FB2">
            <w:pPr>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20 </w:t>
            </w:r>
          </w:p>
        </w:tc>
        <w:tc>
          <w:tcPr>
            <w:tcW w:w="763" w:type="dxa"/>
            <w:tcBorders>
              <w:top w:val="single" w:sz="6" w:space="0" w:color="auto"/>
              <w:left w:val="single" w:sz="6" w:space="0" w:color="auto"/>
              <w:bottom w:val="single" w:sz="6" w:space="0" w:color="auto"/>
              <w:right w:val="single" w:sz="6" w:space="0" w:color="auto"/>
            </w:tcBorders>
            <w:shd w:val="clear" w:color="auto" w:fill="FF0000"/>
            <w:vAlign w:val="center"/>
            <w:hideMark/>
          </w:tcPr>
          <w:p w14:paraId="2C5E5675" w14:textId="77777777" w:rsidR="00395FB2" w:rsidRPr="00395FB2" w:rsidRDefault="00395FB2" w:rsidP="00CD0757">
            <w:pPr>
              <w:keepNext/>
              <w:jc w:val="center"/>
              <w:textAlignment w:val="baseline"/>
              <w:rPr>
                <w:rFonts w:ascii="Segoe UI" w:eastAsia="Times New Roman" w:hAnsi="Segoe UI" w:cs="Segoe UI"/>
                <w:sz w:val="18"/>
                <w:szCs w:val="18"/>
                <w:lang w:val="pt-BR" w:eastAsia="pt-BR"/>
              </w:rPr>
            </w:pPr>
            <w:r w:rsidRPr="00395FB2">
              <w:rPr>
                <w:rFonts w:ascii="Arial" w:eastAsia="Times New Roman" w:hAnsi="Arial" w:cs="Arial"/>
                <w:sz w:val="18"/>
                <w:szCs w:val="18"/>
                <w:lang w:val="pt-BR" w:eastAsia="pt-BR"/>
              </w:rPr>
              <w:t>1 </w:t>
            </w:r>
          </w:p>
        </w:tc>
      </w:tr>
    </w:tbl>
    <w:p w14:paraId="34CF260D" w14:textId="1D64EF4D" w:rsidR="0027479E" w:rsidRPr="0027479E" w:rsidRDefault="00CD0757" w:rsidP="0027479E">
      <w:pPr>
        <w:pStyle w:val="Legenda"/>
        <w:jc w:val="center"/>
        <w:rPr>
          <w:rFonts w:ascii="Arial" w:hAnsi="Arial" w:cs="Arial"/>
          <w:i w:val="0"/>
          <w:iCs w:val="0"/>
          <w:color w:val="auto"/>
          <w:sz w:val="20"/>
          <w:szCs w:val="20"/>
          <w:lang w:val="es-CL"/>
        </w:rPr>
        <w:sectPr w:rsidR="0027479E" w:rsidRPr="0027479E" w:rsidSect="00395FB2">
          <w:type w:val="continuous"/>
          <w:pgSz w:w="11900" w:h="16840"/>
          <w:pgMar w:top="1134" w:right="680" w:bottom="964" w:left="851" w:header="680" w:footer="567" w:gutter="0"/>
          <w:cols w:space="403"/>
          <w:docGrid w:linePitch="360"/>
        </w:sectPr>
      </w:pPr>
      <w:r w:rsidRPr="00CD0757">
        <w:rPr>
          <w:rFonts w:ascii="Arial" w:hAnsi="Arial" w:cs="Arial"/>
          <w:i w:val="0"/>
          <w:iCs w:val="0"/>
          <w:color w:val="auto"/>
          <w:sz w:val="20"/>
          <w:szCs w:val="20"/>
          <w:lang w:val="es-CL"/>
        </w:rPr>
        <w:t xml:space="preserve">Tabla </w:t>
      </w:r>
      <w:r w:rsidRPr="00CD0757">
        <w:rPr>
          <w:rFonts w:ascii="Arial" w:hAnsi="Arial" w:cs="Arial"/>
          <w:i w:val="0"/>
          <w:iCs w:val="0"/>
          <w:color w:val="auto"/>
          <w:sz w:val="20"/>
          <w:szCs w:val="20"/>
        </w:rPr>
        <w:fldChar w:fldCharType="begin"/>
      </w:r>
      <w:r w:rsidRPr="00CD0757">
        <w:rPr>
          <w:rFonts w:ascii="Arial" w:hAnsi="Arial" w:cs="Arial"/>
          <w:i w:val="0"/>
          <w:iCs w:val="0"/>
          <w:color w:val="auto"/>
          <w:sz w:val="20"/>
          <w:szCs w:val="20"/>
          <w:lang w:val="es-CL"/>
        </w:rPr>
        <w:instrText xml:space="preserve"> SEQ Tabla \* ARABIC </w:instrText>
      </w:r>
      <w:r w:rsidRPr="00CD0757">
        <w:rPr>
          <w:rFonts w:ascii="Arial" w:hAnsi="Arial" w:cs="Arial"/>
          <w:i w:val="0"/>
          <w:iCs w:val="0"/>
          <w:color w:val="auto"/>
          <w:sz w:val="20"/>
          <w:szCs w:val="20"/>
        </w:rPr>
        <w:fldChar w:fldCharType="separate"/>
      </w:r>
      <w:r w:rsidRPr="00CD0757">
        <w:rPr>
          <w:rFonts w:ascii="Arial" w:hAnsi="Arial" w:cs="Arial"/>
          <w:i w:val="0"/>
          <w:iCs w:val="0"/>
          <w:noProof/>
          <w:color w:val="auto"/>
          <w:sz w:val="20"/>
          <w:szCs w:val="20"/>
          <w:lang w:val="es-CL"/>
        </w:rPr>
        <w:t>1</w:t>
      </w:r>
      <w:r w:rsidRPr="00CD0757">
        <w:rPr>
          <w:rFonts w:ascii="Arial" w:hAnsi="Arial" w:cs="Arial"/>
          <w:i w:val="0"/>
          <w:iCs w:val="0"/>
          <w:color w:val="auto"/>
          <w:sz w:val="20"/>
          <w:szCs w:val="20"/>
        </w:rPr>
        <w:fldChar w:fldCharType="end"/>
      </w:r>
      <w:r w:rsidRPr="00CD0757">
        <w:rPr>
          <w:rFonts w:ascii="Arial" w:hAnsi="Arial" w:cs="Arial"/>
          <w:i w:val="0"/>
          <w:iCs w:val="0"/>
          <w:color w:val="auto"/>
          <w:sz w:val="20"/>
          <w:szCs w:val="20"/>
          <w:lang w:val="es-CL"/>
        </w:rPr>
        <w:t xml:space="preserve"> - Preguntas clave seleccionadas por eje temático para el WS1 – aplicación de la metodología MTM-TSF</w:t>
      </w:r>
      <w:r w:rsidR="00CB6FF9">
        <w:rPr>
          <w:rFonts w:ascii="Arial" w:hAnsi="Arial" w:cs="Arial"/>
          <w:i w:val="0"/>
          <w:iCs w:val="0"/>
          <w:color w:val="auto"/>
          <w:sz w:val="20"/>
          <w:szCs w:val="20"/>
          <w:lang w:val="es-CL"/>
        </w:rPr>
        <w:t xml:space="preserve"> (</w:t>
      </w:r>
      <w:r w:rsidR="00CB6FF9">
        <w:rPr>
          <w:rFonts w:ascii="Arial" w:hAnsi="Arial" w:cs="Arial"/>
          <w:i w:val="0"/>
          <w:iCs w:val="0"/>
          <w:color w:val="auto"/>
          <w:sz w:val="20"/>
          <w:szCs w:val="20"/>
          <w:lang w:val="es-CL"/>
        </w:rPr>
        <w:t>(</w:t>
      </w:r>
      <w:r w:rsidR="00CB6FF9" w:rsidRPr="00530840">
        <w:rPr>
          <w:rFonts w:ascii="Arial" w:hAnsi="Arial" w:cs="Arial"/>
          <w:color w:val="auto"/>
          <w:sz w:val="20"/>
          <w:szCs w:val="20"/>
          <w:lang w:val="es-CL"/>
        </w:rPr>
        <w:t>f</w:t>
      </w:r>
      <w:r w:rsidR="00CB6FF9">
        <w:rPr>
          <w:rFonts w:ascii="Arial" w:hAnsi="Arial" w:cs="Arial"/>
          <w:color w:val="auto"/>
          <w:sz w:val="20"/>
          <w:szCs w:val="20"/>
          <w:lang w:val="es-CL"/>
        </w:rPr>
        <w:t>ue</w:t>
      </w:r>
      <w:r w:rsidR="00CB6FF9" w:rsidRPr="00530840">
        <w:rPr>
          <w:rFonts w:ascii="Arial" w:hAnsi="Arial" w:cs="Arial"/>
          <w:color w:val="auto"/>
          <w:sz w:val="20"/>
          <w:szCs w:val="20"/>
          <w:lang w:val="es-CL"/>
        </w:rPr>
        <w:t>nte: autor</w:t>
      </w:r>
      <w:r w:rsidR="00CB6FF9">
        <w:rPr>
          <w:rFonts w:ascii="Arial" w:hAnsi="Arial" w:cs="Arial"/>
          <w:i w:val="0"/>
          <w:iCs w:val="0"/>
          <w:color w:val="auto"/>
          <w:sz w:val="20"/>
          <w:szCs w:val="20"/>
          <w:lang w:val="es-CL"/>
        </w:rPr>
        <w:t>)</w:t>
      </w:r>
    </w:p>
    <w:p w14:paraId="6F5C024F" w14:textId="77777777" w:rsidR="00693FF2" w:rsidRDefault="00693FF2" w:rsidP="0027479E">
      <w:pPr>
        <w:spacing w:before="100" w:beforeAutospacing="1" w:after="100" w:afterAutospacing="1"/>
        <w:jc w:val="both"/>
        <w:rPr>
          <w:rFonts w:ascii="Arial" w:hAnsi="Arial" w:cs="Arial"/>
          <w:sz w:val="22"/>
          <w:szCs w:val="22"/>
          <w:lang w:val="es-ES"/>
        </w:rPr>
        <w:sectPr w:rsidR="00693FF2" w:rsidSect="00395FB2">
          <w:type w:val="continuous"/>
          <w:pgSz w:w="11900" w:h="16840"/>
          <w:pgMar w:top="1134" w:right="680" w:bottom="964" w:left="851" w:header="680" w:footer="567" w:gutter="0"/>
          <w:cols w:space="403"/>
          <w:docGrid w:linePitch="360"/>
        </w:sectPr>
      </w:pPr>
    </w:p>
    <w:p w14:paraId="57ABAED7" w14:textId="0876C023" w:rsidR="4CCF329E" w:rsidRDefault="007A24FE" w:rsidP="00636A53">
      <w:pPr>
        <w:spacing w:before="100" w:beforeAutospacing="1" w:after="100" w:afterAutospacing="1"/>
        <w:jc w:val="both"/>
        <w:rPr>
          <w:rFonts w:ascii="Arial" w:hAnsi="Arial" w:cs="Arial"/>
          <w:sz w:val="22"/>
          <w:szCs w:val="22"/>
          <w:lang w:val="es-ES"/>
        </w:rPr>
      </w:pPr>
      <w:r w:rsidRPr="007A24FE">
        <w:rPr>
          <w:rFonts w:ascii="Arial" w:hAnsi="Arial" w:cs="Arial"/>
          <w:sz w:val="22"/>
          <w:szCs w:val="22"/>
          <w:lang w:val="es-ES"/>
        </w:rPr>
        <w:t xml:space="preserve">El conjunto de preguntas aplicado en esta evaluación abarcó </w:t>
      </w:r>
      <w:r w:rsidR="7B934320" w:rsidRPr="4CCF329E">
        <w:rPr>
          <w:rFonts w:ascii="Arial" w:hAnsi="Arial" w:cs="Arial"/>
          <w:sz w:val="22"/>
          <w:szCs w:val="22"/>
          <w:lang w:val="es-ES"/>
        </w:rPr>
        <w:t>4</w:t>
      </w:r>
      <w:r w:rsidR="6B38BB00" w:rsidRPr="4CCF329E">
        <w:rPr>
          <w:rFonts w:ascii="Arial" w:hAnsi="Arial" w:cs="Arial"/>
          <w:sz w:val="22"/>
          <w:szCs w:val="22"/>
          <w:lang w:val="es-ES"/>
        </w:rPr>
        <w:t xml:space="preserve">1 </w:t>
      </w:r>
      <w:r w:rsidR="3061AE3E" w:rsidRPr="4CCF329E">
        <w:rPr>
          <w:rFonts w:ascii="Arial" w:hAnsi="Arial" w:cs="Arial"/>
          <w:sz w:val="22"/>
          <w:szCs w:val="22"/>
          <w:lang w:val="es-ES"/>
        </w:rPr>
        <w:t>cuestiones</w:t>
      </w:r>
      <w:r w:rsidRPr="007A24FE">
        <w:rPr>
          <w:rFonts w:ascii="Arial" w:hAnsi="Arial" w:cs="Arial"/>
          <w:sz w:val="22"/>
          <w:szCs w:val="22"/>
          <w:lang w:val="es-ES"/>
        </w:rPr>
        <w:t xml:space="preserve"> técnicas distribuidas entre los ejes temáticos WS1, WS2 y WS3. Esta estructura permite capturar la madurez técnica del proyecto en múltiples dimensiones, incluyendo tecnologías propuestas (como filtros prensa, filtros disco y alternativas de remoción de lamas), consistencia de los estudios </w:t>
      </w:r>
      <w:proofErr w:type="spellStart"/>
      <w:r w:rsidRPr="007A24FE">
        <w:rPr>
          <w:rFonts w:ascii="Arial" w:hAnsi="Arial" w:cs="Arial"/>
          <w:sz w:val="22"/>
          <w:szCs w:val="22"/>
          <w:lang w:val="es-ES"/>
        </w:rPr>
        <w:t>geometalúrgicos</w:t>
      </w:r>
      <w:proofErr w:type="spellEnd"/>
      <w:r w:rsidRPr="007A24FE">
        <w:rPr>
          <w:rFonts w:ascii="Arial" w:hAnsi="Arial" w:cs="Arial"/>
          <w:sz w:val="22"/>
          <w:szCs w:val="22"/>
          <w:lang w:val="es-ES"/>
        </w:rPr>
        <w:t>, posibilidades de aprovechamiento de relaves, mecanismos de control operacional y la integración con prácticas regulatorias, ambientales y sociales.</w:t>
      </w:r>
    </w:p>
    <w:p w14:paraId="34DF2484" w14:textId="7B73E130" w:rsidR="416A86E5" w:rsidRDefault="007A24FE" w:rsidP="00636A53">
      <w:pPr>
        <w:tabs>
          <w:tab w:val="left" w:pos="4962"/>
        </w:tabs>
        <w:spacing w:before="100" w:beforeAutospacing="1" w:after="100" w:afterAutospacing="1"/>
        <w:jc w:val="both"/>
        <w:rPr>
          <w:rFonts w:ascii="Arial" w:hAnsi="Arial" w:cs="Arial"/>
          <w:sz w:val="22"/>
          <w:szCs w:val="22"/>
          <w:lang w:val="es-ES"/>
        </w:rPr>
      </w:pPr>
      <w:r w:rsidRPr="007A24FE">
        <w:rPr>
          <w:rFonts w:ascii="Arial" w:hAnsi="Arial" w:cs="Arial"/>
          <w:sz w:val="22"/>
          <w:szCs w:val="22"/>
          <w:lang w:val="es-ES"/>
        </w:rPr>
        <w:t xml:space="preserve">Al estructurar las preguntas con base en temas críticos y asignar pesos proporcionales a la relevancia de cada ítem en el contexto del proyecto, fue posible alcanzar una evaluación equilibrada y orientada por criterios técnicos consistentes. Además de proporcionar una lectura del estadio de desarrollo técnico, la metodología permite evidenciar vulnerabilidades importantes, como brechas en la estructuración de </w:t>
      </w:r>
      <w:proofErr w:type="spellStart"/>
      <w:r w:rsidRPr="007A24FE">
        <w:rPr>
          <w:rFonts w:ascii="Arial" w:hAnsi="Arial" w:cs="Arial"/>
          <w:sz w:val="22"/>
          <w:szCs w:val="22"/>
          <w:lang w:val="es-ES"/>
        </w:rPr>
        <w:t>trade-offs</w:t>
      </w:r>
      <w:proofErr w:type="spellEnd"/>
      <w:r w:rsidRPr="007A24FE">
        <w:rPr>
          <w:rFonts w:ascii="Arial" w:hAnsi="Arial" w:cs="Arial"/>
          <w:sz w:val="22"/>
          <w:szCs w:val="22"/>
          <w:lang w:val="es-ES"/>
        </w:rPr>
        <w:t xml:space="preserve"> técnicos, indefiniciones sobre estrategias de adquisición de tierras y desafíos relacionados con el licenciamiento ambiental —especialmente en escenarios de largo plazo.</w:t>
      </w:r>
    </w:p>
    <w:p w14:paraId="56F583F5" w14:textId="5E5EDC8A" w:rsidR="416A86E5" w:rsidRDefault="007A24FE" w:rsidP="00636A53">
      <w:pPr>
        <w:spacing w:before="100" w:beforeAutospacing="1" w:after="100" w:afterAutospacing="1"/>
        <w:jc w:val="both"/>
        <w:rPr>
          <w:rFonts w:ascii="Arial" w:hAnsi="Arial" w:cs="Arial"/>
          <w:sz w:val="22"/>
          <w:szCs w:val="22"/>
          <w:lang w:val="es-ES"/>
        </w:rPr>
      </w:pPr>
      <w:r w:rsidRPr="007A24FE">
        <w:rPr>
          <w:rFonts w:ascii="Arial" w:hAnsi="Arial" w:cs="Arial"/>
          <w:sz w:val="22"/>
          <w:szCs w:val="22"/>
          <w:lang w:val="es-ES"/>
        </w:rPr>
        <w:t>También fueron evaluados de forma integrada aspectos relacionados con la estabilidad física y química de las estructuras, la adecuación de las áreas seleccionadas para disposición, la gobernanza del proyecto y el grado de involucramiento con las comunidades locales. Esta estructura detallada y estandarizada permitió al equipo identificar de manera clara, técnica y documentada los puntos críticos que exigen atención prioritaria.</w:t>
      </w:r>
    </w:p>
    <w:p w14:paraId="4796F28A" w14:textId="508090D2" w:rsidR="00901BFF" w:rsidRDefault="007A24FE" w:rsidP="00636A53">
      <w:pPr>
        <w:spacing w:before="100" w:beforeAutospacing="1" w:after="100" w:afterAutospacing="1"/>
        <w:jc w:val="both"/>
        <w:rPr>
          <w:ins w:id="0" w:author="{2B096C73-E0BE-4A56-873D-D494A08E6F0D}" w:date="2025-07-18T23:13:00Z" w16du:dateUtc="2025-07-19T02:13:00Z"/>
          <w:rFonts w:ascii="Arial" w:hAnsi="Arial" w:cs="Arial"/>
          <w:sz w:val="22"/>
          <w:szCs w:val="22"/>
          <w:lang w:val="es-ES"/>
        </w:rPr>
      </w:pPr>
      <w:r w:rsidRPr="007A24FE">
        <w:rPr>
          <w:rFonts w:ascii="Arial" w:hAnsi="Arial" w:cs="Arial"/>
          <w:sz w:val="22"/>
          <w:szCs w:val="22"/>
          <w:lang w:val="es-ES"/>
        </w:rPr>
        <w:t>Áreas con notas negativas o riesgos elevados, como los aspectos de licenciamiento ambiental y definición de áreas de disposición, fueron destacadas como prioridades para estrategias de mitigación. La trazabilidad de las decisiones fue asegurada mediante el registro de justificaciones técnicas y los niveles de madurez atribuidos a cada respuesta, lo que refuerza la robustez del proceso.</w:t>
      </w:r>
    </w:p>
    <w:p w14:paraId="144A6119" w14:textId="0B81D086" w:rsidR="416A86E5" w:rsidRDefault="007A24FE" w:rsidP="00636A53">
      <w:pPr>
        <w:spacing w:before="100" w:beforeAutospacing="1" w:after="100" w:afterAutospacing="1"/>
        <w:jc w:val="both"/>
        <w:rPr>
          <w:rFonts w:ascii="Arial" w:hAnsi="Arial" w:cs="Arial"/>
          <w:sz w:val="22"/>
          <w:szCs w:val="22"/>
          <w:lang w:val="es-ES"/>
        </w:rPr>
      </w:pPr>
      <w:r w:rsidRPr="007A24FE">
        <w:rPr>
          <w:rFonts w:ascii="Arial" w:hAnsi="Arial" w:cs="Arial"/>
          <w:sz w:val="22"/>
          <w:szCs w:val="22"/>
          <w:lang w:val="es-ES"/>
        </w:rPr>
        <w:t xml:space="preserve">La visión táctica construida con base en este análisis provee soporte al planeamiento futuro, sirviendo tanto para la priorización de acciones como para la reorientación de esfuerzos técnicos e institucionales que garanticen mayor viabilidad al proyecto. </w:t>
      </w:r>
    </w:p>
    <w:p w14:paraId="7AA396DB" w14:textId="65A1BC33" w:rsidR="007A24FE" w:rsidRPr="007A24FE" w:rsidRDefault="007A24FE" w:rsidP="0027479E">
      <w:pPr>
        <w:spacing w:before="100" w:beforeAutospacing="1" w:after="100" w:afterAutospacing="1"/>
        <w:jc w:val="both"/>
        <w:rPr>
          <w:rFonts w:ascii="Arial" w:hAnsi="Arial" w:cs="Arial"/>
          <w:sz w:val="22"/>
          <w:szCs w:val="22"/>
          <w:lang w:val="es-ES"/>
        </w:rPr>
      </w:pPr>
      <w:r w:rsidRPr="007A24FE">
        <w:rPr>
          <w:rFonts w:ascii="Arial" w:hAnsi="Arial" w:cs="Arial"/>
          <w:sz w:val="22"/>
          <w:szCs w:val="22"/>
          <w:lang w:val="es-ES"/>
        </w:rPr>
        <w:t>La Evaluación Táctica General sirve, por tanto, como una base robusta para la priorización de acciones futuras, direccionamiento de estudios adicionales y toma de decisiones estratégicas, promoviendo el alineamiento entre todas las disciplinas técnicas involucradas en el proyecto y anticipando riesgos que puedan comprometer la continuidad y sostenibilidad del emprendimiento.</w:t>
      </w:r>
    </w:p>
    <w:p w14:paraId="40601078" w14:textId="04A41E28" w:rsidR="007A24FE" w:rsidRPr="007A24FE" w:rsidRDefault="00B321FA" w:rsidP="0027479E">
      <w:pPr>
        <w:spacing w:before="100" w:beforeAutospacing="1" w:after="100" w:afterAutospacing="1"/>
        <w:jc w:val="both"/>
        <w:rPr>
          <w:rFonts w:ascii="Arial" w:hAnsi="Arial" w:cs="Arial"/>
          <w:sz w:val="22"/>
          <w:szCs w:val="22"/>
          <w:lang w:val="es-ES"/>
        </w:rPr>
      </w:pPr>
      <w:r w:rsidRPr="00B321FA">
        <w:rPr>
          <w:rFonts w:ascii="Arial" w:hAnsi="Arial" w:cs="Arial"/>
          <w:sz w:val="22"/>
          <w:szCs w:val="22"/>
        </w:rPr>
        <w:drawing>
          <wp:anchor distT="0" distB="0" distL="114300" distR="114300" simplePos="0" relativeHeight="251658253" behindDoc="0" locked="0" layoutInCell="1" allowOverlap="1" wp14:anchorId="04BAC4D1" wp14:editId="6905EDBB">
            <wp:simplePos x="0" y="0"/>
            <wp:positionH relativeFrom="column">
              <wp:posOffset>-7649</wp:posOffset>
            </wp:positionH>
            <wp:positionV relativeFrom="paragraph">
              <wp:posOffset>1838739</wp:posOffset>
            </wp:positionV>
            <wp:extent cx="6569149" cy="2782957"/>
            <wp:effectExtent l="0" t="0" r="3175" b="0"/>
            <wp:wrapTopAndBottom/>
            <wp:docPr id="464357522" name="Imagem 6" descr="Calendário&#10;&#10;O conteúdo gerado por IA pode estar incorreto.">
              <a:extLst xmlns:a="http://schemas.openxmlformats.org/drawingml/2006/main">
                <a:ext uri="{FF2B5EF4-FFF2-40B4-BE49-F238E27FC236}">
                  <a16:creationId xmlns:a16="http://schemas.microsoft.com/office/drawing/2014/main" id="{0B038B3F-EEC3-A179-E632-8874F15F6C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57522" name="Imagem 6" descr="Calendário&#10;&#10;O conteúdo gerado por IA pode estar incorreto.">
                      <a:extLst>
                        <a:ext uri="{FF2B5EF4-FFF2-40B4-BE49-F238E27FC236}">
                          <a16:creationId xmlns:a16="http://schemas.microsoft.com/office/drawing/2014/main" id="{0B038B3F-EEC3-A179-E632-8874F15F6C1C}"/>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82693" cy="2788695"/>
                    </a:xfrm>
                    <a:prstGeom prst="rect">
                      <a:avLst/>
                    </a:prstGeom>
                  </pic:spPr>
                </pic:pic>
              </a:graphicData>
            </a:graphic>
            <wp14:sizeRelH relativeFrom="margin">
              <wp14:pctWidth>0</wp14:pctWidth>
            </wp14:sizeRelH>
            <wp14:sizeRelV relativeFrom="margin">
              <wp14:pctHeight>0</wp14:pctHeight>
            </wp14:sizeRelV>
          </wp:anchor>
        </w:drawing>
      </w:r>
      <w:r w:rsidR="007A24FE" w:rsidRPr="007A24FE">
        <w:rPr>
          <w:rFonts w:ascii="Arial" w:hAnsi="Arial" w:cs="Arial"/>
          <w:sz w:val="22"/>
          <w:szCs w:val="22"/>
          <w:lang w:val="es-ES"/>
        </w:rPr>
        <w:t>La consolidación de respuestas en la Matriz de Evaluación de Madurez Técnica (MTM-TSF) es representada visualmente a través de mapas de calor (</w:t>
      </w:r>
      <w:proofErr w:type="spellStart"/>
      <w:r w:rsidR="007A24FE" w:rsidRPr="007A24FE">
        <w:rPr>
          <w:rFonts w:ascii="Arial" w:hAnsi="Arial" w:cs="Arial"/>
          <w:sz w:val="22"/>
          <w:szCs w:val="22"/>
          <w:lang w:val="es-ES"/>
        </w:rPr>
        <w:t>heat</w:t>
      </w:r>
      <w:proofErr w:type="spellEnd"/>
      <w:r w:rsidR="007A24FE" w:rsidRPr="007A24FE">
        <w:rPr>
          <w:rFonts w:ascii="Arial" w:hAnsi="Arial" w:cs="Arial"/>
          <w:sz w:val="22"/>
          <w:szCs w:val="22"/>
          <w:lang w:val="es-ES"/>
        </w:rPr>
        <w:t xml:space="preserve"> </w:t>
      </w:r>
      <w:proofErr w:type="spellStart"/>
      <w:r w:rsidR="007A24FE" w:rsidRPr="007A24FE">
        <w:rPr>
          <w:rFonts w:ascii="Arial" w:hAnsi="Arial" w:cs="Arial"/>
          <w:sz w:val="22"/>
          <w:szCs w:val="22"/>
          <w:lang w:val="es-ES"/>
        </w:rPr>
        <w:t>maps</w:t>
      </w:r>
      <w:proofErr w:type="spellEnd"/>
      <w:r w:rsidR="007A24FE" w:rsidRPr="007A24FE">
        <w:rPr>
          <w:rFonts w:ascii="Arial" w:hAnsi="Arial" w:cs="Arial"/>
          <w:sz w:val="22"/>
          <w:szCs w:val="22"/>
          <w:lang w:val="es-ES"/>
        </w:rPr>
        <w:t>), permitiendo una lectura directa e intuitiva de los niveles de madurez observados en los diferentes frentes del proyecto. Cada pregunta aplicada en taller contribuye con una puntuación entre 1 y 4, según la escala estandarizada (donde valores bajos indican riesgos o brechas críticas y valores altos señalan robustez y avance técnico).</w:t>
      </w:r>
    </w:p>
    <w:p w14:paraId="070B670D" w14:textId="4E39DAE8" w:rsidR="416A86E5" w:rsidRDefault="007A24FE" w:rsidP="00643396">
      <w:pPr>
        <w:spacing w:beforeAutospacing="1" w:afterAutospacing="1"/>
        <w:jc w:val="both"/>
        <w:rPr>
          <w:rFonts w:ascii="Arial" w:hAnsi="Arial" w:cs="Arial"/>
          <w:sz w:val="22"/>
          <w:szCs w:val="22"/>
          <w:lang w:val="es-ES"/>
        </w:rPr>
      </w:pPr>
      <w:r w:rsidRPr="007A24FE">
        <w:rPr>
          <w:rFonts w:ascii="Arial" w:hAnsi="Arial" w:cs="Arial"/>
          <w:sz w:val="22"/>
          <w:szCs w:val="22"/>
          <w:lang w:val="es-ES"/>
        </w:rPr>
        <w:t>La sumatoria ponderada de estas puntuaciones, considerando los pesos asignados a cada pregunta y tema, permite mapear gráficamente el desempeño de áreas clave —como tecnologías de desaguado, gobernanza de estructuras de disposición, planificación estratégica, licenciamiento ambiental, entre otras. Este mapa de calor sintetiza las interfaces entre los ejes temáticos y resalta, por medio de la coloración, las áreas con mayor o menor grado de preparación técnica y riesgo asociado.</w:t>
      </w:r>
    </w:p>
    <w:p w14:paraId="3BEB0269" w14:textId="6B73C81D" w:rsidR="00AB2454" w:rsidRDefault="007A24FE" w:rsidP="0027479E">
      <w:pPr>
        <w:spacing w:before="100" w:beforeAutospacing="1" w:after="100" w:afterAutospacing="1"/>
        <w:jc w:val="both"/>
        <w:rPr>
          <w:rFonts w:ascii="Arial" w:hAnsi="Arial" w:cs="Arial"/>
          <w:sz w:val="22"/>
          <w:szCs w:val="22"/>
          <w:lang w:val="es-ES"/>
        </w:rPr>
      </w:pPr>
      <w:r w:rsidRPr="007A24FE">
        <w:rPr>
          <w:rFonts w:ascii="Arial" w:hAnsi="Arial" w:cs="Arial"/>
          <w:sz w:val="22"/>
          <w:szCs w:val="22"/>
          <w:lang w:val="es-ES"/>
        </w:rPr>
        <w:t>La representación facilita la priorización de esfuerzos, permitiendo que los gestores visualicen rápidamente dónde se encuentran los principales desafíos a ser enfrentados. Por ejemplo, áreas como "Diseño y Gobernanza de la TSF" y "Licenciamiento Ambiental" aparecen con colores más intensos en tonos rojos, indicando impactos negativos relevantes y baja probabilidad de cumplimiento de los objetivos técnicos sin acciones correctivas. En contraste, temas como "Tenencia de Tierra" o "Mejoras de Proceso" se destacan en verde, reflejando avances consistentes y confianza en los datos y procesos adoptados.</w:t>
      </w:r>
    </w:p>
    <w:p w14:paraId="70FAF605" w14:textId="075F883F" w:rsidR="007A24FE" w:rsidRDefault="007A24FE" w:rsidP="007A24FE">
      <w:pPr>
        <w:spacing w:before="100" w:beforeAutospacing="1" w:after="100" w:afterAutospacing="1"/>
        <w:ind w:left="720"/>
        <w:jc w:val="both"/>
        <w:rPr>
          <w:rFonts w:ascii="Arial" w:hAnsi="Arial" w:cs="Arial"/>
          <w:sz w:val="22"/>
          <w:szCs w:val="22"/>
          <w:lang w:val="es-ES"/>
        </w:rPr>
      </w:pPr>
    </w:p>
    <w:p w14:paraId="5544745C" w14:textId="77777777" w:rsidR="0027479E" w:rsidRDefault="0027479E" w:rsidP="007A24FE">
      <w:pPr>
        <w:spacing w:before="100" w:beforeAutospacing="1" w:after="100" w:afterAutospacing="1"/>
        <w:ind w:left="720"/>
        <w:jc w:val="both"/>
        <w:rPr>
          <w:rFonts w:ascii="Arial" w:hAnsi="Arial" w:cs="Arial"/>
          <w:sz w:val="22"/>
          <w:szCs w:val="22"/>
          <w:lang w:val="es-ES"/>
        </w:rPr>
        <w:sectPr w:rsidR="0027479E" w:rsidSect="000740B4">
          <w:type w:val="continuous"/>
          <w:pgSz w:w="11900" w:h="16840"/>
          <w:pgMar w:top="1134" w:right="680" w:bottom="964" w:left="851" w:header="680" w:footer="567" w:gutter="0"/>
          <w:cols w:num="2" w:space="403"/>
          <w:docGrid w:linePitch="360"/>
        </w:sectPr>
      </w:pPr>
    </w:p>
    <w:p w14:paraId="02697A2C" w14:textId="538EBB6A" w:rsidR="00366911" w:rsidRDefault="00366911" w:rsidP="00366911">
      <w:pPr>
        <w:spacing w:before="100" w:beforeAutospacing="1" w:after="100" w:afterAutospacing="1"/>
        <w:ind w:left="720"/>
        <w:jc w:val="both"/>
        <w:rPr>
          <w:rFonts w:ascii="Arial" w:hAnsi="Arial" w:cs="Arial"/>
          <w:sz w:val="22"/>
          <w:szCs w:val="22"/>
          <w:lang w:val="es-ES"/>
        </w:rPr>
        <w:sectPr w:rsidR="00366911" w:rsidSect="000740B4">
          <w:type w:val="continuous"/>
          <w:pgSz w:w="11900" w:h="16840"/>
          <w:pgMar w:top="1134" w:right="680" w:bottom="964" w:left="851" w:header="680" w:footer="567" w:gutter="0"/>
          <w:cols w:num="2" w:space="403"/>
          <w:docGrid w:linePitch="360"/>
        </w:sectPr>
      </w:pPr>
    </w:p>
    <w:p w14:paraId="750F82FE" w14:textId="25B8BF0E" w:rsidR="00EC6298" w:rsidRPr="00EC6298" w:rsidRDefault="00EC6298" w:rsidP="009E2F9D">
      <w:pPr>
        <w:spacing w:before="100" w:beforeAutospacing="1" w:after="100" w:afterAutospacing="1"/>
        <w:jc w:val="both"/>
        <w:rPr>
          <w:rFonts w:ascii="Arial" w:hAnsi="Arial" w:cs="Arial"/>
          <w:sz w:val="22"/>
          <w:szCs w:val="22"/>
          <w:lang w:val="es-ES"/>
        </w:rPr>
      </w:pPr>
      <w:r>
        <w:rPr>
          <w:noProof/>
        </w:rPr>
        <mc:AlternateContent>
          <mc:Choice Requires="wps">
            <w:drawing>
              <wp:anchor distT="0" distB="0" distL="114300" distR="114300" simplePos="0" relativeHeight="251658254" behindDoc="0" locked="0" layoutInCell="1" allowOverlap="1" wp14:anchorId="05AD2A9B" wp14:editId="29119400">
                <wp:simplePos x="0" y="0"/>
                <wp:positionH relativeFrom="column">
                  <wp:posOffset>63500</wp:posOffset>
                </wp:positionH>
                <wp:positionV relativeFrom="paragraph">
                  <wp:posOffset>2439670</wp:posOffset>
                </wp:positionV>
                <wp:extent cx="6569075" cy="635"/>
                <wp:effectExtent l="0" t="0" r="0" b="0"/>
                <wp:wrapTopAndBottom/>
                <wp:docPr id="166451278" name="Caixa de Texto 1"/>
                <wp:cNvGraphicFramePr/>
                <a:graphic xmlns:a="http://schemas.openxmlformats.org/drawingml/2006/main">
                  <a:graphicData uri="http://schemas.microsoft.com/office/word/2010/wordprocessingShape">
                    <wps:wsp>
                      <wps:cNvSpPr txBox="1"/>
                      <wps:spPr>
                        <a:xfrm>
                          <a:off x="0" y="0"/>
                          <a:ext cx="6569075" cy="635"/>
                        </a:xfrm>
                        <a:prstGeom prst="rect">
                          <a:avLst/>
                        </a:prstGeom>
                        <a:solidFill>
                          <a:prstClr val="white"/>
                        </a:solidFill>
                        <a:ln>
                          <a:noFill/>
                        </a:ln>
                      </wps:spPr>
                      <wps:txbx>
                        <w:txbxContent>
                          <w:p w14:paraId="32AE129A" w14:textId="010E21E9" w:rsidR="00B35554" w:rsidRPr="00366911" w:rsidRDefault="00B35554" w:rsidP="006E79CD">
                            <w:pPr>
                              <w:pStyle w:val="Legenda"/>
                              <w:jc w:val="center"/>
                              <w:rPr>
                                <w:rFonts w:ascii="Arial" w:hAnsi="Arial" w:cs="Arial"/>
                                <w:i w:val="0"/>
                                <w:iCs w:val="0"/>
                                <w:color w:val="auto"/>
                                <w:sz w:val="24"/>
                                <w:szCs w:val="24"/>
                                <w:lang w:val="es-CL"/>
                              </w:rPr>
                            </w:pPr>
                            <w:r w:rsidRPr="00366911">
                              <w:rPr>
                                <w:rFonts w:ascii="Arial" w:hAnsi="Arial" w:cs="Arial"/>
                                <w:i w:val="0"/>
                                <w:iCs w:val="0"/>
                                <w:color w:val="auto"/>
                                <w:sz w:val="20"/>
                                <w:szCs w:val="20"/>
                                <w:lang w:val="es-CL"/>
                              </w:rPr>
                              <w:t>Ilustración 6 -</w:t>
                            </w:r>
                            <w:r w:rsidR="00366911" w:rsidRPr="00366911">
                              <w:rPr>
                                <w:rFonts w:ascii="Arial" w:hAnsi="Arial" w:cs="Arial"/>
                                <w:i w:val="0"/>
                                <w:iCs w:val="0"/>
                                <w:color w:val="auto"/>
                                <w:sz w:val="28"/>
                                <w:szCs w:val="28"/>
                                <w:lang w:val="es-CL"/>
                              </w:rPr>
                              <w:t xml:space="preserve"> </w:t>
                            </w:r>
                            <w:r w:rsidR="00366911" w:rsidRPr="00366911">
                              <w:rPr>
                                <w:rFonts w:ascii="Arial" w:hAnsi="Arial" w:cs="Arial"/>
                                <w:i w:val="0"/>
                                <w:iCs w:val="0"/>
                                <w:color w:val="auto"/>
                                <w:sz w:val="20"/>
                                <w:szCs w:val="20"/>
                                <w:lang w:val="es-CL"/>
                              </w:rPr>
                              <w:t>Representación visual del nivel de madurez técnica por eje temático, con base en la evaluación ponderada de cada criterio técnico.</w:t>
                            </w:r>
                            <w:r w:rsidR="006E79CD">
                              <w:rPr>
                                <w:rFonts w:ascii="Arial" w:hAnsi="Arial" w:cs="Arial"/>
                                <w:i w:val="0"/>
                                <w:iCs w:val="0"/>
                                <w:color w:val="auto"/>
                                <w:sz w:val="20"/>
                                <w:szCs w:val="20"/>
                                <w:lang w:val="es-CL"/>
                              </w:rPr>
                              <w:t xml:space="preserve"> </w:t>
                            </w:r>
                            <w:r w:rsidR="006E79CD">
                              <w:rPr>
                                <w:rFonts w:ascii="Arial" w:hAnsi="Arial" w:cs="Arial"/>
                                <w:i w:val="0"/>
                                <w:iCs w:val="0"/>
                                <w:color w:val="auto"/>
                                <w:sz w:val="20"/>
                                <w:szCs w:val="20"/>
                                <w:lang w:val="es-CL"/>
                              </w:rPr>
                              <w:t>(</w:t>
                            </w:r>
                            <w:r w:rsidR="006E79CD" w:rsidRPr="00530840">
                              <w:rPr>
                                <w:rFonts w:ascii="Arial" w:hAnsi="Arial" w:cs="Arial"/>
                                <w:color w:val="auto"/>
                                <w:sz w:val="20"/>
                                <w:szCs w:val="20"/>
                                <w:lang w:val="es-CL"/>
                              </w:rPr>
                              <w:t>f</w:t>
                            </w:r>
                            <w:r w:rsidR="006E79CD">
                              <w:rPr>
                                <w:rFonts w:ascii="Arial" w:hAnsi="Arial" w:cs="Arial"/>
                                <w:color w:val="auto"/>
                                <w:sz w:val="20"/>
                                <w:szCs w:val="20"/>
                                <w:lang w:val="es-CL"/>
                              </w:rPr>
                              <w:t>ue</w:t>
                            </w:r>
                            <w:r w:rsidR="006E79CD" w:rsidRPr="00530840">
                              <w:rPr>
                                <w:rFonts w:ascii="Arial" w:hAnsi="Arial" w:cs="Arial"/>
                                <w:color w:val="auto"/>
                                <w:sz w:val="20"/>
                                <w:szCs w:val="20"/>
                                <w:lang w:val="es-CL"/>
                              </w:rPr>
                              <w:t>nte: autor</w:t>
                            </w:r>
                            <w:r w:rsidR="006E79CD">
                              <w:rPr>
                                <w:rFonts w:ascii="Arial" w:hAnsi="Arial" w:cs="Arial"/>
                                <w:i w:val="0"/>
                                <w:iCs w:val="0"/>
                                <w:color w:val="auto"/>
                                <w:sz w:val="20"/>
                                <w:szCs w:val="20"/>
                                <w:lang w:val="es-C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D2A9B" id="_x0000_s1032" type="#_x0000_t202" style="position:absolute;left:0;text-align:left;margin-left:5pt;margin-top:192.1pt;width:517.25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6C0GwIAAD8EAAAOAAAAZHJzL2Uyb0RvYy54bWysU8Fu2zAMvQ/YPwi6L046JGu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yz6exu/GnKmaTY7OM0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" stroked="f">
                <v:textbox style="mso-fit-shape-to-text:t" inset="0,0,0,0">
                  <w:txbxContent>
                    <w:p w14:paraId="32AE129A" w14:textId="010E21E9" w:rsidR="00B35554" w:rsidRPr="00366911" w:rsidRDefault="00B35554" w:rsidP="006E79CD">
                      <w:pPr>
                        <w:pStyle w:val="Legenda"/>
                        <w:jc w:val="center"/>
                        <w:rPr>
                          <w:rFonts w:ascii="Arial" w:hAnsi="Arial" w:cs="Arial"/>
                          <w:i w:val="0"/>
                          <w:iCs w:val="0"/>
                          <w:color w:val="auto"/>
                          <w:sz w:val="24"/>
                          <w:szCs w:val="24"/>
                          <w:lang w:val="es-CL"/>
                        </w:rPr>
                      </w:pPr>
                      <w:r w:rsidRPr="00366911">
                        <w:rPr>
                          <w:rFonts w:ascii="Arial" w:hAnsi="Arial" w:cs="Arial"/>
                          <w:i w:val="0"/>
                          <w:iCs w:val="0"/>
                          <w:color w:val="auto"/>
                          <w:sz w:val="20"/>
                          <w:szCs w:val="20"/>
                          <w:lang w:val="es-CL"/>
                        </w:rPr>
                        <w:t>Ilustración 6 -</w:t>
                      </w:r>
                      <w:r w:rsidR="00366911" w:rsidRPr="00366911">
                        <w:rPr>
                          <w:rFonts w:ascii="Arial" w:hAnsi="Arial" w:cs="Arial"/>
                          <w:i w:val="0"/>
                          <w:iCs w:val="0"/>
                          <w:color w:val="auto"/>
                          <w:sz w:val="28"/>
                          <w:szCs w:val="28"/>
                          <w:lang w:val="es-CL"/>
                        </w:rPr>
                        <w:t xml:space="preserve"> </w:t>
                      </w:r>
                      <w:r w:rsidR="00366911" w:rsidRPr="00366911">
                        <w:rPr>
                          <w:rFonts w:ascii="Arial" w:hAnsi="Arial" w:cs="Arial"/>
                          <w:i w:val="0"/>
                          <w:iCs w:val="0"/>
                          <w:color w:val="auto"/>
                          <w:sz w:val="20"/>
                          <w:szCs w:val="20"/>
                          <w:lang w:val="es-CL"/>
                        </w:rPr>
                        <w:t>Representación visual del nivel de madurez técnica por eje temático, con base en la evaluación ponderada de cada criterio técnico.</w:t>
                      </w:r>
                      <w:r w:rsidR="006E79CD">
                        <w:rPr>
                          <w:rFonts w:ascii="Arial" w:hAnsi="Arial" w:cs="Arial"/>
                          <w:i w:val="0"/>
                          <w:iCs w:val="0"/>
                          <w:color w:val="auto"/>
                          <w:sz w:val="20"/>
                          <w:szCs w:val="20"/>
                          <w:lang w:val="es-CL"/>
                        </w:rPr>
                        <w:t xml:space="preserve"> </w:t>
                      </w:r>
                      <w:r w:rsidR="006E79CD">
                        <w:rPr>
                          <w:rFonts w:ascii="Arial" w:hAnsi="Arial" w:cs="Arial"/>
                          <w:i w:val="0"/>
                          <w:iCs w:val="0"/>
                          <w:color w:val="auto"/>
                          <w:sz w:val="20"/>
                          <w:szCs w:val="20"/>
                          <w:lang w:val="es-CL"/>
                        </w:rPr>
                        <w:t>(</w:t>
                      </w:r>
                      <w:r w:rsidR="006E79CD" w:rsidRPr="00530840">
                        <w:rPr>
                          <w:rFonts w:ascii="Arial" w:hAnsi="Arial" w:cs="Arial"/>
                          <w:color w:val="auto"/>
                          <w:sz w:val="20"/>
                          <w:szCs w:val="20"/>
                          <w:lang w:val="es-CL"/>
                        </w:rPr>
                        <w:t>f</w:t>
                      </w:r>
                      <w:r w:rsidR="006E79CD">
                        <w:rPr>
                          <w:rFonts w:ascii="Arial" w:hAnsi="Arial" w:cs="Arial"/>
                          <w:color w:val="auto"/>
                          <w:sz w:val="20"/>
                          <w:szCs w:val="20"/>
                          <w:lang w:val="es-CL"/>
                        </w:rPr>
                        <w:t>ue</w:t>
                      </w:r>
                      <w:r w:rsidR="006E79CD" w:rsidRPr="00530840">
                        <w:rPr>
                          <w:rFonts w:ascii="Arial" w:hAnsi="Arial" w:cs="Arial"/>
                          <w:color w:val="auto"/>
                          <w:sz w:val="20"/>
                          <w:szCs w:val="20"/>
                          <w:lang w:val="es-CL"/>
                        </w:rPr>
                        <w:t>nte: autor</w:t>
                      </w:r>
                      <w:r w:rsidR="006E79CD">
                        <w:rPr>
                          <w:rFonts w:ascii="Arial" w:hAnsi="Arial" w:cs="Arial"/>
                          <w:i w:val="0"/>
                          <w:iCs w:val="0"/>
                          <w:color w:val="auto"/>
                          <w:sz w:val="20"/>
                          <w:szCs w:val="20"/>
                          <w:lang w:val="es-CL"/>
                        </w:rPr>
                        <w:t>)</w:t>
                      </w:r>
                    </w:p>
                  </w:txbxContent>
                </v:textbox>
                <w10:wrap type="topAndBottom"/>
              </v:shape>
            </w:pict>
          </mc:Fallback>
        </mc:AlternateContent>
      </w:r>
      <w:r w:rsidRPr="00EC6298">
        <w:rPr>
          <w:rFonts w:ascii="Arial" w:hAnsi="Arial" w:cs="Arial"/>
          <w:b/>
          <w:sz w:val="22"/>
          <w:szCs w:val="22"/>
          <w:lang w:val="es-CL"/>
        </w:rPr>
        <w:t>6.0</w:t>
      </w:r>
      <w:r w:rsidRPr="00EC6298">
        <w:rPr>
          <w:rFonts w:ascii="Arial" w:hAnsi="Arial" w:cs="Arial"/>
          <w:b/>
          <w:sz w:val="22"/>
          <w:szCs w:val="22"/>
          <w:lang w:val="es-CL"/>
        </w:rPr>
        <w:t xml:space="preserve"> Evaluación Técnica Focalizada</w:t>
      </w:r>
    </w:p>
    <w:p w14:paraId="6F21477A" w14:textId="77777777" w:rsidR="00EC6298" w:rsidRPr="00EC6298" w:rsidRDefault="00EC6298" w:rsidP="00520927">
      <w:pPr>
        <w:spacing w:before="100" w:beforeAutospacing="1" w:after="100" w:afterAutospacing="1"/>
        <w:jc w:val="both"/>
        <w:rPr>
          <w:rFonts w:ascii="Arial" w:hAnsi="Arial" w:cs="Arial"/>
          <w:sz w:val="22"/>
          <w:szCs w:val="22"/>
          <w:lang w:val="es-ES"/>
        </w:rPr>
      </w:pPr>
      <w:r w:rsidRPr="00EC6298">
        <w:rPr>
          <w:rFonts w:ascii="Arial" w:hAnsi="Arial" w:cs="Arial"/>
          <w:sz w:val="22"/>
          <w:szCs w:val="22"/>
          <w:lang w:val="es-ES"/>
        </w:rPr>
        <w:t>Después de la conclusión de la Evaluación Táctica General, se llevó a cabo la Evaluación Técnica Focalizada, que proporciona un análisis minucioso de todos los ejes temáticos evaluados dentro de la matriz MTM-TSF. Esta evaluación abarcó tanto soluciones tecnológicas orientadas a la gestión de relaves como aspectos relacionados con el transporte, geotecnia, licenciamiento, gobernanza, operación y relacionamiento con las partes interesadas.</w:t>
      </w:r>
    </w:p>
    <w:p w14:paraId="6AC0013D" w14:textId="77777777" w:rsidR="00EC6298" w:rsidRPr="00EC6298" w:rsidRDefault="00EC6298" w:rsidP="00520927">
      <w:pPr>
        <w:spacing w:before="100" w:beforeAutospacing="1" w:after="100" w:afterAutospacing="1"/>
        <w:jc w:val="both"/>
        <w:rPr>
          <w:rFonts w:ascii="Arial" w:hAnsi="Arial" w:cs="Arial"/>
          <w:sz w:val="22"/>
          <w:szCs w:val="22"/>
          <w:lang w:val="es-ES"/>
        </w:rPr>
      </w:pPr>
      <w:r w:rsidRPr="00EC6298">
        <w:rPr>
          <w:rFonts w:ascii="Arial" w:hAnsi="Arial" w:cs="Arial"/>
          <w:sz w:val="22"/>
          <w:szCs w:val="22"/>
          <w:lang w:val="es-ES"/>
        </w:rPr>
        <w:t>Cada ítem fue calificado en una escala de 1 a 4, con base en evidencias documentales, resultados de pruebas de laboratorio e industriales, estudios conceptuales y referencias comparativas (benchmarking). Las puntuaciones fueron acompañadas de justificaciones técnicas y validadas por especialistas temáticos (</w:t>
      </w:r>
      <w:proofErr w:type="spellStart"/>
      <w:r w:rsidRPr="00EC6298">
        <w:rPr>
          <w:rFonts w:ascii="Arial" w:hAnsi="Arial" w:cs="Arial"/>
          <w:sz w:val="22"/>
          <w:szCs w:val="22"/>
          <w:lang w:val="es-ES"/>
        </w:rPr>
        <w:t>SMEs</w:t>
      </w:r>
      <w:proofErr w:type="spellEnd"/>
      <w:r w:rsidRPr="00EC6298">
        <w:rPr>
          <w:rFonts w:ascii="Arial" w:hAnsi="Arial" w:cs="Arial"/>
          <w:sz w:val="22"/>
          <w:szCs w:val="22"/>
          <w:lang w:val="es-ES"/>
        </w:rPr>
        <w:t>).</w:t>
      </w:r>
    </w:p>
    <w:p w14:paraId="62FC6CFB" w14:textId="77777777" w:rsidR="00EC6298" w:rsidRPr="00EC6298" w:rsidRDefault="00EC6298" w:rsidP="00520927">
      <w:pPr>
        <w:spacing w:before="100" w:beforeAutospacing="1" w:after="100" w:afterAutospacing="1"/>
        <w:jc w:val="both"/>
        <w:rPr>
          <w:rFonts w:ascii="Arial" w:hAnsi="Arial" w:cs="Arial"/>
          <w:sz w:val="22"/>
          <w:szCs w:val="22"/>
          <w:lang w:val="es-ES"/>
        </w:rPr>
      </w:pPr>
      <w:r w:rsidRPr="00EC6298">
        <w:rPr>
          <w:rFonts w:ascii="Arial" w:hAnsi="Arial" w:cs="Arial"/>
          <w:sz w:val="22"/>
          <w:szCs w:val="22"/>
          <w:lang w:val="es-ES"/>
        </w:rPr>
        <w:t>A diferencia de la Evaluación Táctica General, basada en la aplicación de preguntas estructuradas en talleres multidisciplinarios, la Evaluación Técnica Focalizada consistió en un análisis técnico individual de cada componente crítico que conforma el plan de negocio (</w:t>
      </w:r>
      <w:proofErr w:type="spellStart"/>
      <w:r w:rsidRPr="00EC6298">
        <w:rPr>
          <w:rFonts w:ascii="Arial" w:hAnsi="Arial" w:cs="Arial"/>
          <w:sz w:val="22"/>
          <w:szCs w:val="22"/>
          <w:lang w:val="es-ES"/>
        </w:rPr>
        <w:t>Life</w:t>
      </w:r>
      <w:proofErr w:type="spellEnd"/>
      <w:r w:rsidRPr="00EC6298">
        <w:rPr>
          <w:rFonts w:ascii="Arial" w:hAnsi="Arial" w:cs="Arial"/>
          <w:sz w:val="22"/>
          <w:szCs w:val="22"/>
          <w:lang w:val="es-ES"/>
        </w:rPr>
        <w:t xml:space="preserve"> </w:t>
      </w:r>
      <w:proofErr w:type="spellStart"/>
      <w:r w:rsidRPr="00EC6298">
        <w:rPr>
          <w:rFonts w:ascii="Arial" w:hAnsi="Arial" w:cs="Arial"/>
          <w:sz w:val="22"/>
          <w:szCs w:val="22"/>
          <w:lang w:val="es-ES"/>
        </w:rPr>
        <w:t>of</w:t>
      </w:r>
      <w:proofErr w:type="spellEnd"/>
      <w:r w:rsidRPr="00EC6298">
        <w:rPr>
          <w:rFonts w:ascii="Arial" w:hAnsi="Arial" w:cs="Arial"/>
          <w:sz w:val="22"/>
          <w:szCs w:val="22"/>
          <w:lang w:val="es-ES"/>
        </w:rPr>
        <w:t xml:space="preserve"> Mine – </w:t>
      </w:r>
      <w:proofErr w:type="spellStart"/>
      <w:r w:rsidRPr="00EC6298">
        <w:rPr>
          <w:rFonts w:ascii="Arial" w:hAnsi="Arial" w:cs="Arial"/>
          <w:sz w:val="22"/>
          <w:szCs w:val="22"/>
          <w:lang w:val="es-ES"/>
        </w:rPr>
        <w:t>LoM</w:t>
      </w:r>
      <w:proofErr w:type="spellEnd"/>
      <w:r w:rsidRPr="00EC6298">
        <w:rPr>
          <w:rFonts w:ascii="Arial" w:hAnsi="Arial" w:cs="Arial"/>
          <w:sz w:val="22"/>
          <w:szCs w:val="22"/>
          <w:lang w:val="es-ES"/>
        </w:rPr>
        <w:t>) del proyecto. El objetivo fue evaluar rigurosamente las soluciones técnicas estratégicas para garantizar la viabilidad operativa a largo plazo, especialmente en el contexto del escenario PBR25 (mezcla 90:10).</w:t>
      </w:r>
    </w:p>
    <w:p w14:paraId="08EDC1A3" w14:textId="77777777" w:rsidR="00EC6298" w:rsidRPr="00EC6298" w:rsidRDefault="00EC6298" w:rsidP="00520927">
      <w:pPr>
        <w:spacing w:before="100" w:beforeAutospacing="1" w:after="100" w:afterAutospacing="1"/>
        <w:jc w:val="both"/>
        <w:rPr>
          <w:rFonts w:ascii="Arial" w:hAnsi="Arial" w:cs="Arial"/>
          <w:sz w:val="22"/>
          <w:szCs w:val="22"/>
          <w:lang w:val="es-ES"/>
        </w:rPr>
      </w:pPr>
      <w:r w:rsidRPr="00EC6298">
        <w:rPr>
          <w:rFonts w:ascii="Arial" w:hAnsi="Arial" w:cs="Arial"/>
          <w:sz w:val="22"/>
          <w:szCs w:val="22"/>
          <w:lang w:val="es-ES"/>
        </w:rPr>
        <w:t xml:space="preserve">Se analizaron más de 80 iniciativas, incluyendo soluciones de ingeniería para desaguado, transporte, compactación, estabilidad de depósitos, gobernanza, licenciamiento ambiental y capacidad volumétrica de las áreas de disposición. Cada iniciativa fue evaluada individualmente según su nivel de madurez tecnológica, aplicabilidad práctica, alineamiento con los objetivos estratégicos del proyecto y potencial de contribuir a la viabilidad del </w:t>
      </w:r>
      <w:proofErr w:type="spellStart"/>
      <w:r w:rsidRPr="00EC6298">
        <w:rPr>
          <w:rFonts w:ascii="Arial" w:hAnsi="Arial" w:cs="Arial"/>
          <w:sz w:val="22"/>
          <w:szCs w:val="22"/>
          <w:lang w:val="es-ES"/>
        </w:rPr>
        <w:t>LoM</w:t>
      </w:r>
      <w:proofErr w:type="spellEnd"/>
      <w:r w:rsidRPr="00EC6298">
        <w:rPr>
          <w:rFonts w:ascii="Arial" w:hAnsi="Arial" w:cs="Arial"/>
          <w:sz w:val="22"/>
          <w:szCs w:val="22"/>
          <w:lang w:val="es-ES"/>
        </w:rPr>
        <w:t>.</w:t>
      </w:r>
    </w:p>
    <w:p w14:paraId="242A45A3" w14:textId="77777777" w:rsidR="00EC6298" w:rsidRPr="00EC6298" w:rsidRDefault="00EC6298" w:rsidP="00520927">
      <w:pPr>
        <w:spacing w:before="100" w:beforeAutospacing="1" w:after="100" w:afterAutospacing="1"/>
        <w:jc w:val="both"/>
        <w:rPr>
          <w:rFonts w:ascii="Arial" w:hAnsi="Arial" w:cs="Arial"/>
          <w:sz w:val="22"/>
          <w:szCs w:val="22"/>
          <w:lang w:val="es-ES"/>
        </w:rPr>
      </w:pPr>
      <w:r w:rsidRPr="00EC6298">
        <w:rPr>
          <w:rFonts w:ascii="Arial" w:hAnsi="Arial" w:cs="Arial"/>
          <w:sz w:val="22"/>
          <w:szCs w:val="22"/>
          <w:lang w:val="es-ES"/>
        </w:rPr>
        <w:t xml:space="preserve">Las puntuaciones fueron respaldadas por justificaciones técnicas detalladas, basadas en datos de laboratorio, información de campo, documentos conceptuales e interacciones con las áreas técnicas involucradas. La </w:t>
      </w:r>
      <w:proofErr w:type="gramStart"/>
      <w:r w:rsidRPr="00EC6298">
        <w:rPr>
          <w:rFonts w:ascii="Arial" w:hAnsi="Arial" w:cs="Arial"/>
          <w:sz w:val="22"/>
          <w:szCs w:val="22"/>
          <w:lang w:val="es-ES"/>
        </w:rPr>
        <w:t>participación activa</w:t>
      </w:r>
      <w:proofErr w:type="gramEnd"/>
      <w:r w:rsidRPr="00EC6298">
        <w:rPr>
          <w:rFonts w:ascii="Arial" w:hAnsi="Arial" w:cs="Arial"/>
          <w:sz w:val="22"/>
          <w:szCs w:val="22"/>
          <w:lang w:val="es-ES"/>
        </w:rPr>
        <w:t xml:space="preserve"> de especialistas fue fundamental para validar los criterios de madurez e identificar los principales puntos críticos de cada frente evaluado.</w:t>
      </w:r>
    </w:p>
    <w:p w14:paraId="04BE3345" w14:textId="77777777" w:rsidR="00EC6298" w:rsidRPr="00EC6298" w:rsidRDefault="00EC6298" w:rsidP="00520927">
      <w:pPr>
        <w:spacing w:before="100" w:beforeAutospacing="1" w:after="100" w:afterAutospacing="1"/>
        <w:jc w:val="both"/>
        <w:rPr>
          <w:rFonts w:ascii="Arial" w:hAnsi="Arial" w:cs="Arial"/>
          <w:sz w:val="22"/>
          <w:szCs w:val="22"/>
          <w:lang w:val="es-ES"/>
        </w:rPr>
      </w:pPr>
      <w:r w:rsidRPr="00EC6298">
        <w:rPr>
          <w:rFonts w:ascii="Arial" w:hAnsi="Arial" w:cs="Arial"/>
          <w:sz w:val="22"/>
          <w:szCs w:val="22"/>
          <w:lang w:val="es-ES"/>
        </w:rPr>
        <w:t>Las tablas presentadas a continuación consolidan los resultados de la Evaluación Técnica Focalizada, organizados por Eje Temático (WS) y estructurados conforme a la lógica de la MTM-TSF. Cada tabla resume los pesos técnicos asignados, las puntuaciones de impacto estimado (de 1 a 4) y los comentarios técnicos correspondientes para cada solución analizada. Los datos se representan en formato de mapa de calor (</w:t>
      </w:r>
      <w:proofErr w:type="spellStart"/>
      <w:r w:rsidRPr="00EC6298">
        <w:rPr>
          <w:rFonts w:ascii="Arial" w:hAnsi="Arial" w:cs="Arial"/>
          <w:sz w:val="22"/>
          <w:szCs w:val="22"/>
          <w:lang w:val="es-ES"/>
        </w:rPr>
        <w:t>heat</w:t>
      </w:r>
      <w:proofErr w:type="spellEnd"/>
      <w:r w:rsidRPr="00EC6298">
        <w:rPr>
          <w:rFonts w:ascii="Arial" w:hAnsi="Arial" w:cs="Arial"/>
          <w:sz w:val="22"/>
          <w:szCs w:val="22"/>
          <w:lang w:val="es-ES"/>
        </w:rPr>
        <w:t xml:space="preserve"> </w:t>
      </w:r>
      <w:proofErr w:type="spellStart"/>
      <w:r w:rsidRPr="00EC6298">
        <w:rPr>
          <w:rFonts w:ascii="Arial" w:hAnsi="Arial" w:cs="Arial"/>
          <w:sz w:val="22"/>
          <w:szCs w:val="22"/>
          <w:lang w:val="es-ES"/>
        </w:rPr>
        <w:t>map</w:t>
      </w:r>
      <w:proofErr w:type="spellEnd"/>
      <w:r w:rsidRPr="00EC6298">
        <w:rPr>
          <w:rFonts w:ascii="Arial" w:hAnsi="Arial" w:cs="Arial"/>
          <w:sz w:val="22"/>
          <w:szCs w:val="22"/>
          <w:lang w:val="es-ES"/>
        </w:rPr>
        <w:t>), donde los colores indican de forma intuitiva el grado de madurez técnica y el potencial impacto de cada alternativa sobre el plan de negocio del proyecto.</w:t>
      </w:r>
    </w:p>
    <w:p w14:paraId="0FC18243" w14:textId="77777777" w:rsidR="00EC6298" w:rsidRPr="00EC6298" w:rsidRDefault="00EC6298" w:rsidP="00520927">
      <w:pPr>
        <w:spacing w:before="100" w:beforeAutospacing="1" w:after="100" w:afterAutospacing="1"/>
        <w:jc w:val="both"/>
        <w:rPr>
          <w:rFonts w:ascii="Arial" w:hAnsi="Arial" w:cs="Arial"/>
          <w:sz w:val="22"/>
          <w:szCs w:val="22"/>
          <w:lang w:val="es-ES"/>
        </w:rPr>
      </w:pPr>
      <w:r w:rsidRPr="00EC6298">
        <w:rPr>
          <w:rFonts w:ascii="Arial" w:hAnsi="Arial" w:cs="Arial"/>
          <w:sz w:val="22"/>
          <w:szCs w:val="22"/>
          <w:lang w:val="es-ES"/>
        </w:rPr>
        <w:t>La construcción de estas representaciones visuales no solo facilita la interpretación de los resultados, sino que también contribuye a la trazabilidad y transparencia del proceso de evaluación. El análisis gráfico permite identificar rápidamente los ítems con desempeño robusto (en verde) y destacar los puntos prioritarios, representados en tonos de rojo —frecuentemente asociados con ausencia de planes de cierre, falta de análisis de fallas hipotéticas o riesgo elevado de no obtención de licencias para nuevas áreas.</w:t>
      </w:r>
    </w:p>
    <w:p w14:paraId="0DAEED8E" w14:textId="77777777" w:rsidR="00EC6298" w:rsidRDefault="00EC6298" w:rsidP="00520927">
      <w:pPr>
        <w:spacing w:before="100" w:beforeAutospacing="1" w:after="100" w:afterAutospacing="1"/>
        <w:jc w:val="both"/>
        <w:rPr>
          <w:rFonts w:ascii="Arial" w:hAnsi="Arial" w:cs="Arial"/>
          <w:sz w:val="22"/>
          <w:szCs w:val="22"/>
          <w:lang w:val="es-ES"/>
        </w:rPr>
      </w:pPr>
      <w:r w:rsidRPr="00EC6298">
        <w:rPr>
          <w:rFonts w:ascii="Arial" w:hAnsi="Arial" w:cs="Arial"/>
          <w:sz w:val="22"/>
          <w:szCs w:val="22"/>
          <w:lang w:val="es-ES"/>
        </w:rPr>
        <w:t xml:space="preserve">Por ejemplo, en el eje WS1 – Procesos, se observó que alternativas como Disc </w:t>
      </w:r>
      <w:proofErr w:type="spellStart"/>
      <w:r w:rsidRPr="00EC6298">
        <w:rPr>
          <w:rFonts w:ascii="Arial" w:hAnsi="Arial" w:cs="Arial"/>
          <w:sz w:val="22"/>
          <w:szCs w:val="22"/>
          <w:lang w:val="es-ES"/>
        </w:rPr>
        <w:t>Filters</w:t>
      </w:r>
      <w:proofErr w:type="spellEnd"/>
      <w:r w:rsidRPr="00EC6298">
        <w:rPr>
          <w:rFonts w:ascii="Arial" w:hAnsi="Arial" w:cs="Arial"/>
          <w:sz w:val="22"/>
          <w:szCs w:val="22"/>
          <w:lang w:val="es-ES"/>
        </w:rPr>
        <w:t xml:space="preserve"> y </w:t>
      </w:r>
      <w:proofErr w:type="spellStart"/>
      <w:r w:rsidRPr="00EC6298">
        <w:rPr>
          <w:rFonts w:ascii="Arial" w:hAnsi="Arial" w:cs="Arial"/>
          <w:sz w:val="22"/>
          <w:szCs w:val="22"/>
          <w:lang w:val="es-ES"/>
        </w:rPr>
        <w:t>Press</w:t>
      </w:r>
      <w:proofErr w:type="spellEnd"/>
      <w:r w:rsidRPr="00EC6298">
        <w:rPr>
          <w:rFonts w:ascii="Arial" w:hAnsi="Arial" w:cs="Arial"/>
          <w:sz w:val="22"/>
          <w:szCs w:val="22"/>
          <w:lang w:val="es-ES"/>
        </w:rPr>
        <w:t xml:space="preserve"> </w:t>
      </w:r>
      <w:proofErr w:type="spellStart"/>
      <w:r w:rsidRPr="00EC6298">
        <w:rPr>
          <w:rFonts w:ascii="Arial" w:hAnsi="Arial" w:cs="Arial"/>
          <w:sz w:val="22"/>
          <w:szCs w:val="22"/>
          <w:lang w:val="es-ES"/>
        </w:rPr>
        <w:t>Filters</w:t>
      </w:r>
      <w:proofErr w:type="spellEnd"/>
      <w:r w:rsidRPr="00EC6298">
        <w:rPr>
          <w:rFonts w:ascii="Arial" w:hAnsi="Arial" w:cs="Arial"/>
          <w:sz w:val="22"/>
          <w:szCs w:val="22"/>
          <w:lang w:val="es-ES"/>
        </w:rPr>
        <w:t xml:space="preserve"> obtuvieron calificaciones elevadas (3 y 2 respectivamente), reflejando madurez operativa y alineación con el escenario PBR25. En el eje WS2 – Evaluación Geotécnica, los estudios de estabilidad física y química para activos de largo plazo presentaron puntuaciones negativas, destacando la falta de datos consolidados en las áreas propuestas para futuras </w:t>
      </w:r>
      <w:proofErr w:type="spellStart"/>
      <w:r w:rsidRPr="00EC6298">
        <w:rPr>
          <w:rFonts w:ascii="Arial" w:hAnsi="Arial" w:cs="Arial"/>
          <w:sz w:val="22"/>
          <w:szCs w:val="22"/>
          <w:lang w:val="es-ES"/>
        </w:rPr>
        <w:t>TSFs</w:t>
      </w:r>
      <w:proofErr w:type="spellEnd"/>
      <w:r w:rsidRPr="00EC6298">
        <w:rPr>
          <w:rFonts w:ascii="Arial" w:hAnsi="Arial" w:cs="Arial"/>
          <w:sz w:val="22"/>
          <w:szCs w:val="22"/>
          <w:lang w:val="es-ES"/>
        </w:rPr>
        <w:t>, lo que compromete la toma de decisiones a largo plazo. Finalmente, en el WS3 – Licenciamiento y Partes Interesadas, el impacto negativo de las iniciativas relacionadas con el proceso de licenciamiento ambiental refleja la criticidad de la estrategia regulatoria y la necesidad de acciones inmediatas para mitigar riesgos a la continuidad operativa.</w:t>
      </w:r>
    </w:p>
    <w:p w14:paraId="7903F1C6" w14:textId="77777777" w:rsidR="005E70FB" w:rsidRPr="005E70FB" w:rsidRDefault="005E70FB" w:rsidP="005E70FB">
      <w:pPr>
        <w:spacing w:before="100" w:beforeAutospacing="1" w:after="100" w:afterAutospacing="1"/>
        <w:jc w:val="both"/>
        <w:rPr>
          <w:rFonts w:ascii="Arial" w:hAnsi="Arial" w:cs="Arial"/>
          <w:sz w:val="22"/>
          <w:szCs w:val="22"/>
          <w:lang w:val="es-CL"/>
        </w:rPr>
      </w:pPr>
      <w:r w:rsidRPr="005E70FB">
        <w:rPr>
          <w:rFonts w:ascii="Arial" w:hAnsi="Arial" w:cs="Arial"/>
          <w:sz w:val="22"/>
          <w:szCs w:val="22"/>
          <w:lang w:val="es-CL"/>
        </w:rPr>
        <w:t>Los resultados consolidados de la Evaluación Técnica Focalizada muestran una variación significativa en los niveles de madurez técnica entre los distintos Ejes Temáticos (WS), con valores que oscilaron entre niveles bajos (por debajo del 30%) y niveles más avanzados (cercanos al 60%).</w:t>
      </w:r>
    </w:p>
    <w:p w14:paraId="275F3ED4" w14:textId="77777777" w:rsidR="005E70FB" w:rsidRPr="005E70FB" w:rsidRDefault="005E70FB" w:rsidP="005E70FB">
      <w:pPr>
        <w:spacing w:before="100" w:beforeAutospacing="1" w:after="100" w:afterAutospacing="1"/>
        <w:jc w:val="both"/>
        <w:rPr>
          <w:rFonts w:ascii="Arial" w:hAnsi="Arial" w:cs="Arial"/>
          <w:sz w:val="22"/>
          <w:szCs w:val="22"/>
          <w:lang w:val="es-CL"/>
        </w:rPr>
      </w:pPr>
      <w:r w:rsidRPr="005E70FB">
        <w:rPr>
          <w:rFonts w:ascii="Arial" w:hAnsi="Arial" w:cs="Arial"/>
          <w:sz w:val="22"/>
          <w:szCs w:val="22"/>
          <w:lang w:val="es-CL"/>
        </w:rPr>
        <w:t>Esta diversidad evidencia tanto fortalezas como brechas críticas dentro del proyecto. Se identificaron áreas con alto grado de alineación técnica —especialmente en soluciones de desaguado y estrategias operativas— así como frentes con bajo nivel de preparación, principalmente en aspectos relacionados al licenciamiento ambiental, gobernanza de estructuras y estudios de estabilidad para escenarios de largo plazo.</w:t>
      </w:r>
    </w:p>
    <w:p w14:paraId="0BFA23A9" w14:textId="77777777" w:rsidR="005E70FB" w:rsidRPr="005E70FB" w:rsidRDefault="005E70FB" w:rsidP="005E70FB">
      <w:pPr>
        <w:spacing w:before="100" w:beforeAutospacing="1" w:after="100" w:afterAutospacing="1"/>
        <w:jc w:val="both"/>
        <w:rPr>
          <w:rFonts w:ascii="Arial" w:hAnsi="Arial" w:cs="Arial"/>
          <w:sz w:val="22"/>
          <w:szCs w:val="22"/>
          <w:lang w:val="es-CL"/>
        </w:rPr>
      </w:pPr>
      <w:r w:rsidRPr="005E70FB">
        <w:rPr>
          <w:rFonts w:ascii="Arial" w:hAnsi="Arial" w:cs="Arial"/>
          <w:sz w:val="22"/>
          <w:szCs w:val="22"/>
          <w:lang w:val="es-CL"/>
        </w:rPr>
        <w:t>Estos resultados, representados visualmente a través de mapas de calor, sirvieron como base para priorizar acciones técnicas, ajustar cronogramas e integrar medidas correctivas nos planes estratégicos del proyecto. La aplicación de la metodología MTM-TSF facilitó una lectura clara y rastreable del estado técnico actual, ofreciendo soporte objetivo para la toma de decisiones en contextos complejos y multidisciplinarios.</w:t>
      </w:r>
    </w:p>
    <w:p w14:paraId="258661E0" w14:textId="77777777" w:rsidR="005E70FB" w:rsidRPr="00EC6298" w:rsidRDefault="005E70FB" w:rsidP="00520927">
      <w:pPr>
        <w:spacing w:before="100" w:beforeAutospacing="1" w:after="100" w:afterAutospacing="1"/>
        <w:jc w:val="both"/>
        <w:rPr>
          <w:rFonts w:ascii="Arial" w:hAnsi="Arial" w:cs="Arial"/>
          <w:sz w:val="22"/>
          <w:szCs w:val="22"/>
          <w:lang w:val="es-CL"/>
        </w:rPr>
      </w:pPr>
    </w:p>
    <w:p w14:paraId="1E7508A1" w14:textId="77777777" w:rsidR="00AB2454" w:rsidRPr="00520927" w:rsidRDefault="00AB2454" w:rsidP="00520927">
      <w:pPr>
        <w:spacing w:before="100" w:beforeAutospacing="1" w:after="100" w:afterAutospacing="1"/>
        <w:ind w:left="720"/>
        <w:jc w:val="both"/>
        <w:rPr>
          <w:rFonts w:ascii="Arial" w:hAnsi="Arial" w:cs="Arial"/>
          <w:sz w:val="22"/>
          <w:szCs w:val="22"/>
          <w:lang w:val="es-ES"/>
        </w:rPr>
      </w:pPr>
    </w:p>
    <w:p w14:paraId="3B8F77C9" w14:textId="77777777" w:rsidR="00AB2454" w:rsidRDefault="00AB2454" w:rsidP="00520927">
      <w:pPr>
        <w:spacing w:before="100" w:beforeAutospacing="1" w:after="100" w:afterAutospacing="1"/>
        <w:ind w:left="720"/>
        <w:jc w:val="both"/>
        <w:rPr>
          <w:rFonts w:ascii="Arial" w:hAnsi="Arial" w:cs="Arial"/>
          <w:sz w:val="22"/>
          <w:szCs w:val="22"/>
          <w:lang w:val="es-ES"/>
        </w:rPr>
      </w:pPr>
    </w:p>
    <w:p w14:paraId="51AEF561" w14:textId="77777777" w:rsidR="00AB2454" w:rsidRDefault="00AB2454" w:rsidP="00520927">
      <w:pPr>
        <w:spacing w:before="100" w:beforeAutospacing="1" w:after="100" w:afterAutospacing="1"/>
        <w:ind w:left="720"/>
        <w:jc w:val="both"/>
        <w:rPr>
          <w:rFonts w:ascii="Arial" w:hAnsi="Arial" w:cs="Arial"/>
          <w:sz w:val="22"/>
          <w:szCs w:val="22"/>
          <w:lang w:val="es-ES"/>
        </w:rPr>
      </w:pPr>
    </w:p>
    <w:p w14:paraId="031E05C6" w14:textId="77777777" w:rsidR="00AB2454" w:rsidRDefault="00AB2454" w:rsidP="007A0076">
      <w:pPr>
        <w:spacing w:before="100" w:beforeAutospacing="1" w:after="100" w:afterAutospacing="1"/>
        <w:jc w:val="both"/>
        <w:rPr>
          <w:rFonts w:ascii="Arial" w:hAnsi="Arial" w:cs="Arial"/>
          <w:sz w:val="22"/>
          <w:szCs w:val="22"/>
          <w:lang w:val="es-ES"/>
        </w:rPr>
        <w:sectPr w:rsidR="00AB2454" w:rsidSect="000740B4">
          <w:type w:val="continuous"/>
          <w:pgSz w:w="11900" w:h="16840"/>
          <w:pgMar w:top="1134" w:right="680" w:bottom="964" w:left="851" w:header="680" w:footer="567" w:gutter="0"/>
          <w:cols w:num="2" w:space="403"/>
          <w:docGrid w:linePitch="360"/>
        </w:sectPr>
      </w:pPr>
    </w:p>
    <w:p w14:paraId="0FB639D0" w14:textId="0B798780" w:rsidR="002D143C" w:rsidRPr="00B86B26" w:rsidRDefault="009E2F9D" w:rsidP="002D143C">
      <w:pPr>
        <w:jc w:val="both"/>
        <w:rPr>
          <w:rFonts w:ascii="Arial" w:hAnsi="Arial" w:cs="Arial"/>
          <w:b/>
          <w:sz w:val="22"/>
          <w:szCs w:val="22"/>
          <w:lang w:val="es-ES"/>
        </w:rPr>
      </w:pPr>
      <w:r>
        <w:rPr>
          <w:rFonts w:ascii="Arial" w:hAnsi="Arial" w:cs="Arial"/>
          <w:b/>
          <w:sz w:val="22"/>
          <w:szCs w:val="22"/>
          <w:lang w:val="es-ES"/>
        </w:rPr>
        <w:t xml:space="preserve">7.0 </w:t>
      </w:r>
      <w:r w:rsidR="002D143C" w:rsidRPr="00B86B26">
        <w:rPr>
          <w:rFonts w:ascii="Arial" w:hAnsi="Arial" w:cs="Arial"/>
          <w:b/>
          <w:sz w:val="22"/>
          <w:szCs w:val="22"/>
          <w:lang w:val="es-ES"/>
        </w:rPr>
        <w:t>Metodología para el Cálculo de la Probabilidad de Éxito en el Proceso de Licenciamiento Ambiental</w:t>
      </w:r>
    </w:p>
    <w:p w14:paraId="6847D100" w14:textId="77777777" w:rsidR="002D143C" w:rsidRPr="00520927" w:rsidRDefault="002D143C" w:rsidP="002D143C">
      <w:pPr>
        <w:jc w:val="both"/>
        <w:rPr>
          <w:rFonts w:ascii="Arial" w:hAnsi="Arial" w:cs="Arial"/>
          <w:sz w:val="22"/>
          <w:szCs w:val="22"/>
          <w:lang w:val="es-ES"/>
        </w:rPr>
      </w:pPr>
    </w:p>
    <w:p w14:paraId="2E48D046" w14:textId="77777777" w:rsidR="00EB37DF" w:rsidRPr="00EB37DF" w:rsidRDefault="00EB37DF" w:rsidP="00EB37DF">
      <w:pPr>
        <w:jc w:val="both"/>
        <w:rPr>
          <w:rFonts w:ascii="Arial" w:hAnsi="Arial" w:cs="Arial"/>
          <w:sz w:val="22"/>
          <w:szCs w:val="22"/>
          <w:lang w:val="es-CL"/>
        </w:rPr>
      </w:pPr>
      <w:r w:rsidRPr="00EB37DF">
        <w:rPr>
          <w:rFonts w:ascii="Arial" w:hAnsi="Arial" w:cs="Arial"/>
          <w:sz w:val="22"/>
          <w:szCs w:val="22"/>
          <w:lang w:val="es-CL"/>
        </w:rPr>
        <w:t xml:space="preserve">Como resultado de la aplicación de la metodología MTM-TSF, se identificaron áreas temáticas con baja madurez técnica, entre ellas el eje de licenciamiento ambiental. Dada su relevancia para la continuidad del proyecto y su impacto en la viabilidad operativa, se desarrolló una </w:t>
      </w:r>
      <w:proofErr w:type="spellStart"/>
      <w:r w:rsidRPr="00EB37DF">
        <w:rPr>
          <w:rFonts w:ascii="Arial" w:hAnsi="Arial" w:cs="Arial"/>
          <w:sz w:val="22"/>
          <w:szCs w:val="22"/>
          <w:lang w:val="es-CL"/>
        </w:rPr>
        <w:t>submetodología</w:t>
      </w:r>
      <w:proofErr w:type="spellEnd"/>
      <w:r w:rsidRPr="00EB37DF">
        <w:rPr>
          <w:rFonts w:ascii="Arial" w:hAnsi="Arial" w:cs="Arial"/>
          <w:sz w:val="22"/>
          <w:szCs w:val="22"/>
          <w:lang w:val="es-CL"/>
        </w:rPr>
        <w:t xml:space="preserve"> específica basada en los mismos principios estructurados y trazables de la MTM-TSF, con el objetivo de evaluar de forma más detallada la probabilidad de éxito del proceso de licenciamiento.</w:t>
      </w:r>
    </w:p>
    <w:p w14:paraId="3A6AD48A" w14:textId="5DEDCF28" w:rsidR="00EB37DF" w:rsidRDefault="00EB37DF" w:rsidP="00EB37DF">
      <w:pPr>
        <w:jc w:val="both"/>
        <w:rPr>
          <w:rFonts w:ascii="Arial" w:hAnsi="Arial" w:cs="Arial"/>
          <w:sz w:val="22"/>
          <w:szCs w:val="22"/>
          <w:lang w:val="es-CL"/>
        </w:rPr>
      </w:pPr>
      <w:r w:rsidRPr="00EB37DF">
        <w:rPr>
          <w:rFonts w:ascii="Arial" w:hAnsi="Arial" w:cs="Arial"/>
          <w:sz w:val="22"/>
          <w:szCs w:val="22"/>
          <w:lang w:val="es-CL"/>
        </w:rPr>
        <w:t>Esta herramienta adicional se enfocó en cinco ejes críticos</w:t>
      </w:r>
      <w:r w:rsidR="00AA2F2D">
        <w:rPr>
          <w:rFonts w:ascii="Arial" w:hAnsi="Arial" w:cs="Arial"/>
          <w:sz w:val="22"/>
          <w:szCs w:val="22"/>
          <w:lang w:val="es-CL"/>
        </w:rPr>
        <w:t xml:space="preserve"> </w:t>
      </w:r>
      <w:r w:rsidR="00156117">
        <w:rPr>
          <w:rFonts w:ascii="Arial" w:hAnsi="Arial" w:cs="Arial"/>
          <w:sz w:val="22"/>
          <w:szCs w:val="22"/>
          <w:lang w:val="es-CL"/>
        </w:rPr>
        <w:t>cada un</w:t>
      </w:r>
      <w:r w:rsidR="005F3380">
        <w:rPr>
          <w:rFonts w:ascii="Arial" w:hAnsi="Arial" w:cs="Arial"/>
          <w:sz w:val="22"/>
          <w:szCs w:val="22"/>
          <w:lang w:val="es-CL"/>
        </w:rPr>
        <w:t>o</w:t>
      </w:r>
      <w:r w:rsidR="00156117">
        <w:rPr>
          <w:rFonts w:ascii="Arial" w:hAnsi="Arial" w:cs="Arial"/>
          <w:sz w:val="22"/>
          <w:szCs w:val="22"/>
          <w:lang w:val="es-CL"/>
        </w:rPr>
        <w:t xml:space="preserve"> con un peso </w:t>
      </w:r>
      <w:r w:rsidR="005F3380">
        <w:rPr>
          <w:rFonts w:ascii="Arial" w:hAnsi="Arial" w:cs="Arial"/>
          <w:sz w:val="22"/>
          <w:szCs w:val="22"/>
          <w:lang w:val="es-CL"/>
        </w:rPr>
        <w:t>diferente</w:t>
      </w:r>
      <w:r w:rsidRPr="00EB37DF">
        <w:rPr>
          <w:rFonts w:ascii="Arial" w:hAnsi="Arial" w:cs="Arial"/>
          <w:sz w:val="22"/>
          <w:szCs w:val="22"/>
          <w:lang w:val="es-CL"/>
        </w:rPr>
        <w:t>:</w:t>
      </w:r>
    </w:p>
    <w:p w14:paraId="1043CC30" w14:textId="77777777" w:rsidR="00EB37DF" w:rsidRPr="00EB37DF" w:rsidRDefault="00EB37DF" w:rsidP="00EB37DF">
      <w:pPr>
        <w:jc w:val="both"/>
        <w:rPr>
          <w:rFonts w:ascii="Arial" w:hAnsi="Arial" w:cs="Arial"/>
          <w:sz w:val="22"/>
          <w:szCs w:val="22"/>
          <w:lang w:val="es-CL"/>
        </w:rPr>
      </w:pPr>
    </w:p>
    <w:p w14:paraId="2F687412" w14:textId="145BAC9A" w:rsidR="00EB37DF" w:rsidRPr="00EB37DF" w:rsidRDefault="00EB37DF" w:rsidP="00EB37DF">
      <w:pPr>
        <w:numPr>
          <w:ilvl w:val="0"/>
          <w:numId w:val="17"/>
        </w:numPr>
        <w:jc w:val="both"/>
        <w:rPr>
          <w:rFonts w:ascii="Arial" w:hAnsi="Arial" w:cs="Arial"/>
          <w:sz w:val="22"/>
          <w:szCs w:val="22"/>
          <w:lang w:val="pt-BR"/>
        </w:rPr>
      </w:pPr>
      <w:proofErr w:type="spellStart"/>
      <w:r w:rsidRPr="00EB37DF">
        <w:rPr>
          <w:rFonts w:ascii="Arial" w:hAnsi="Arial" w:cs="Arial"/>
          <w:sz w:val="22"/>
          <w:szCs w:val="22"/>
          <w:lang w:val="pt-BR"/>
        </w:rPr>
        <w:t>Cumplimiento</w:t>
      </w:r>
      <w:proofErr w:type="spellEnd"/>
      <w:r w:rsidRPr="00EB37DF">
        <w:rPr>
          <w:rFonts w:ascii="Arial" w:hAnsi="Arial" w:cs="Arial"/>
          <w:sz w:val="22"/>
          <w:szCs w:val="22"/>
          <w:lang w:val="pt-BR"/>
        </w:rPr>
        <w:t xml:space="preserve"> normativo ambiental</w:t>
      </w:r>
      <w:r w:rsidR="00156117">
        <w:rPr>
          <w:rFonts w:ascii="Arial" w:hAnsi="Arial" w:cs="Arial"/>
          <w:sz w:val="22"/>
          <w:szCs w:val="22"/>
          <w:lang w:val="pt-BR"/>
        </w:rPr>
        <w:t xml:space="preserve"> (25%)</w:t>
      </w:r>
      <w:r w:rsidRPr="00EB37DF">
        <w:rPr>
          <w:rFonts w:ascii="Arial" w:hAnsi="Arial" w:cs="Arial"/>
          <w:sz w:val="22"/>
          <w:szCs w:val="22"/>
          <w:lang w:val="pt-BR"/>
        </w:rPr>
        <w:t>;</w:t>
      </w:r>
      <w:r w:rsidR="00156117">
        <w:rPr>
          <w:rFonts w:ascii="Arial" w:hAnsi="Arial" w:cs="Arial"/>
          <w:sz w:val="22"/>
          <w:szCs w:val="22"/>
          <w:lang w:val="pt-BR"/>
        </w:rPr>
        <w:t xml:space="preserve"> </w:t>
      </w:r>
    </w:p>
    <w:p w14:paraId="19377796" w14:textId="20311780" w:rsidR="0071046C" w:rsidRPr="00EB37DF" w:rsidRDefault="0071046C" w:rsidP="0071046C">
      <w:pPr>
        <w:numPr>
          <w:ilvl w:val="0"/>
          <w:numId w:val="17"/>
        </w:numPr>
        <w:jc w:val="both"/>
        <w:rPr>
          <w:rFonts w:ascii="Arial" w:hAnsi="Arial" w:cs="Arial"/>
          <w:sz w:val="22"/>
          <w:szCs w:val="22"/>
          <w:lang w:val="es-CL"/>
        </w:rPr>
      </w:pPr>
      <w:r w:rsidRPr="00EB37DF">
        <w:rPr>
          <w:rFonts w:ascii="Arial" w:hAnsi="Arial" w:cs="Arial"/>
          <w:sz w:val="22"/>
          <w:szCs w:val="22"/>
          <w:lang w:val="es-CL"/>
        </w:rPr>
        <w:t>Relación con comunidades y actores clave</w:t>
      </w:r>
      <w:r w:rsidR="00F22625">
        <w:rPr>
          <w:rFonts w:ascii="Arial" w:hAnsi="Arial" w:cs="Arial"/>
          <w:sz w:val="22"/>
          <w:szCs w:val="22"/>
          <w:lang w:val="es-CL"/>
        </w:rPr>
        <w:t xml:space="preserve"> </w:t>
      </w:r>
      <w:r w:rsidRPr="00156117">
        <w:rPr>
          <w:rFonts w:ascii="Arial" w:hAnsi="Arial" w:cs="Arial"/>
          <w:sz w:val="22"/>
          <w:szCs w:val="22"/>
          <w:lang w:val="es-ES"/>
        </w:rPr>
        <w:t>(25%);</w:t>
      </w:r>
    </w:p>
    <w:p w14:paraId="5539AA62" w14:textId="1CD0AAD0" w:rsidR="00EB37DF" w:rsidRPr="00EB37DF" w:rsidRDefault="0011291A" w:rsidP="00EB37DF">
      <w:pPr>
        <w:numPr>
          <w:ilvl w:val="0"/>
          <w:numId w:val="17"/>
        </w:numPr>
        <w:jc w:val="both"/>
        <w:rPr>
          <w:rFonts w:ascii="Arial" w:hAnsi="Arial" w:cs="Arial"/>
          <w:sz w:val="22"/>
          <w:szCs w:val="22"/>
          <w:lang w:val="es-CL"/>
        </w:rPr>
      </w:pPr>
      <w:r>
        <w:rPr>
          <w:rFonts w:ascii="Arial" w:hAnsi="Arial" w:cs="Arial"/>
          <w:sz w:val="22"/>
          <w:szCs w:val="22"/>
          <w:lang w:val="es-CL"/>
        </w:rPr>
        <w:t>Historial</w:t>
      </w:r>
      <w:r w:rsidR="00EB37DF" w:rsidRPr="00EB37DF">
        <w:rPr>
          <w:rFonts w:ascii="Arial" w:hAnsi="Arial" w:cs="Arial"/>
          <w:sz w:val="22"/>
          <w:szCs w:val="22"/>
          <w:lang w:val="es-CL"/>
        </w:rPr>
        <w:t xml:space="preserve"> de licenciamiento </w:t>
      </w:r>
      <w:r w:rsidR="009C566F">
        <w:rPr>
          <w:rFonts w:ascii="Arial" w:hAnsi="Arial" w:cs="Arial"/>
          <w:sz w:val="22"/>
          <w:szCs w:val="22"/>
          <w:lang w:val="es-CL"/>
        </w:rPr>
        <w:t xml:space="preserve">de la empresa </w:t>
      </w:r>
      <w:r w:rsidR="00EB37DF" w:rsidRPr="00EB37DF">
        <w:rPr>
          <w:rFonts w:ascii="Arial" w:hAnsi="Arial" w:cs="Arial"/>
          <w:sz w:val="22"/>
          <w:szCs w:val="22"/>
          <w:lang w:val="es-CL"/>
        </w:rPr>
        <w:t>en proyectos similares</w:t>
      </w:r>
      <w:r w:rsidR="00156117">
        <w:rPr>
          <w:rFonts w:ascii="Arial" w:hAnsi="Arial" w:cs="Arial"/>
          <w:sz w:val="22"/>
          <w:szCs w:val="22"/>
          <w:lang w:val="es-CL"/>
        </w:rPr>
        <w:t xml:space="preserve"> </w:t>
      </w:r>
      <w:r w:rsidR="00156117" w:rsidRPr="00156117">
        <w:rPr>
          <w:rFonts w:ascii="Arial" w:hAnsi="Arial" w:cs="Arial"/>
          <w:sz w:val="22"/>
          <w:szCs w:val="22"/>
          <w:lang w:val="es-ES"/>
        </w:rPr>
        <w:t>(</w:t>
      </w:r>
      <w:r w:rsidR="0071046C">
        <w:rPr>
          <w:rFonts w:ascii="Arial" w:hAnsi="Arial" w:cs="Arial"/>
          <w:sz w:val="22"/>
          <w:szCs w:val="22"/>
          <w:lang w:val="es-ES"/>
        </w:rPr>
        <w:t>1</w:t>
      </w:r>
      <w:r w:rsidR="00156117" w:rsidRPr="00156117">
        <w:rPr>
          <w:rFonts w:ascii="Arial" w:hAnsi="Arial" w:cs="Arial"/>
          <w:sz w:val="22"/>
          <w:szCs w:val="22"/>
          <w:lang w:val="es-ES"/>
        </w:rPr>
        <w:t>5%);</w:t>
      </w:r>
    </w:p>
    <w:p w14:paraId="5CE66C32" w14:textId="5F36F26F" w:rsidR="00F22625" w:rsidRDefault="00F22625" w:rsidP="00F22625">
      <w:pPr>
        <w:numPr>
          <w:ilvl w:val="0"/>
          <w:numId w:val="17"/>
        </w:numPr>
        <w:jc w:val="both"/>
        <w:rPr>
          <w:rFonts w:ascii="Arial" w:hAnsi="Arial" w:cs="Arial"/>
          <w:sz w:val="22"/>
          <w:szCs w:val="22"/>
          <w:lang w:val="es-CL"/>
        </w:rPr>
      </w:pPr>
      <w:proofErr w:type="spellStart"/>
      <w:r>
        <w:rPr>
          <w:rFonts w:ascii="Arial" w:hAnsi="Arial" w:cs="Arial"/>
          <w:sz w:val="22"/>
          <w:szCs w:val="22"/>
          <w:lang w:val="es-CL"/>
        </w:rPr>
        <w:t>Benchmarks</w:t>
      </w:r>
      <w:proofErr w:type="spellEnd"/>
      <w:r>
        <w:rPr>
          <w:rFonts w:ascii="Arial" w:hAnsi="Arial" w:cs="Arial"/>
          <w:sz w:val="22"/>
          <w:szCs w:val="22"/>
          <w:lang w:val="es-CL"/>
        </w:rPr>
        <w:t xml:space="preserve"> </w:t>
      </w:r>
      <w:r w:rsidRPr="00156117">
        <w:rPr>
          <w:rFonts w:ascii="Arial" w:hAnsi="Arial" w:cs="Arial"/>
          <w:sz w:val="22"/>
          <w:szCs w:val="22"/>
          <w:lang w:val="es-ES"/>
        </w:rPr>
        <w:t>(</w:t>
      </w:r>
      <w:r>
        <w:rPr>
          <w:rFonts w:ascii="Arial" w:hAnsi="Arial" w:cs="Arial"/>
          <w:sz w:val="22"/>
          <w:szCs w:val="22"/>
          <w:lang w:val="es-ES"/>
        </w:rPr>
        <w:t>10</w:t>
      </w:r>
      <w:r w:rsidRPr="00156117">
        <w:rPr>
          <w:rFonts w:ascii="Arial" w:hAnsi="Arial" w:cs="Arial"/>
          <w:sz w:val="22"/>
          <w:szCs w:val="22"/>
          <w:lang w:val="es-ES"/>
        </w:rPr>
        <w:t>%)</w:t>
      </w:r>
      <w:r>
        <w:rPr>
          <w:rFonts w:ascii="Arial" w:hAnsi="Arial" w:cs="Arial"/>
          <w:sz w:val="22"/>
          <w:szCs w:val="22"/>
          <w:lang w:val="es-ES"/>
        </w:rPr>
        <w:t>;</w:t>
      </w:r>
    </w:p>
    <w:p w14:paraId="5EB58EC8" w14:textId="37B9D704" w:rsidR="00EB37DF" w:rsidRPr="00EB37DF" w:rsidRDefault="00EB37DF" w:rsidP="00EB37DF">
      <w:pPr>
        <w:numPr>
          <w:ilvl w:val="0"/>
          <w:numId w:val="17"/>
        </w:numPr>
        <w:jc w:val="both"/>
        <w:rPr>
          <w:rFonts w:ascii="Arial" w:hAnsi="Arial" w:cs="Arial"/>
          <w:sz w:val="22"/>
          <w:szCs w:val="22"/>
          <w:lang w:val="es-CL"/>
        </w:rPr>
      </w:pPr>
      <w:r w:rsidRPr="00EB37DF">
        <w:rPr>
          <w:rFonts w:ascii="Arial" w:hAnsi="Arial" w:cs="Arial"/>
          <w:sz w:val="22"/>
          <w:szCs w:val="22"/>
          <w:lang w:val="es-CL"/>
        </w:rPr>
        <w:t>Desafíos geográficos y geométricos del área de disposición</w:t>
      </w:r>
      <w:r w:rsidR="00156117">
        <w:rPr>
          <w:rFonts w:ascii="Arial" w:hAnsi="Arial" w:cs="Arial"/>
          <w:sz w:val="22"/>
          <w:szCs w:val="22"/>
          <w:lang w:val="es-CL"/>
        </w:rPr>
        <w:t xml:space="preserve"> </w:t>
      </w:r>
      <w:r w:rsidR="00156117" w:rsidRPr="00156117">
        <w:rPr>
          <w:rFonts w:ascii="Arial" w:hAnsi="Arial" w:cs="Arial"/>
          <w:sz w:val="22"/>
          <w:szCs w:val="22"/>
          <w:lang w:val="es-ES"/>
        </w:rPr>
        <w:t>(</w:t>
      </w:r>
      <w:r w:rsidR="00156117">
        <w:rPr>
          <w:rFonts w:ascii="Arial" w:hAnsi="Arial" w:cs="Arial"/>
          <w:sz w:val="22"/>
          <w:szCs w:val="22"/>
          <w:lang w:val="es-ES"/>
        </w:rPr>
        <w:t>1</w:t>
      </w:r>
      <w:r w:rsidR="00156117" w:rsidRPr="00156117">
        <w:rPr>
          <w:rFonts w:ascii="Arial" w:hAnsi="Arial" w:cs="Arial"/>
          <w:sz w:val="22"/>
          <w:szCs w:val="22"/>
          <w:lang w:val="es-ES"/>
        </w:rPr>
        <w:t>5%)</w:t>
      </w:r>
      <w:r w:rsidR="00F22625">
        <w:rPr>
          <w:rFonts w:ascii="Arial" w:hAnsi="Arial" w:cs="Arial"/>
          <w:sz w:val="22"/>
          <w:szCs w:val="22"/>
          <w:lang w:val="es-ES"/>
        </w:rPr>
        <w:t>.</w:t>
      </w:r>
    </w:p>
    <w:p w14:paraId="6D71D328" w14:textId="12F059BB" w:rsidR="00EB37DF" w:rsidRPr="00EB37DF" w:rsidRDefault="005F3380" w:rsidP="00BA7BEC">
      <w:pPr>
        <w:jc w:val="both"/>
        <w:rPr>
          <w:rFonts w:ascii="Arial" w:hAnsi="Arial" w:cs="Arial"/>
          <w:sz w:val="22"/>
          <w:szCs w:val="22"/>
          <w:lang w:val="es-CL"/>
        </w:rPr>
      </w:pPr>
      <w:r w:rsidRPr="005F3380">
        <w:rPr>
          <w:rFonts w:ascii="Arial" w:hAnsi="Arial" w:cs="Arial"/>
          <w:sz w:val="22"/>
          <w:szCs w:val="22"/>
          <w:lang w:val="es-CL"/>
        </w:rPr>
        <w:t>Se destaca que los ítems con mayor peso corresponden a aspectos que pueden ser mejorados con el tiempo, mientras que los de menor peso representan factores fuera del control directo del proyecto.</w:t>
      </w:r>
    </w:p>
    <w:p w14:paraId="2CC1075F" w14:textId="4120BE4A" w:rsidR="00EB37DF" w:rsidRPr="00EB37DF" w:rsidRDefault="00EB37DF" w:rsidP="00EB37DF">
      <w:pPr>
        <w:jc w:val="both"/>
        <w:rPr>
          <w:rFonts w:ascii="Arial" w:hAnsi="Arial" w:cs="Arial"/>
          <w:sz w:val="22"/>
          <w:szCs w:val="22"/>
          <w:lang w:val="es-CL"/>
        </w:rPr>
      </w:pPr>
      <w:r w:rsidRPr="00EB37DF">
        <w:rPr>
          <w:rFonts w:ascii="Arial" w:hAnsi="Arial" w:cs="Arial"/>
          <w:sz w:val="22"/>
          <w:szCs w:val="22"/>
          <w:lang w:val="es-CL"/>
        </w:rPr>
        <w:t xml:space="preserve">Cada criterio fue puntuado por especialistas a través de escalas predefinidas, generando un índice cuantitativo de viabilidad del licenciamiento. El análisis final permitió construir </w:t>
      </w:r>
      <w:r w:rsidRPr="00EB37DF">
        <w:rPr>
          <w:rFonts w:ascii="Arial" w:hAnsi="Arial" w:cs="Arial"/>
          <w:sz w:val="22"/>
          <w:szCs w:val="22"/>
          <w:lang w:val="es-CL"/>
        </w:rPr>
        <w:t>un</w:t>
      </w:r>
      <w:r w:rsidR="00DE73F9">
        <w:rPr>
          <w:rFonts w:ascii="Arial" w:hAnsi="Arial" w:cs="Arial"/>
          <w:sz w:val="22"/>
          <w:szCs w:val="22"/>
          <w:lang w:val="es-CL"/>
        </w:rPr>
        <w:t>a escala</w:t>
      </w:r>
      <w:r w:rsidRPr="00EB37DF">
        <w:rPr>
          <w:rFonts w:ascii="Arial" w:hAnsi="Arial" w:cs="Arial"/>
          <w:sz w:val="22"/>
          <w:szCs w:val="22"/>
          <w:lang w:val="es-CL"/>
        </w:rPr>
        <w:t xml:space="preserve"> de </w:t>
      </w:r>
      <w:r w:rsidR="00DA760C">
        <w:rPr>
          <w:rFonts w:ascii="Arial" w:hAnsi="Arial" w:cs="Arial"/>
          <w:sz w:val="22"/>
          <w:szCs w:val="22"/>
          <w:lang w:val="es-CL"/>
        </w:rPr>
        <w:t>escenario</w:t>
      </w:r>
      <w:r w:rsidRPr="00EB37DF">
        <w:rPr>
          <w:rFonts w:ascii="Arial" w:hAnsi="Arial" w:cs="Arial"/>
          <w:sz w:val="22"/>
          <w:szCs w:val="22"/>
          <w:lang w:val="es-CL"/>
        </w:rPr>
        <w:t xml:space="preserve"> específico para el licenciamiento ambiental, facilitando la toma de decisiones y el redireccionamiento de acciones técnicas y sociales necesarias para mitigar riesgos regulatorios.</w:t>
      </w:r>
    </w:p>
    <w:p w14:paraId="0444925E" w14:textId="77777777" w:rsidR="00EB37DF" w:rsidRPr="00EB37DF" w:rsidRDefault="00EB37DF" w:rsidP="00EB37DF">
      <w:pPr>
        <w:jc w:val="both"/>
        <w:rPr>
          <w:rFonts w:ascii="Arial" w:hAnsi="Arial" w:cs="Arial"/>
          <w:sz w:val="22"/>
          <w:szCs w:val="22"/>
          <w:lang w:val="es-CL"/>
        </w:rPr>
      </w:pPr>
      <w:r w:rsidRPr="00EB37DF">
        <w:rPr>
          <w:rFonts w:ascii="Arial" w:hAnsi="Arial" w:cs="Arial"/>
          <w:sz w:val="22"/>
          <w:szCs w:val="22"/>
          <w:lang w:val="es-CL"/>
        </w:rPr>
        <w:t>La experiencia demuestra que la metodología MTM-TSF no solo permite diagnosticar la madurez técnica general del proyecto, sino que también puede ser desdoblada para desarrollar herramientas temáticas de análisis profundo, adaptadas a los retos específicos de cada caso.</w:t>
      </w:r>
    </w:p>
    <w:p w14:paraId="5CD494DC" w14:textId="1EE88B06" w:rsidR="002D143C" w:rsidRPr="00C25631" w:rsidRDefault="002D143C" w:rsidP="002D143C">
      <w:pPr>
        <w:jc w:val="both"/>
        <w:rPr>
          <w:rFonts w:ascii="Arial" w:hAnsi="Arial" w:cs="Arial"/>
          <w:sz w:val="22"/>
          <w:szCs w:val="22"/>
          <w:lang w:val="es-ES"/>
        </w:rPr>
      </w:pPr>
      <w:r w:rsidRPr="00C25631">
        <w:rPr>
          <w:rFonts w:ascii="Arial" w:hAnsi="Arial" w:cs="Arial"/>
          <w:sz w:val="22"/>
          <w:szCs w:val="22"/>
          <w:lang w:val="es-ES"/>
        </w:rPr>
        <w:t>La probabilidad de éxito en el licenciamiento ambiental se evaluó mediante un análisis estructurado basado en factores clave, cada uno asignado con un peso específico según su impacto en la viabilidad del proceso:</w:t>
      </w:r>
    </w:p>
    <w:p w14:paraId="50699549" w14:textId="6ECDF6DA" w:rsidR="002D143C" w:rsidRPr="004A5F72" w:rsidRDefault="00EB37DF" w:rsidP="004A5F72">
      <w:pPr>
        <w:jc w:val="center"/>
        <w:rPr>
          <w:rFonts w:ascii="Arial" w:hAnsi="Arial" w:cs="Arial"/>
          <w:iCs/>
          <w:color w:val="0070C0"/>
          <w:sz w:val="22"/>
          <w:szCs w:val="22"/>
          <w:lang w:val="es-ES"/>
        </w:rPr>
      </w:pPr>
      <w:r>
        <w:rPr>
          <w:rFonts w:ascii="Arial" w:hAnsi="Arial" w:cs="Arial"/>
          <w:noProof/>
          <w:color w:val="0070C0"/>
          <w:sz w:val="22"/>
          <w:szCs w:val="22"/>
          <w:lang w:val="es-ES"/>
        </w:rPr>
        <w:drawing>
          <wp:inline distT="0" distB="0" distL="0" distR="0" wp14:anchorId="00F62549" wp14:editId="635490BC">
            <wp:extent cx="2926080" cy="3202819"/>
            <wp:effectExtent l="0" t="0" r="7620" b="0"/>
            <wp:docPr id="660511522" name="Imagem 7"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1522" name="Imagem 7" descr="Interface gráfica do usuário, Aplicativo&#10;&#10;O conteúdo gerado por IA pode estar incorre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3056" cy="3210455"/>
                    </a:xfrm>
                    <a:prstGeom prst="rect">
                      <a:avLst/>
                    </a:prstGeom>
                    <a:noFill/>
                  </pic:spPr>
                </pic:pic>
              </a:graphicData>
            </a:graphic>
          </wp:inline>
        </w:drawing>
      </w:r>
      <w:r w:rsidR="005C62B5" w:rsidRPr="004A5F72">
        <w:rPr>
          <w:rFonts w:ascii="Arial" w:hAnsi="Arial" w:cs="Arial"/>
          <w:iCs/>
          <w:sz w:val="20"/>
          <w:szCs w:val="20"/>
          <w:lang w:val="es-ES"/>
        </w:rPr>
        <w:t xml:space="preserve">Ilustración 7 - Ilustración - </w:t>
      </w:r>
      <w:proofErr w:type="spellStart"/>
      <w:r w:rsidR="005C62B5" w:rsidRPr="004A5F72">
        <w:rPr>
          <w:rFonts w:ascii="Arial" w:hAnsi="Arial" w:cs="Arial"/>
          <w:iCs/>
          <w:sz w:val="20"/>
          <w:szCs w:val="20"/>
          <w:lang w:val="es-ES"/>
        </w:rPr>
        <w:t>Metodologia</w:t>
      </w:r>
      <w:proofErr w:type="spellEnd"/>
      <w:r w:rsidR="005C62B5" w:rsidRPr="004A5F72">
        <w:rPr>
          <w:rFonts w:ascii="Arial" w:hAnsi="Arial" w:cs="Arial"/>
          <w:iCs/>
          <w:sz w:val="20"/>
          <w:szCs w:val="20"/>
          <w:lang w:val="es-ES"/>
        </w:rPr>
        <w:t xml:space="preserve"> de Cálculo de Probabilidades</w:t>
      </w:r>
      <w:r w:rsidR="006E79CD">
        <w:rPr>
          <w:rFonts w:ascii="Arial" w:hAnsi="Arial" w:cs="Arial"/>
          <w:iCs/>
          <w:sz w:val="20"/>
          <w:szCs w:val="20"/>
          <w:lang w:val="es-ES"/>
        </w:rPr>
        <w:t xml:space="preserve"> </w:t>
      </w:r>
      <w:r w:rsidR="006E79CD">
        <w:rPr>
          <w:rFonts w:ascii="Arial" w:hAnsi="Arial" w:cs="Arial"/>
          <w:i/>
          <w:iCs/>
          <w:sz w:val="20"/>
          <w:szCs w:val="20"/>
          <w:lang w:val="es-CL"/>
        </w:rPr>
        <w:t>(</w:t>
      </w:r>
      <w:r w:rsidR="006E79CD" w:rsidRPr="00530840">
        <w:rPr>
          <w:rFonts w:ascii="Arial" w:hAnsi="Arial" w:cs="Arial"/>
          <w:sz w:val="20"/>
          <w:szCs w:val="20"/>
          <w:lang w:val="es-CL"/>
        </w:rPr>
        <w:t>f</w:t>
      </w:r>
      <w:r w:rsidR="006E79CD">
        <w:rPr>
          <w:rFonts w:ascii="Arial" w:hAnsi="Arial" w:cs="Arial"/>
          <w:sz w:val="20"/>
          <w:szCs w:val="20"/>
          <w:lang w:val="es-CL"/>
        </w:rPr>
        <w:t>ue</w:t>
      </w:r>
      <w:r w:rsidR="006E79CD" w:rsidRPr="00530840">
        <w:rPr>
          <w:rFonts w:ascii="Arial" w:hAnsi="Arial" w:cs="Arial"/>
          <w:sz w:val="20"/>
          <w:szCs w:val="20"/>
          <w:lang w:val="es-CL"/>
        </w:rPr>
        <w:t>nte: autor</w:t>
      </w:r>
      <w:r w:rsidR="006E79CD">
        <w:rPr>
          <w:rFonts w:ascii="Arial" w:hAnsi="Arial" w:cs="Arial"/>
          <w:i/>
          <w:iCs/>
          <w:sz w:val="20"/>
          <w:szCs w:val="20"/>
          <w:lang w:val="es-CL"/>
        </w:rPr>
        <w:t>)</w:t>
      </w:r>
    </w:p>
    <w:p w14:paraId="2764FC28" w14:textId="77777777" w:rsidR="001B78F4" w:rsidRPr="00C25631" w:rsidRDefault="001B78F4" w:rsidP="002D143C">
      <w:pPr>
        <w:jc w:val="both"/>
        <w:rPr>
          <w:rFonts w:ascii="Arial" w:hAnsi="Arial" w:cs="Arial"/>
          <w:sz w:val="22"/>
          <w:szCs w:val="22"/>
          <w:lang w:val="es-ES"/>
        </w:rPr>
      </w:pPr>
    </w:p>
    <w:p w14:paraId="7D90F326" w14:textId="77777777" w:rsidR="002D143C" w:rsidRPr="00C25631" w:rsidRDefault="002D143C" w:rsidP="002D143C">
      <w:pPr>
        <w:jc w:val="both"/>
        <w:rPr>
          <w:rFonts w:ascii="Arial" w:hAnsi="Arial" w:cs="Arial"/>
          <w:sz w:val="22"/>
          <w:szCs w:val="22"/>
          <w:lang w:val="es-ES"/>
        </w:rPr>
      </w:pPr>
      <w:r w:rsidRPr="00C25631">
        <w:rPr>
          <w:rFonts w:ascii="Arial" w:hAnsi="Arial" w:cs="Arial"/>
          <w:sz w:val="22"/>
          <w:szCs w:val="22"/>
          <w:lang w:val="es-ES"/>
        </w:rPr>
        <w:t>Cada criterio fue evaluado en una escala de 1 a 5:</w:t>
      </w:r>
    </w:p>
    <w:p w14:paraId="527130D2" w14:textId="77777777" w:rsidR="000D02C6" w:rsidRPr="00C25631" w:rsidRDefault="000D02C6" w:rsidP="002D143C">
      <w:pPr>
        <w:jc w:val="both"/>
        <w:rPr>
          <w:rFonts w:ascii="Arial" w:hAnsi="Arial" w:cs="Arial"/>
          <w:sz w:val="22"/>
          <w:szCs w:val="22"/>
          <w:lang w:val="es-ES"/>
        </w:rPr>
      </w:pPr>
    </w:p>
    <w:p w14:paraId="3CCCECA5" w14:textId="77777777" w:rsidR="002D143C" w:rsidRPr="00C25631" w:rsidRDefault="002D143C" w:rsidP="002D143C">
      <w:pPr>
        <w:jc w:val="both"/>
        <w:rPr>
          <w:rFonts w:ascii="Arial" w:hAnsi="Arial" w:cs="Arial"/>
          <w:sz w:val="22"/>
          <w:szCs w:val="22"/>
          <w:lang w:val="es-ES"/>
        </w:rPr>
      </w:pPr>
      <w:r w:rsidRPr="00C25631">
        <w:rPr>
          <w:rFonts w:ascii="Arial" w:hAnsi="Arial" w:cs="Arial"/>
          <w:sz w:val="22"/>
          <w:szCs w:val="22"/>
          <w:lang w:val="es-ES"/>
        </w:rPr>
        <w:t>5 – Muy Bueno: desempeño excepcional, por encima del promedio.</w:t>
      </w:r>
    </w:p>
    <w:p w14:paraId="1C9F48E4" w14:textId="114A8C3D" w:rsidR="002D143C" w:rsidRPr="00C25631" w:rsidRDefault="002D143C" w:rsidP="002D143C">
      <w:pPr>
        <w:jc w:val="both"/>
        <w:rPr>
          <w:rFonts w:ascii="Arial" w:hAnsi="Arial" w:cs="Arial"/>
          <w:sz w:val="22"/>
          <w:szCs w:val="22"/>
          <w:lang w:val="es-ES"/>
        </w:rPr>
      </w:pPr>
      <w:r w:rsidRPr="00C25631">
        <w:rPr>
          <w:rFonts w:ascii="Arial" w:hAnsi="Arial" w:cs="Arial"/>
          <w:sz w:val="22"/>
          <w:szCs w:val="22"/>
          <w:lang w:val="es-ES"/>
        </w:rPr>
        <w:t>4 – Bueno: satisfactorio, con pequeñas áreas para mejora.</w:t>
      </w:r>
    </w:p>
    <w:p w14:paraId="25BC093A" w14:textId="34CE0C7B" w:rsidR="002D143C" w:rsidRPr="00C25631" w:rsidRDefault="002D143C" w:rsidP="002D143C">
      <w:pPr>
        <w:jc w:val="both"/>
        <w:rPr>
          <w:rFonts w:ascii="Arial" w:hAnsi="Arial" w:cs="Arial"/>
          <w:sz w:val="22"/>
          <w:szCs w:val="22"/>
          <w:lang w:val="es-ES"/>
        </w:rPr>
      </w:pPr>
      <w:r w:rsidRPr="00C25631">
        <w:rPr>
          <w:rFonts w:ascii="Arial" w:hAnsi="Arial" w:cs="Arial"/>
          <w:sz w:val="22"/>
          <w:szCs w:val="22"/>
          <w:lang w:val="es-ES"/>
        </w:rPr>
        <w:t xml:space="preserve">3 – Regular: adecuado, cumple requisitos </w:t>
      </w:r>
      <w:proofErr w:type="gramStart"/>
      <w:r w:rsidRPr="00C25631">
        <w:rPr>
          <w:rFonts w:ascii="Arial" w:hAnsi="Arial" w:cs="Arial"/>
          <w:sz w:val="22"/>
          <w:szCs w:val="22"/>
          <w:lang w:val="es-ES"/>
        </w:rPr>
        <w:t>básicos</w:t>
      </w:r>
      <w:proofErr w:type="gramEnd"/>
      <w:r w:rsidRPr="00C25631">
        <w:rPr>
          <w:rFonts w:ascii="Arial" w:hAnsi="Arial" w:cs="Arial"/>
          <w:sz w:val="22"/>
          <w:szCs w:val="22"/>
          <w:lang w:val="es-ES"/>
        </w:rPr>
        <w:t xml:space="preserve"> pero con margen para mejorar.</w:t>
      </w:r>
    </w:p>
    <w:p w14:paraId="39BACAF7" w14:textId="77777777" w:rsidR="002D143C" w:rsidRPr="00C25631" w:rsidRDefault="002D143C" w:rsidP="002D143C">
      <w:pPr>
        <w:jc w:val="both"/>
        <w:rPr>
          <w:rFonts w:ascii="Arial" w:hAnsi="Arial" w:cs="Arial"/>
          <w:sz w:val="22"/>
          <w:szCs w:val="22"/>
          <w:lang w:val="es-ES"/>
        </w:rPr>
      </w:pPr>
      <w:r w:rsidRPr="00C25631">
        <w:rPr>
          <w:rFonts w:ascii="Arial" w:hAnsi="Arial" w:cs="Arial"/>
          <w:sz w:val="22"/>
          <w:szCs w:val="22"/>
          <w:lang w:val="es-ES"/>
        </w:rPr>
        <w:t>2 – Parcial: cumplimiento parcial, con fallas significativas a corregir.</w:t>
      </w:r>
    </w:p>
    <w:p w14:paraId="4E0937DA" w14:textId="77777777" w:rsidR="002D143C" w:rsidRPr="00C25631" w:rsidRDefault="002D143C" w:rsidP="002D143C">
      <w:pPr>
        <w:jc w:val="both"/>
        <w:rPr>
          <w:rFonts w:ascii="Arial" w:hAnsi="Arial" w:cs="Arial"/>
          <w:sz w:val="22"/>
          <w:szCs w:val="22"/>
          <w:lang w:val="es-ES"/>
        </w:rPr>
      </w:pPr>
      <w:r w:rsidRPr="00C25631">
        <w:rPr>
          <w:rFonts w:ascii="Arial" w:hAnsi="Arial" w:cs="Arial"/>
          <w:sz w:val="22"/>
          <w:szCs w:val="22"/>
          <w:lang w:val="es-ES"/>
        </w:rPr>
        <w:t>1 – Insuficiente: incumplimiento crítico que requiere acción inmediata.</w:t>
      </w:r>
    </w:p>
    <w:p w14:paraId="52B08308" w14:textId="77777777" w:rsidR="002D143C" w:rsidRPr="00C25631" w:rsidRDefault="002D143C" w:rsidP="002D143C">
      <w:pPr>
        <w:jc w:val="both"/>
        <w:rPr>
          <w:rFonts w:ascii="Arial" w:hAnsi="Arial" w:cs="Arial"/>
          <w:sz w:val="22"/>
          <w:szCs w:val="22"/>
          <w:lang w:val="es-ES"/>
        </w:rPr>
      </w:pPr>
    </w:p>
    <w:p w14:paraId="4DAC5B18" w14:textId="77777777" w:rsidR="004A5F72" w:rsidRDefault="00C25631" w:rsidP="004A5F72">
      <w:pPr>
        <w:keepNext/>
        <w:jc w:val="both"/>
      </w:pPr>
      <w:r w:rsidRPr="00C25631">
        <w:rPr>
          <w:rFonts w:ascii="Arial" w:hAnsi="Arial" w:cs="Arial"/>
          <w:noProof/>
          <w:sz w:val="22"/>
          <w:szCs w:val="22"/>
          <w:lang w:val="es-ES"/>
        </w:rPr>
        <w:drawing>
          <wp:inline distT="0" distB="0" distL="0" distR="0" wp14:anchorId="1C7014F2" wp14:editId="2B9E38EF">
            <wp:extent cx="3252083" cy="242396"/>
            <wp:effectExtent l="0" t="0" r="0" b="5715"/>
            <wp:docPr id="52011401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14877" cy="276891"/>
                    </a:xfrm>
                    <a:prstGeom prst="rect">
                      <a:avLst/>
                    </a:prstGeom>
                    <a:noFill/>
                  </pic:spPr>
                </pic:pic>
              </a:graphicData>
            </a:graphic>
          </wp:inline>
        </w:drawing>
      </w:r>
    </w:p>
    <w:p w14:paraId="2F119960" w14:textId="55D6BC7D" w:rsidR="00C25631" w:rsidRPr="004A5F72" w:rsidRDefault="004A5F72" w:rsidP="004A5F72">
      <w:pPr>
        <w:pStyle w:val="Legenda"/>
        <w:jc w:val="center"/>
        <w:rPr>
          <w:rFonts w:ascii="Arial" w:hAnsi="Arial" w:cs="Arial"/>
          <w:i w:val="0"/>
          <w:iCs w:val="0"/>
          <w:color w:val="auto"/>
          <w:sz w:val="24"/>
          <w:szCs w:val="24"/>
          <w:lang w:val="es-ES"/>
        </w:rPr>
      </w:pPr>
      <w:r w:rsidRPr="00FB5F5F">
        <w:rPr>
          <w:rFonts w:ascii="Arial" w:hAnsi="Arial" w:cs="Arial"/>
          <w:i w:val="0"/>
          <w:color w:val="auto"/>
          <w:sz w:val="20"/>
          <w:szCs w:val="20"/>
          <w:lang w:val="es-ES"/>
        </w:rPr>
        <w:t>Ilustración 8 - Escala de Evaluación</w:t>
      </w:r>
      <w:r w:rsidR="006E79CD">
        <w:rPr>
          <w:rFonts w:ascii="Arial" w:hAnsi="Arial" w:cs="Arial"/>
          <w:i w:val="0"/>
          <w:color w:val="auto"/>
          <w:sz w:val="20"/>
          <w:szCs w:val="20"/>
          <w:lang w:val="es-ES"/>
        </w:rPr>
        <w:t xml:space="preserve"> </w:t>
      </w:r>
      <w:r w:rsidR="006E79CD">
        <w:rPr>
          <w:rFonts w:ascii="Arial" w:hAnsi="Arial" w:cs="Arial"/>
          <w:i w:val="0"/>
          <w:iCs w:val="0"/>
          <w:color w:val="auto"/>
          <w:sz w:val="20"/>
          <w:szCs w:val="20"/>
          <w:lang w:val="es-CL"/>
        </w:rPr>
        <w:t>(</w:t>
      </w:r>
      <w:r w:rsidR="006E79CD" w:rsidRPr="00530840">
        <w:rPr>
          <w:rFonts w:ascii="Arial" w:hAnsi="Arial" w:cs="Arial"/>
          <w:color w:val="auto"/>
          <w:sz w:val="20"/>
          <w:szCs w:val="20"/>
          <w:lang w:val="es-CL"/>
        </w:rPr>
        <w:t>f</w:t>
      </w:r>
      <w:r w:rsidR="006E79CD">
        <w:rPr>
          <w:rFonts w:ascii="Arial" w:hAnsi="Arial" w:cs="Arial"/>
          <w:color w:val="auto"/>
          <w:sz w:val="20"/>
          <w:szCs w:val="20"/>
          <w:lang w:val="es-CL"/>
        </w:rPr>
        <w:t>ue</w:t>
      </w:r>
      <w:r w:rsidR="006E79CD" w:rsidRPr="00530840">
        <w:rPr>
          <w:rFonts w:ascii="Arial" w:hAnsi="Arial" w:cs="Arial"/>
          <w:color w:val="auto"/>
          <w:sz w:val="20"/>
          <w:szCs w:val="20"/>
          <w:lang w:val="es-CL"/>
        </w:rPr>
        <w:t>nte: autor</w:t>
      </w:r>
      <w:r w:rsidR="006E79CD">
        <w:rPr>
          <w:rFonts w:ascii="Arial" w:hAnsi="Arial" w:cs="Arial"/>
          <w:i w:val="0"/>
          <w:iCs w:val="0"/>
          <w:color w:val="auto"/>
          <w:sz w:val="20"/>
          <w:szCs w:val="20"/>
          <w:lang w:val="es-CL"/>
        </w:rPr>
        <w:t>)</w:t>
      </w:r>
    </w:p>
    <w:p w14:paraId="6FFFACEB" w14:textId="77777777" w:rsidR="00E11621" w:rsidRPr="00FB5F5F" w:rsidRDefault="00E11621" w:rsidP="002D143C">
      <w:pPr>
        <w:jc w:val="both"/>
        <w:rPr>
          <w:rFonts w:ascii="Arial" w:hAnsi="Arial" w:cs="Arial"/>
          <w:sz w:val="22"/>
          <w:szCs w:val="22"/>
          <w:lang w:val="es-ES"/>
        </w:rPr>
      </w:pPr>
    </w:p>
    <w:p w14:paraId="495E725C" w14:textId="474CBEEB" w:rsidR="00BB2714" w:rsidRDefault="00BB2714" w:rsidP="00BB2714">
      <w:pPr>
        <w:jc w:val="both"/>
        <w:rPr>
          <w:rFonts w:ascii="Arial" w:hAnsi="Arial" w:cs="Arial"/>
          <w:sz w:val="22"/>
          <w:szCs w:val="22"/>
          <w:lang w:val="es-ES"/>
        </w:rPr>
      </w:pPr>
      <w:r w:rsidRPr="00BB2714">
        <w:rPr>
          <w:rFonts w:ascii="Arial" w:hAnsi="Arial" w:cs="Arial"/>
          <w:sz w:val="22"/>
          <w:szCs w:val="22"/>
          <w:lang w:val="es-ES"/>
        </w:rPr>
        <w:t xml:space="preserve">Las puntuaciones para cada criterio se asignaron en una escala de 1 a 5, donde 1 representa un nivel crítico que compromete la viabilidad del proceso, y 5 indica un desempeño sobresaliente con alta probabilidad de éxito. La media ponderada de estas puntuaciones generó una calificación global que refleja la probabilidad estimada </w:t>
      </w:r>
      <w:r w:rsidR="008F6873">
        <w:rPr>
          <w:rFonts w:ascii="Arial" w:hAnsi="Arial" w:cs="Arial"/>
          <w:sz w:val="22"/>
          <w:szCs w:val="22"/>
          <w:lang w:val="es-ES"/>
        </w:rPr>
        <w:t xml:space="preserve">para cada </w:t>
      </w:r>
      <w:r w:rsidR="001A37D4">
        <w:rPr>
          <w:rFonts w:ascii="Arial" w:hAnsi="Arial" w:cs="Arial"/>
          <w:sz w:val="22"/>
          <w:szCs w:val="22"/>
          <w:lang w:val="es-ES"/>
        </w:rPr>
        <w:t xml:space="preserve">escenario </w:t>
      </w:r>
      <w:r w:rsidR="00A90D95">
        <w:rPr>
          <w:rFonts w:ascii="Arial" w:hAnsi="Arial" w:cs="Arial"/>
          <w:sz w:val="22"/>
          <w:szCs w:val="22"/>
          <w:lang w:val="es-ES"/>
        </w:rPr>
        <w:t xml:space="preserve">previsto </w:t>
      </w:r>
      <w:r w:rsidR="00A14293" w:rsidRPr="00A14293">
        <w:rPr>
          <w:rFonts w:ascii="Arial" w:hAnsi="Arial" w:cs="Arial"/>
          <w:sz w:val="22"/>
          <w:szCs w:val="22"/>
          <w:lang w:val="es-ES"/>
        </w:rPr>
        <w:t>en la</w:t>
      </w:r>
      <w:r w:rsidR="00A90D95">
        <w:rPr>
          <w:rFonts w:ascii="Arial" w:hAnsi="Arial" w:cs="Arial"/>
          <w:sz w:val="22"/>
          <w:szCs w:val="22"/>
          <w:lang w:val="es-ES"/>
        </w:rPr>
        <w:t xml:space="preserve"> obtención </w:t>
      </w:r>
      <w:r w:rsidR="001A37D4">
        <w:rPr>
          <w:rFonts w:ascii="Arial" w:hAnsi="Arial" w:cs="Arial"/>
          <w:sz w:val="22"/>
          <w:szCs w:val="22"/>
          <w:lang w:val="es-ES"/>
        </w:rPr>
        <w:t>de</w:t>
      </w:r>
      <w:r w:rsidRPr="00BB2714">
        <w:rPr>
          <w:rFonts w:ascii="Arial" w:hAnsi="Arial" w:cs="Arial"/>
          <w:sz w:val="22"/>
          <w:szCs w:val="22"/>
          <w:lang w:val="es-ES"/>
        </w:rPr>
        <w:t xml:space="preserve"> la licencia ambiental.</w:t>
      </w:r>
    </w:p>
    <w:p w14:paraId="4BC87171" w14:textId="77777777" w:rsidR="00CA287C" w:rsidRPr="00BB2714" w:rsidRDefault="00CA287C" w:rsidP="00BB2714">
      <w:pPr>
        <w:jc w:val="both"/>
        <w:rPr>
          <w:rFonts w:ascii="Arial" w:hAnsi="Arial" w:cs="Arial"/>
          <w:sz w:val="22"/>
          <w:szCs w:val="22"/>
          <w:lang w:val="es-ES"/>
        </w:rPr>
      </w:pPr>
    </w:p>
    <w:p w14:paraId="47561F18" w14:textId="7BD59082" w:rsidR="00BB2714" w:rsidRDefault="00BB2714" w:rsidP="00BB2714">
      <w:pPr>
        <w:jc w:val="both"/>
        <w:rPr>
          <w:rFonts w:ascii="Arial" w:hAnsi="Arial" w:cs="Arial"/>
          <w:sz w:val="22"/>
          <w:szCs w:val="22"/>
          <w:lang w:val="es-ES"/>
        </w:rPr>
      </w:pPr>
      <w:r w:rsidRPr="00BB2714">
        <w:rPr>
          <w:rFonts w:ascii="Arial" w:hAnsi="Arial" w:cs="Arial"/>
          <w:sz w:val="22"/>
          <w:szCs w:val="22"/>
          <w:lang w:val="es-ES"/>
        </w:rPr>
        <w:t>Este enfoque permitió elaborar un diagnóstico técnico y estratégico, identificando los principales desafíos, riesgos y oportunidades en el proceso de licenciamiento ambiental.</w:t>
      </w:r>
    </w:p>
    <w:p w14:paraId="25CC1BB5" w14:textId="77777777" w:rsidR="00C207CE" w:rsidRDefault="00C207CE" w:rsidP="00C207CE">
      <w:pPr>
        <w:jc w:val="both"/>
        <w:rPr>
          <w:rFonts w:ascii="Arial" w:hAnsi="Arial" w:cs="Arial"/>
          <w:sz w:val="22"/>
          <w:szCs w:val="22"/>
          <w:lang w:val="es-CL"/>
        </w:rPr>
      </w:pPr>
      <w:r>
        <w:rPr>
          <w:rFonts w:ascii="Arial" w:hAnsi="Arial" w:cs="Arial"/>
          <w:sz w:val="22"/>
          <w:szCs w:val="22"/>
          <w:lang w:val="es-ES"/>
        </w:rPr>
        <w:br/>
      </w:r>
      <w:r w:rsidRPr="00C207CE">
        <w:rPr>
          <w:rFonts w:ascii="Arial" w:hAnsi="Arial" w:cs="Arial"/>
          <w:sz w:val="22"/>
          <w:szCs w:val="22"/>
          <w:lang w:val="es-CL"/>
        </w:rPr>
        <w:t>Además del análisis categórico, se desarrollaron escenarios prospectivos considerando diferentes horizontes temporales. Para cada estructura analizada, se definieron tres escenarios: "</w:t>
      </w:r>
      <w:proofErr w:type="spellStart"/>
      <w:r w:rsidRPr="00C207CE">
        <w:rPr>
          <w:rFonts w:ascii="Arial" w:hAnsi="Arial" w:cs="Arial"/>
          <w:sz w:val="22"/>
          <w:szCs w:val="22"/>
          <w:lang w:val="es-CL"/>
        </w:rPr>
        <w:t>Best</w:t>
      </w:r>
      <w:proofErr w:type="spellEnd"/>
      <w:r w:rsidRPr="00C207CE">
        <w:rPr>
          <w:rFonts w:ascii="Arial" w:hAnsi="Arial" w:cs="Arial"/>
          <w:sz w:val="22"/>
          <w:szCs w:val="22"/>
          <w:lang w:val="es-CL"/>
        </w:rPr>
        <w:t xml:space="preserve"> Case", "</w:t>
      </w:r>
      <w:proofErr w:type="spellStart"/>
      <w:r w:rsidRPr="00C207CE">
        <w:rPr>
          <w:rFonts w:ascii="Arial" w:hAnsi="Arial" w:cs="Arial"/>
          <w:sz w:val="22"/>
          <w:szCs w:val="22"/>
          <w:lang w:val="es-CL"/>
        </w:rPr>
        <w:t>Most</w:t>
      </w:r>
      <w:proofErr w:type="spellEnd"/>
      <w:r w:rsidRPr="00C207CE">
        <w:rPr>
          <w:rFonts w:ascii="Arial" w:hAnsi="Arial" w:cs="Arial"/>
          <w:sz w:val="22"/>
          <w:szCs w:val="22"/>
          <w:lang w:val="es-CL"/>
        </w:rPr>
        <w:t xml:space="preserve"> </w:t>
      </w:r>
      <w:proofErr w:type="spellStart"/>
      <w:r w:rsidRPr="00C207CE">
        <w:rPr>
          <w:rFonts w:ascii="Arial" w:hAnsi="Arial" w:cs="Arial"/>
          <w:sz w:val="22"/>
          <w:szCs w:val="22"/>
          <w:lang w:val="es-CL"/>
        </w:rPr>
        <w:t>Likely</w:t>
      </w:r>
      <w:proofErr w:type="spellEnd"/>
      <w:r w:rsidRPr="00C207CE">
        <w:rPr>
          <w:rFonts w:ascii="Arial" w:hAnsi="Arial" w:cs="Arial"/>
          <w:sz w:val="22"/>
          <w:szCs w:val="22"/>
          <w:lang w:val="es-CL"/>
        </w:rPr>
        <w:t>" y "</w:t>
      </w:r>
      <w:proofErr w:type="spellStart"/>
      <w:r w:rsidRPr="00C207CE">
        <w:rPr>
          <w:rFonts w:ascii="Arial" w:hAnsi="Arial" w:cs="Arial"/>
          <w:sz w:val="22"/>
          <w:szCs w:val="22"/>
          <w:lang w:val="es-CL"/>
        </w:rPr>
        <w:t>Worst</w:t>
      </w:r>
      <w:proofErr w:type="spellEnd"/>
      <w:r w:rsidRPr="00C207CE">
        <w:rPr>
          <w:rFonts w:ascii="Arial" w:hAnsi="Arial" w:cs="Arial"/>
          <w:sz w:val="22"/>
          <w:szCs w:val="22"/>
          <w:lang w:val="es-CL"/>
        </w:rPr>
        <w:t xml:space="preserve"> Case", con base en condiciones de partida, cronogramas de estudios, avances regulatorios e interacciones comunitarias. Se identificaron rangos de probabilidad estimados para el éxito del licenciamiento y la entrada en operación, respetando las limitaciones de cada contexto regulatorio.</w:t>
      </w:r>
    </w:p>
    <w:p w14:paraId="71E680EE" w14:textId="77777777" w:rsidR="00AB4529" w:rsidRDefault="00AB4529" w:rsidP="00C207CE">
      <w:pPr>
        <w:jc w:val="both"/>
        <w:rPr>
          <w:rFonts w:ascii="Arial" w:hAnsi="Arial" w:cs="Arial"/>
          <w:sz w:val="22"/>
          <w:szCs w:val="22"/>
          <w:lang w:val="es-CL"/>
        </w:rPr>
      </w:pPr>
    </w:p>
    <w:p w14:paraId="0578C1B7" w14:textId="77777777" w:rsidR="00D026C0" w:rsidRPr="00D026C0" w:rsidRDefault="00D026C0" w:rsidP="00D026C0">
      <w:pPr>
        <w:jc w:val="both"/>
        <w:rPr>
          <w:rFonts w:ascii="Arial" w:hAnsi="Arial" w:cs="Arial"/>
          <w:sz w:val="22"/>
          <w:szCs w:val="22"/>
          <w:lang w:val="es-CL"/>
        </w:rPr>
      </w:pPr>
      <w:r w:rsidRPr="00D026C0">
        <w:rPr>
          <w:rFonts w:ascii="Arial" w:hAnsi="Arial" w:cs="Arial"/>
          <w:sz w:val="22"/>
          <w:szCs w:val="22"/>
          <w:lang w:val="es-CL"/>
        </w:rPr>
        <w:t>Los resultados muestran contrastes relevantes entre las estructuras, con una de ellas presentando mayor alineación con criterios regulatorios, menor complejidad técnica y mejor posicionamiento institucional. La otra estructura enfrenta desafíos significativos relacionados con la zonificación del área, interacción con biomas sensibles, baja claridad del diseño técnico y alta dependencia de factores sociales y jurídicos aún no estructurados.</w:t>
      </w:r>
    </w:p>
    <w:p w14:paraId="04AC311F" w14:textId="2C5A01A0" w:rsidR="00D026C0" w:rsidRPr="00D026C0" w:rsidRDefault="004A5F72" w:rsidP="00D026C0">
      <w:pPr>
        <w:jc w:val="both"/>
        <w:rPr>
          <w:rFonts w:ascii="Arial" w:hAnsi="Arial" w:cs="Arial"/>
          <w:sz w:val="22"/>
          <w:szCs w:val="22"/>
          <w:lang w:val="es-CL"/>
        </w:rPr>
      </w:pPr>
      <w:r>
        <w:rPr>
          <w:noProof/>
        </w:rPr>
        <mc:AlternateContent>
          <mc:Choice Requires="wps">
            <w:drawing>
              <wp:anchor distT="0" distB="0" distL="114300" distR="114300" simplePos="0" relativeHeight="251658256" behindDoc="0" locked="0" layoutInCell="1" allowOverlap="1" wp14:anchorId="13FD2BB9" wp14:editId="4324A564">
                <wp:simplePos x="0" y="0"/>
                <wp:positionH relativeFrom="column">
                  <wp:posOffset>47625</wp:posOffset>
                </wp:positionH>
                <wp:positionV relativeFrom="paragraph">
                  <wp:posOffset>2727325</wp:posOffset>
                </wp:positionV>
                <wp:extent cx="6663055" cy="635"/>
                <wp:effectExtent l="0" t="0" r="0" b="0"/>
                <wp:wrapTopAndBottom/>
                <wp:docPr id="1056562902" name="Caixa de Texto 1"/>
                <wp:cNvGraphicFramePr/>
                <a:graphic xmlns:a="http://schemas.openxmlformats.org/drawingml/2006/main">
                  <a:graphicData uri="http://schemas.microsoft.com/office/word/2010/wordprocessingShape">
                    <wps:wsp>
                      <wps:cNvSpPr txBox="1"/>
                      <wps:spPr>
                        <a:xfrm>
                          <a:off x="0" y="0"/>
                          <a:ext cx="6663055" cy="635"/>
                        </a:xfrm>
                        <a:prstGeom prst="rect">
                          <a:avLst/>
                        </a:prstGeom>
                        <a:solidFill>
                          <a:prstClr val="white"/>
                        </a:solidFill>
                        <a:ln>
                          <a:noFill/>
                        </a:ln>
                      </wps:spPr>
                      <wps:txbx>
                        <w:txbxContent>
                          <w:p w14:paraId="283C4CC6" w14:textId="57DF6840" w:rsidR="004A5F72" w:rsidRPr="004A5F72" w:rsidRDefault="004A5F72" w:rsidP="004A5F72">
                            <w:pPr>
                              <w:pStyle w:val="Legenda"/>
                              <w:jc w:val="center"/>
                              <w:rPr>
                                <w:rFonts w:ascii="Arial" w:hAnsi="Arial" w:cs="Arial"/>
                                <w:i w:val="0"/>
                                <w:iCs w:val="0"/>
                                <w:noProof/>
                                <w:color w:val="auto"/>
                                <w:sz w:val="20"/>
                                <w:szCs w:val="20"/>
                                <w:lang w:val="es-ES"/>
                              </w:rPr>
                            </w:pPr>
                            <w:r w:rsidRPr="004A5F72">
                              <w:rPr>
                                <w:rFonts w:ascii="Arial" w:hAnsi="Arial" w:cs="Arial"/>
                                <w:i w:val="0"/>
                                <w:iCs w:val="0"/>
                                <w:color w:val="auto"/>
                                <w:sz w:val="20"/>
                                <w:szCs w:val="20"/>
                                <w:lang w:val="es-CL"/>
                              </w:rPr>
                              <w:t xml:space="preserve">Ilustración 9 -Análisis técnico focalizado de escenarios </w:t>
                            </w:r>
                            <w:proofErr w:type="gramStart"/>
                            <w:r w:rsidRPr="004A5F72">
                              <w:rPr>
                                <w:rFonts w:ascii="Arial" w:hAnsi="Arial" w:cs="Arial"/>
                                <w:i w:val="0"/>
                                <w:iCs w:val="0"/>
                                <w:color w:val="auto"/>
                                <w:sz w:val="20"/>
                                <w:szCs w:val="20"/>
                                <w:lang w:val="es-CL"/>
                              </w:rPr>
                              <w:t>e</w:t>
                            </w:r>
                            <w:proofErr w:type="gramEnd"/>
                            <w:r w:rsidRPr="004A5F72">
                              <w:rPr>
                                <w:rFonts w:ascii="Arial" w:hAnsi="Arial" w:cs="Arial"/>
                                <w:i w:val="0"/>
                                <w:iCs w:val="0"/>
                                <w:color w:val="auto"/>
                                <w:sz w:val="20"/>
                                <w:szCs w:val="20"/>
                                <w:lang w:val="es-CL"/>
                              </w:rPr>
                              <w:t xml:space="preserve"> plazos del licenciamiento</w:t>
                            </w:r>
                            <w:r w:rsidR="006E79CD">
                              <w:rPr>
                                <w:rFonts w:ascii="Arial" w:hAnsi="Arial" w:cs="Arial"/>
                                <w:i w:val="0"/>
                                <w:iCs w:val="0"/>
                                <w:color w:val="auto"/>
                                <w:sz w:val="20"/>
                                <w:szCs w:val="20"/>
                                <w:lang w:val="es-CL"/>
                              </w:rPr>
                              <w:t xml:space="preserve"> </w:t>
                            </w:r>
                            <w:r w:rsidR="006E79CD">
                              <w:rPr>
                                <w:rFonts w:ascii="Arial" w:hAnsi="Arial" w:cs="Arial"/>
                                <w:i w:val="0"/>
                                <w:iCs w:val="0"/>
                                <w:color w:val="auto"/>
                                <w:sz w:val="20"/>
                                <w:szCs w:val="20"/>
                                <w:lang w:val="es-CL"/>
                              </w:rPr>
                              <w:t>(</w:t>
                            </w:r>
                            <w:r w:rsidR="006E79CD" w:rsidRPr="00530840">
                              <w:rPr>
                                <w:rFonts w:ascii="Arial" w:hAnsi="Arial" w:cs="Arial"/>
                                <w:color w:val="auto"/>
                                <w:sz w:val="20"/>
                                <w:szCs w:val="20"/>
                                <w:lang w:val="es-CL"/>
                              </w:rPr>
                              <w:t>f</w:t>
                            </w:r>
                            <w:r w:rsidR="006E79CD">
                              <w:rPr>
                                <w:rFonts w:ascii="Arial" w:hAnsi="Arial" w:cs="Arial"/>
                                <w:color w:val="auto"/>
                                <w:sz w:val="20"/>
                                <w:szCs w:val="20"/>
                                <w:lang w:val="es-CL"/>
                              </w:rPr>
                              <w:t>ue</w:t>
                            </w:r>
                            <w:r w:rsidR="006E79CD" w:rsidRPr="00530840">
                              <w:rPr>
                                <w:rFonts w:ascii="Arial" w:hAnsi="Arial" w:cs="Arial"/>
                                <w:color w:val="auto"/>
                                <w:sz w:val="20"/>
                                <w:szCs w:val="20"/>
                                <w:lang w:val="es-CL"/>
                              </w:rPr>
                              <w:t>nte: autor</w:t>
                            </w:r>
                            <w:r w:rsidR="006E79CD">
                              <w:rPr>
                                <w:rFonts w:ascii="Arial" w:hAnsi="Arial" w:cs="Arial"/>
                                <w:i w:val="0"/>
                                <w:iCs w:val="0"/>
                                <w:color w:val="auto"/>
                                <w:sz w:val="20"/>
                                <w:szCs w:val="20"/>
                                <w:lang w:val="es-C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FD2BB9" id="_x0000_s1033" type="#_x0000_t202" style="position:absolute;left:0;text-align:left;margin-left:3.75pt;margin-top:214.75pt;width:524.6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" stroked="f">
                <v:textbox style="mso-fit-shape-to-text:t" inset="0,0,0,0">
                  <w:txbxContent>
                    <w:p w14:paraId="283C4CC6" w14:textId="57DF6840" w:rsidR="004A5F72" w:rsidRPr="004A5F72" w:rsidRDefault="004A5F72" w:rsidP="004A5F72">
                      <w:pPr>
                        <w:pStyle w:val="Legenda"/>
                        <w:jc w:val="center"/>
                        <w:rPr>
                          <w:rFonts w:ascii="Arial" w:hAnsi="Arial" w:cs="Arial"/>
                          <w:i w:val="0"/>
                          <w:iCs w:val="0"/>
                          <w:noProof/>
                          <w:color w:val="auto"/>
                          <w:sz w:val="20"/>
                          <w:szCs w:val="20"/>
                          <w:lang w:val="es-ES"/>
                        </w:rPr>
                      </w:pPr>
                      <w:r w:rsidRPr="004A5F72">
                        <w:rPr>
                          <w:rFonts w:ascii="Arial" w:hAnsi="Arial" w:cs="Arial"/>
                          <w:i w:val="0"/>
                          <w:iCs w:val="0"/>
                          <w:color w:val="auto"/>
                          <w:sz w:val="20"/>
                          <w:szCs w:val="20"/>
                          <w:lang w:val="es-CL"/>
                        </w:rPr>
                        <w:t xml:space="preserve">Ilustración 9 -Análisis técnico focalizado de escenarios </w:t>
                      </w:r>
                      <w:proofErr w:type="gramStart"/>
                      <w:r w:rsidRPr="004A5F72">
                        <w:rPr>
                          <w:rFonts w:ascii="Arial" w:hAnsi="Arial" w:cs="Arial"/>
                          <w:i w:val="0"/>
                          <w:iCs w:val="0"/>
                          <w:color w:val="auto"/>
                          <w:sz w:val="20"/>
                          <w:szCs w:val="20"/>
                          <w:lang w:val="es-CL"/>
                        </w:rPr>
                        <w:t>e</w:t>
                      </w:r>
                      <w:proofErr w:type="gramEnd"/>
                      <w:r w:rsidRPr="004A5F72">
                        <w:rPr>
                          <w:rFonts w:ascii="Arial" w:hAnsi="Arial" w:cs="Arial"/>
                          <w:i w:val="0"/>
                          <w:iCs w:val="0"/>
                          <w:color w:val="auto"/>
                          <w:sz w:val="20"/>
                          <w:szCs w:val="20"/>
                          <w:lang w:val="es-CL"/>
                        </w:rPr>
                        <w:t xml:space="preserve"> plazos del licenciamiento</w:t>
                      </w:r>
                      <w:r w:rsidR="006E79CD">
                        <w:rPr>
                          <w:rFonts w:ascii="Arial" w:hAnsi="Arial" w:cs="Arial"/>
                          <w:i w:val="0"/>
                          <w:iCs w:val="0"/>
                          <w:color w:val="auto"/>
                          <w:sz w:val="20"/>
                          <w:szCs w:val="20"/>
                          <w:lang w:val="es-CL"/>
                        </w:rPr>
                        <w:t xml:space="preserve"> </w:t>
                      </w:r>
                      <w:r w:rsidR="006E79CD">
                        <w:rPr>
                          <w:rFonts w:ascii="Arial" w:hAnsi="Arial" w:cs="Arial"/>
                          <w:i w:val="0"/>
                          <w:iCs w:val="0"/>
                          <w:color w:val="auto"/>
                          <w:sz w:val="20"/>
                          <w:szCs w:val="20"/>
                          <w:lang w:val="es-CL"/>
                        </w:rPr>
                        <w:t>(</w:t>
                      </w:r>
                      <w:r w:rsidR="006E79CD" w:rsidRPr="00530840">
                        <w:rPr>
                          <w:rFonts w:ascii="Arial" w:hAnsi="Arial" w:cs="Arial"/>
                          <w:color w:val="auto"/>
                          <w:sz w:val="20"/>
                          <w:szCs w:val="20"/>
                          <w:lang w:val="es-CL"/>
                        </w:rPr>
                        <w:t>f</w:t>
                      </w:r>
                      <w:r w:rsidR="006E79CD">
                        <w:rPr>
                          <w:rFonts w:ascii="Arial" w:hAnsi="Arial" w:cs="Arial"/>
                          <w:color w:val="auto"/>
                          <w:sz w:val="20"/>
                          <w:szCs w:val="20"/>
                          <w:lang w:val="es-CL"/>
                        </w:rPr>
                        <w:t>ue</w:t>
                      </w:r>
                      <w:r w:rsidR="006E79CD" w:rsidRPr="00530840">
                        <w:rPr>
                          <w:rFonts w:ascii="Arial" w:hAnsi="Arial" w:cs="Arial"/>
                          <w:color w:val="auto"/>
                          <w:sz w:val="20"/>
                          <w:szCs w:val="20"/>
                          <w:lang w:val="es-CL"/>
                        </w:rPr>
                        <w:t>nte: autor</w:t>
                      </w:r>
                      <w:r w:rsidR="006E79CD">
                        <w:rPr>
                          <w:rFonts w:ascii="Arial" w:hAnsi="Arial" w:cs="Arial"/>
                          <w:i w:val="0"/>
                          <w:iCs w:val="0"/>
                          <w:color w:val="auto"/>
                          <w:sz w:val="20"/>
                          <w:szCs w:val="20"/>
                          <w:lang w:val="es-CL"/>
                        </w:rPr>
                        <w:t>)</w:t>
                      </w:r>
                    </w:p>
                  </w:txbxContent>
                </v:textbox>
                <w10:wrap type="topAndBottom"/>
              </v:shape>
            </w:pict>
          </mc:Fallback>
        </mc:AlternateContent>
      </w:r>
      <w:r w:rsidR="004C378F">
        <w:rPr>
          <w:rFonts w:ascii="Arial" w:hAnsi="Arial" w:cs="Arial"/>
          <w:noProof/>
          <w:sz w:val="22"/>
          <w:szCs w:val="22"/>
          <w:lang w:val="es-ES"/>
        </w:rPr>
        <w:drawing>
          <wp:anchor distT="0" distB="0" distL="114300" distR="114300" simplePos="0" relativeHeight="251658255" behindDoc="0" locked="0" layoutInCell="1" allowOverlap="1" wp14:anchorId="5AFE30A7" wp14:editId="63C023D5">
            <wp:simplePos x="0" y="0"/>
            <wp:positionH relativeFrom="column">
              <wp:posOffset>47625</wp:posOffset>
            </wp:positionH>
            <wp:positionV relativeFrom="paragraph">
              <wp:posOffset>947420</wp:posOffset>
            </wp:positionV>
            <wp:extent cx="6663055" cy="2087880"/>
            <wp:effectExtent l="0" t="0" r="0" b="7620"/>
            <wp:wrapTopAndBottom/>
            <wp:docPr id="59955770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BEBA8EAE-BF5A-486C-A8C5-ECC9F3942E4B}">
                          <a14:imgProps xmlns:a14="http://schemas.microsoft.com/office/drawing/2010/main">
                            <a14:imgLayer r:embed="rId2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663055" cy="2087880"/>
                    </a:xfrm>
                    <a:prstGeom prst="rect">
                      <a:avLst/>
                    </a:prstGeom>
                    <a:noFill/>
                  </pic:spPr>
                </pic:pic>
              </a:graphicData>
            </a:graphic>
            <wp14:sizeRelH relativeFrom="margin">
              <wp14:pctWidth>0</wp14:pctWidth>
            </wp14:sizeRelH>
            <wp14:sizeRelV relativeFrom="margin">
              <wp14:pctHeight>0</wp14:pctHeight>
            </wp14:sizeRelV>
          </wp:anchor>
        </w:drawing>
      </w:r>
      <w:r w:rsidR="00D026C0" w:rsidRPr="00D026C0">
        <w:rPr>
          <w:rFonts w:ascii="Arial" w:hAnsi="Arial" w:cs="Arial"/>
          <w:sz w:val="22"/>
          <w:szCs w:val="22"/>
          <w:lang w:val="es-CL"/>
        </w:rPr>
        <w:t>En el escenario más probable, se estima que la primera estructura (TSF Tipo 1) alcanzará la licencia ambiental en el corto plazo (diciembre de 2025), con una probabilidad de éxito superior al 90% y sin impactos relevantes para el cronograma general del proyecto. Por otro lado, la segunda estructura (TSF Tipo 2) enfrenta una probabilidad significativamente menor (alrededor del 25% de éxito para la operación en 2031), con riesgos relevantes de atraso o incluso inviabilidad, caso no se implementen acciones correctivas en el corto plazo.</w:t>
      </w:r>
    </w:p>
    <w:p w14:paraId="5CE5291C" w14:textId="6003337D" w:rsidR="00D026C0" w:rsidRPr="00D026C0" w:rsidRDefault="00D026C0" w:rsidP="00D026C0">
      <w:pPr>
        <w:jc w:val="both"/>
        <w:rPr>
          <w:rFonts w:ascii="Arial" w:hAnsi="Arial" w:cs="Arial"/>
          <w:sz w:val="22"/>
          <w:szCs w:val="22"/>
          <w:lang w:val="es-CL"/>
        </w:rPr>
      </w:pPr>
    </w:p>
    <w:p w14:paraId="5E66EF83" w14:textId="77777777" w:rsidR="00D026C0" w:rsidRPr="00D026C0" w:rsidRDefault="00D026C0" w:rsidP="00D026C0">
      <w:pPr>
        <w:jc w:val="both"/>
        <w:rPr>
          <w:rFonts w:ascii="Arial" w:hAnsi="Arial" w:cs="Arial"/>
          <w:sz w:val="22"/>
          <w:szCs w:val="22"/>
          <w:lang w:val="es-CL"/>
        </w:rPr>
      </w:pPr>
      <w:r w:rsidRPr="00D026C0">
        <w:rPr>
          <w:rFonts w:ascii="Arial" w:hAnsi="Arial" w:cs="Arial"/>
          <w:sz w:val="22"/>
          <w:szCs w:val="22"/>
          <w:lang w:val="es-CL"/>
        </w:rPr>
        <w:t>Este diagnóstico evidencia la necesidad de ajustes estratégicos en el portafolio de estructuras de disposición, priorizando soluciones más viables en el corto plazo, mejorando la articulación técnica e institucional y fortaleciendo las estrategias de gestión del riesgo regulatorio. La metodología utilizada también puede ser replicada para otros activos, sirviendo como una herramienta anticipatoria y estructurada para la planificación de escenarios futuros.</w:t>
      </w:r>
    </w:p>
    <w:p w14:paraId="1D7A21AF" w14:textId="77777777" w:rsidR="00D026C0" w:rsidRDefault="00D026C0" w:rsidP="00C207CE">
      <w:pPr>
        <w:jc w:val="both"/>
        <w:rPr>
          <w:rFonts w:ascii="Arial" w:hAnsi="Arial" w:cs="Arial"/>
          <w:sz w:val="22"/>
          <w:szCs w:val="22"/>
          <w:lang w:val="es-CL"/>
        </w:rPr>
      </w:pPr>
    </w:p>
    <w:p w14:paraId="62DBFC62" w14:textId="77777777" w:rsidR="00E02F73" w:rsidRDefault="00E02F73" w:rsidP="00C207CE">
      <w:pPr>
        <w:jc w:val="both"/>
        <w:rPr>
          <w:rFonts w:ascii="Arial" w:hAnsi="Arial" w:cs="Arial"/>
          <w:sz w:val="22"/>
          <w:szCs w:val="22"/>
          <w:lang w:val="es-CL"/>
        </w:rPr>
        <w:sectPr w:rsidR="00E02F73" w:rsidSect="000740B4">
          <w:type w:val="continuous"/>
          <w:pgSz w:w="11900" w:h="16840"/>
          <w:pgMar w:top="1134" w:right="680" w:bottom="964" w:left="851" w:header="680" w:footer="567" w:gutter="0"/>
          <w:cols w:num="2" w:space="403"/>
          <w:docGrid w:linePitch="360"/>
        </w:sectPr>
      </w:pPr>
    </w:p>
    <w:p w14:paraId="4DB201D2" w14:textId="0555868D" w:rsidR="00C0521A" w:rsidRDefault="00BB2714" w:rsidP="00BB2714">
      <w:pPr>
        <w:jc w:val="both"/>
        <w:rPr>
          <w:rFonts w:ascii="Arial" w:hAnsi="Arial" w:cs="Arial"/>
          <w:sz w:val="22"/>
          <w:szCs w:val="22"/>
          <w:lang w:val="es-ES"/>
        </w:rPr>
      </w:pPr>
      <w:r w:rsidRPr="00BB2714">
        <w:rPr>
          <w:rFonts w:ascii="Arial" w:hAnsi="Arial" w:cs="Arial"/>
          <w:sz w:val="22"/>
          <w:szCs w:val="22"/>
          <w:lang w:val="es-ES"/>
        </w:rPr>
        <w:t xml:space="preserve">El resultado de esta evaluación apoya la toma de decisiones, facilitando la priorización de acciones correctivas y la definición de estrategias para mitigar posibles obstáculos regulatorios y sociales. </w:t>
      </w:r>
    </w:p>
    <w:p w14:paraId="686C0194" w14:textId="25436E07" w:rsidR="00233CC4" w:rsidRPr="006E79CD" w:rsidRDefault="00BB2714" w:rsidP="006E79CD">
      <w:pPr>
        <w:jc w:val="both"/>
        <w:rPr>
          <w:rFonts w:ascii="Arial" w:hAnsi="Arial" w:cs="Arial"/>
          <w:b/>
          <w:bCs/>
          <w:sz w:val="22"/>
          <w:szCs w:val="22"/>
          <w:lang w:val="es-CL"/>
        </w:rPr>
      </w:pPr>
      <w:r w:rsidRPr="00BB2714">
        <w:rPr>
          <w:rFonts w:ascii="Arial" w:hAnsi="Arial" w:cs="Arial"/>
          <w:sz w:val="22"/>
          <w:szCs w:val="22"/>
          <w:lang w:val="es-ES"/>
        </w:rPr>
        <w:t>De esta forma, se fortalece la viabilidad del proyecto a mediano y largo plazo, asegurando el alineamiento con los requisitos legales y las expectativas de las partes interesada</w:t>
      </w:r>
    </w:p>
    <w:p w14:paraId="279304E1" w14:textId="77777777" w:rsidR="00233CC4" w:rsidRPr="004A3924" w:rsidRDefault="00233CC4" w:rsidP="00E77D13">
      <w:pPr>
        <w:ind w:firstLine="142"/>
        <w:jc w:val="both"/>
        <w:rPr>
          <w:rFonts w:ascii="Arial" w:hAnsi="Arial" w:cs="Arial"/>
          <w:sz w:val="22"/>
          <w:szCs w:val="22"/>
          <w:lang w:val="es-ES"/>
        </w:rPr>
      </w:pPr>
    </w:p>
    <w:p w14:paraId="451B031C" w14:textId="0EE3E4A0" w:rsidR="008C3927" w:rsidRPr="00FB5F5F" w:rsidRDefault="00F857C3" w:rsidP="008C3927">
      <w:pPr>
        <w:jc w:val="both"/>
        <w:rPr>
          <w:rFonts w:ascii="Arial" w:hAnsi="Arial" w:cs="Arial"/>
          <w:b/>
          <w:sz w:val="22"/>
          <w:szCs w:val="22"/>
          <w:lang w:val="es-ES"/>
        </w:rPr>
      </w:pPr>
      <w:r w:rsidRPr="00FB5F5F">
        <w:rPr>
          <w:rFonts w:ascii="Arial" w:hAnsi="Arial" w:cs="Arial"/>
          <w:b/>
          <w:sz w:val="22"/>
          <w:szCs w:val="22"/>
          <w:lang w:val="es-ES"/>
        </w:rPr>
        <w:t xml:space="preserve">5. </w:t>
      </w:r>
      <w:r w:rsidR="00EC5D28" w:rsidRPr="00FB5F5F">
        <w:rPr>
          <w:rFonts w:ascii="Arial" w:hAnsi="Arial" w:cs="Arial"/>
          <w:b/>
          <w:sz w:val="22"/>
          <w:szCs w:val="22"/>
          <w:lang w:val="es-ES"/>
        </w:rPr>
        <w:t>Conclusiones</w:t>
      </w:r>
    </w:p>
    <w:p w14:paraId="5998FA68" w14:textId="77777777" w:rsidR="00F96FC4" w:rsidRPr="00F96FC4" w:rsidRDefault="00F96FC4" w:rsidP="00F96FC4">
      <w:pPr>
        <w:jc w:val="both"/>
        <w:rPr>
          <w:rFonts w:ascii="Arial" w:hAnsi="Arial" w:cs="Arial"/>
          <w:bCs/>
          <w:sz w:val="22"/>
          <w:szCs w:val="22"/>
          <w:lang w:val="es-ES"/>
        </w:rPr>
      </w:pPr>
      <w:r w:rsidRPr="00F96FC4">
        <w:rPr>
          <w:rFonts w:ascii="Arial" w:hAnsi="Arial" w:cs="Arial"/>
          <w:bCs/>
          <w:sz w:val="22"/>
          <w:szCs w:val="22"/>
          <w:lang w:val="es-ES"/>
        </w:rPr>
        <w:t>La implementación de la metodología MTM-TSF (</w:t>
      </w:r>
      <w:proofErr w:type="spellStart"/>
      <w:r w:rsidRPr="00F96FC4">
        <w:rPr>
          <w:rFonts w:ascii="Arial" w:hAnsi="Arial" w:cs="Arial"/>
          <w:bCs/>
          <w:sz w:val="22"/>
          <w:szCs w:val="22"/>
          <w:lang w:val="es-ES"/>
        </w:rPr>
        <w:t>Multidisciplinary</w:t>
      </w:r>
      <w:proofErr w:type="spellEnd"/>
      <w:r w:rsidRPr="00F96FC4">
        <w:rPr>
          <w:rFonts w:ascii="Arial" w:hAnsi="Arial" w:cs="Arial"/>
          <w:bCs/>
          <w:sz w:val="22"/>
          <w:szCs w:val="22"/>
          <w:lang w:val="es-ES"/>
        </w:rPr>
        <w:t xml:space="preserve"> </w:t>
      </w:r>
      <w:proofErr w:type="spellStart"/>
      <w:r w:rsidRPr="00F96FC4">
        <w:rPr>
          <w:rFonts w:ascii="Arial" w:hAnsi="Arial" w:cs="Arial"/>
          <w:bCs/>
          <w:sz w:val="22"/>
          <w:szCs w:val="22"/>
          <w:lang w:val="es-ES"/>
        </w:rPr>
        <w:t>Technical</w:t>
      </w:r>
      <w:proofErr w:type="spellEnd"/>
      <w:r w:rsidRPr="00F96FC4">
        <w:rPr>
          <w:rFonts w:ascii="Arial" w:hAnsi="Arial" w:cs="Arial"/>
          <w:bCs/>
          <w:sz w:val="22"/>
          <w:szCs w:val="22"/>
          <w:lang w:val="es-ES"/>
        </w:rPr>
        <w:t xml:space="preserve"> </w:t>
      </w:r>
      <w:proofErr w:type="spellStart"/>
      <w:r w:rsidRPr="00F96FC4">
        <w:rPr>
          <w:rFonts w:ascii="Arial" w:hAnsi="Arial" w:cs="Arial"/>
          <w:bCs/>
          <w:sz w:val="22"/>
          <w:szCs w:val="22"/>
          <w:lang w:val="es-ES"/>
        </w:rPr>
        <w:t>Maturity</w:t>
      </w:r>
      <w:proofErr w:type="spellEnd"/>
      <w:r w:rsidRPr="00F96FC4">
        <w:rPr>
          <w:rFonts w:ascii="Arial" w:hAnsi="Arial" w:cs="Arial"/>
          <w:bCs/>
          <w:sz w:val="22"/>
          <w:szCs w:val="22"/>
          <w:lang w:val="es-ES"/>
        </w:rPr>
        <w:t xml:space="preserve"> </w:t>
      </w:r>
      <w:proofErr w:type="spellStart"/>
      <w:r w:rsidRPr="00F96FC4">
        <w:rPr>
          <w:rFonts w:ascii="Arial" w:hAnsi="Arial" w:cs="Arial"/>
          <w:bCs/>
          <w:sz w:val="22"/>
          <w:szCs w:val="22"/>
          <w:lang w:val="es-ES"/>
        </w:rPr>
        <w:t>for</w:t>
      </w:r>
      <w:proofErr w:type="spellEnd"/>
      <w:r w:rsidRPr="00F96FC4">
        <w:rPr>
          <w:rFonts w:ascii="Arial" w:hAnsi="Arial" w:cs="Arial"/>
          <w:bCs/>
          <w:sz w:val="22"/>
          <w:szCs w:val="22"/>
          <w:lang w:val="es-ES"/>
        </w:rPr>
        <w:t xml:space="preserve"> Tailings Storage </w:t>
      </w:r>
      <w:proofErr w:type="spellStart"/>
      <w:r w:rsidRPr="00F96FC4">
        <w:rPr>
          <w:rFonts w:ascii="Arial" w:hAnsi="Arial" w:cs="Arial"/>
          <w:bCs/>
          <w:sz w:val="22"/>
          <w:szCs w:val="22"/>
          <w:lang w:val="es-ES"/>
        </w:rPr>
        <w:t>Facilities</w:t>
      </w:r>
      <w:proofErr w:type="spellEnd"/>
      <w:r w:rsidRPr="00F96FC4">
        <w:rPr>
          <w:rFonts w:ascii="Arial" w:hAnsi="Arial" w:cs="Arial"/>
          <w:bCs/>
          <w:sz w:val="22"/>
          <w:szCs w:val="22"/>
          <w:lang w:val="es-ES"/>
        </w:rPr>
        <w:t>) en el proyecto evaluado demostró su eficacia como herramienta estructurada para diagnosticar la madurez técnica de iniciativas complejas en minería. A partir de una lógica basada en sesiones temáticas organizadas por áreas estratégicas, se aplicaron más de 40 preguntas específicas, evaluadas por líderes técnicos de distintas disciplinas, con criterios ponderados y escala numérica de 1 a 4.</w:t>
      </w:r>
    </w:p>
    <w:p w14:paraId="5CCB430B" w14:textId="46758D3F" w:rsidR="00F96FC4" w:rsidRPr="00F96FC4" w:rsidRDefault="00F96FC4" w:rsidP="00F96FC4">
      <w:pPr>
        <w:jc w:val="both"/>
        <w:rPr>
          <w:rFonts w:ascii="Arial" w:hAnsi="Arial" w:cs="Arial"/>
          <w:bCs/>
          <w:sz w:val="22"/>
          <w:szCs w:val="22"/>
          <w:lang w:val="es-ES"/>
        </w:rPr>
      </w:pPr>
      <w:r w:rsidRPr="00F96FC4">
        <w:rPr>
          <w:rFonts w:ascii="Arial" w:hAnsi="Arial" w:cs="Arial"/>
          <w:bCs/>
          <w:sz w:val="22"/>
          <w:szCs w:val="22"/>
          <w:lang w:val="es-ES"/>
        </w:rPr>
        <w:t>Los resultados cuantitativos evidenciaron diferencias claras entre áreas co</w:t>
      </w:r>
      <w:r w:rsidR="00EB6BAA">
        <w:rPr>
          <w:rFonts w:ascii="Arial" w:hAnsi="Arial" w:cs="Arial"/>
          <w:bCs/>
          <w:sz w:val="22"/>
          <w:szCs w:val="22"/>
          <w:lang w:val="es-ES"/>
        </w:rPr>
        <w:t>n</w:t>
      </w:r>
      <w:r w:rsidRPr="00F96FC4">
        <w:rPr>
          <w:rFonts w:ascii="Arial" w:hAnsi="Arial" w:cs="Arial"/>
          <w:bCs/>
          <w:sz w:val="22"/>
          <w:szCs w:val="22"/>
          <w:lang w:val="es-ES"/>
        </w:rPr>
        <w:t xml:space="preserve"> alta consolidación técnica (como geotecnia de mina y procesos, con medias superiores a 3,5) y </w:t>
      </w:r>
      <w:proofErr w:type="spellStart"/>
      <w:r w:rsidRPr="00F96FC4">
        <w:rPr>
          <w:rFonts w:ascii="Arial" w:hAnsi="Arial" w:cs="Arial"/>
          <w:bCs/>
          <w:sz w:val="22"/>
          <w:szCs w:val="22"/>
          <w:lang w:val="es-ES"/>
        </w:rPr>
        <w:t>outras</w:t>
      </w:r>
      <w:proofErr w:type="spellEnd"/>
      <w:r w:rsidRPr="00F96FC4">
        <w:rPr>
          <w:rFonts w:ascii="Arial" w:hAnsi="Arial" w:cs="Arial"/>
          <w:bCs/>
          <w:sz w:val="22"/>
          <w:szCs w:val="22"/>
          <w:lang w:val="es-ES"/>
        </w:rPr>
        <w:t xml:space="preserve"> con mayores incertidumbres, como licenciamiento ambiental, que presentó una puntuación media ponderada de 2,3, siendo la más baja del estudio. Esta señal llevó a la construcción de una </w:t>
      </w:r>
      <w:proofErr w:type="spellStart"/>
      <w:r w:rsidRPr="00F96FC4">
        <w:rPr>
          <w:rFonts w:ascii="Arial" w:hAnsi="Arial" w:cs="Arial"/>
          <w:bCs/>
          <w:sz w:val="22"/>
          <w:szCs w:val="22"/>
          <w:lang w:val="es-ES"/>
        </w:rPr>
        <w:t>submetodología</w:t>
      </w:r>
      <w:proofErr w:type="spellEnd"/>
      <w:r w:rsidRPr="00F96FC4">
        <w:rPr>
          <w:rFonts w:ascii="Arial" w:hAnsi="Arial" w:cs="Arial"/>
          <w:bCs/>
          <w:sz w:val="22"/>
          <w:szCs w:val="22"/>
          <w:lang w:val="es-ES"/>
        </w:rPr>
        <w:t xml:space="preserve"> específica, con cinco ejes críticos evaluados por expertos internos y externos, permitiendo estimar de forma más precisa la probabilidad de éxito del proceso regulatorio.</w:t>
      </w:r>
    </w:p>
    <w:p w14:paraId="7CD7DFF9" w14:textId="77777777" w:rsidR="00F96FC4" w:rsidRPr="00F96FC4" w:rsidRDefault="00F96FC4" w:rsidP="00F96FC4">
      <w:pPr>
        <w:jc w:val="both"/>
        <w:rPr>
          <w:rFonts w:ascii="Arial" w:hAnsi="Arial" w:cs="Arial"/>
          <w:bCs/>
          <w:sz w:val="22"/>
          <w:szCs w:val="22"/>
          <w:lang w:val="es-ES"/>
        </w:rPr>
      </w:pPr>
      <w:r w:rsidRPr="00F96FC4">
        <w:rPr>
          <w:rFonts w:ascii="Arial" w:hAnsi="Arial" w:cs="Arial"/>
          <w:bCs/>
          <w:sz w:val="22"/>
          <w:szCs w:val="22"/>
          <w:lang w:val="es-ES"/>
        </w:rPr>
        <w:t>Durante el ejercicio, también se mapearon riesgos operativos, brechas de diseño, desafíos logísticos y conflictos entre planificación minera y ubicación de instalaciones, viabilizando ajustes en la estrategia de disposición aún en etapa preliminar del proyecto (</w:t>
      </w:r>
      <w:proofErr w:type="spellStart"/>
      <w:r w:rsidRPr="00F96FC4">
        <w:rPr>
          <w:rFonts w:ascii="Arial" w:hAnsi="Arial" w:cs="Arial"/>
          <w:bCs/>
          <w:sz w:val="22"/>
          <w:szCs w:val="22"/>
          <w:lang w:val="es-ES"/>
        </w:rPr>
        <w:t>scoping</w:t>
      </w:r>
      <w:proofErr w:type="spellEnd"/>
      <w:r w:rsidRPr="00F96FC4">
        <w:rPr>
          <w:rFonts w:ascii="Arial" w:hAnsi="Arial" w:cs="Arial"/>
          <w:bCs/>
          <w:sz w:val="22"/>
          <w:szCs w:val="22"/>
          <w:lang w:val="es-ES"/>
        </w:rPr>
        <w:t>). La herramienta permitió, además, generar entregables concretos como: mapas de calor, interpretación de preguntas clave, priorización de acciones técnicas, y recomendaciones alineadas con marcos internacionales como el GISTM (ICMM, 2020), los niveles de madurez tecnológica (TRL) y la ISO 31000.</w:t>
      </w:r>
    </w:p>
    <w:p w14:paraId="00B851A4" w14:textId="5E1F80AF" w:rsidR="00F96FC4" w:rsidRPr="00F96FC4" w:rsidRDefault="00F96FC4" w:rsidP="00F96FC4">
      <w:pPr>
        <w:jc w:val="both"/>
        <w:rPr>
          <w:rFonts w:ascii="Arial" w:hAnsi="Arial" w:cs="Arial"/>
          <w:bCs/>
          <w:sz w:val="22"/>
          <w:szCs w:val="22"/>
          <w:lang w:val="es-ES"/>
        </w:rPr>
      </w:pPr>
      <w:r w:rsidRPr="00F96FC4">
        <w:rPr>
          <w:rFonts w:ascii="Arial" w:hAnsi="Arial" w:cs="Arial"/>
          <w:bCs/>
          <w:sz w:val="22"/>
          <w:szCs w:val="22"/>
          <w:lang w:val="es-ES"/>
        </w:rPr>
        <w:t xml:space="preserve">Más allá de su valor técnico, la MTM-TSF se consolidó como una plataforma de alineamiento corporativo, promoviendo trazabilidad, transparencia y decisiones informadas. Su </w:t>
      </w:r>
      <w:r w:rsidR="00DD186D" w:rsidRPr="00F96FC4">
        <w:rPr>
          <w:rFonts w:ascii="Arial" w:hAnsi="Arial" w:cs="Arial"/>
          <w:bCs/>
          <w:sz w:val="22"/>
          <w:szCs w:val="22"/>
          <w:lang w:val="es-ES"/>
        </w:rPr>
        <w:t>estructura</w:t>
      </w:r>
      <w:r w:rsidRPr="00F96FC4">
        <w:rPr>
          <w:rFonts w:ascii="Arial" w:hAnsi="Arial" w:cs="Arial"/>
          <w:bCs/>
          <w:sz w:val="22"/>
          <w:szCs w:val="22"/>
          <w:lang w:val="es-ES"/>
        </w:rPr>
        <w:t xml:space="preserve"> participativa fortaleció el vínculo entre áreas técnicas y liderazgo, permitiendo justificar prioridades ante órganos de gobernanza y generar confianza entre los </w:t>
      </w:r>
      <w:proofErr w:type="spellStart"/>
      <w:r w:rsidRPr="00F96FC4">
        <w:rPr>
          <w:rFonts w:ascii="Arial" w:hAnsi="Arial" w:cs="Arial"/>
          <w:bCs/>
          <w:sz w:val="22"/>
          <w:szCs w:val="22"/>
          <w:lang w:val="es-ES"/>
        </w:rPr>
        <w:t>stakeholders</w:t>
      </w:r>
      <w:proofErr w:type="spellEnd"/>
      <w:r w:rsidRPr="00F96FC4">
        <w:rPr>
          <w:rFonts w:ascii="Arial" w:hAnsi="Arial" w:cs="Arial"/>
          <w:bCs/>
          <w:sz w:val="22"/>
          <w:szCs w:val="22"/>
          <w:lang w:val="es-ES"/>
        </w:rPr>
        <w:t xml:space="preserve"> internos y externos.</w:t>
      </w:r>
    </w:p>
    <w:p w14:paraId="3853233D" w14:textId="0024931D" w:rsidR="008C3927" w:rsidRPr="00320869" w:rsidRDefault="00F96FC4" w:rsidP="008C3927">
      <w:pPr>
        <w:jc w:val="both"/>
        <w:rPr>
          <w:rFonts w:ascii="Arial" w:hAnsi="Arial" w:cs="Arial"/>
          <w:bCs/>
          <w:sz w:val="22"/>
          <w:szCs w:val="22"/>
          <w:lang w:val="es-ES"/>
        </w:rPr>
      </w:pPr>
      <w:r w:rsidRPr="00F96FC4">
        <w:rPr>
          <w:rFonts w:ascii="Arial" w:hAnsi="Arial" w:cs="Arial"/>
          <w:bCs/>
          <w:sz w:val="22"/>
          <w:szCs w:val="22"/>
          <w:lang w:val="es-ES"/>
        </w:rPr>
        <w:t>Por todo lo anterior, se concluye que la madurez técnica no es un concepto abstracto, sino una condición medible, gestionable y estratégica. Cuando abordada con rigurosidad metodológica y visión multidisciplinaria, como propone la MTM-TSF, se transforma en una herramienta decisiva para mitigar riesgos, optimizar recursos y garantizar que el diseño, construcción y operación de estructuras de disposición estén alineados con los estándares más exigentes de la industria global.</w:t>
      </w:r>
    </w:p>
    <w:p w14:paraId="5A4EE2AB" w14:textId="62F08EF6" w:rsidR="002D1C36" w:rsidRPr="004C378F" w:rsidRDefault="002D1C36" w:rsidP="002D1C36">
      <w:pPr>
        <w:jc w:val="both"/>
        <w:rPr>
          <w:rFonts w:ascii="Arial" w:hAnsi="Arial" w:cs="Arial"/>
          <w:sz w:val="22"/>
          <w:szCs w:val="22"/>
          <w:lang w:val="es-CL"/>
        </w:rPr>
      </w:pPr>
    </w:p>
    <w:p w14:paraId="0346E950" w14:textId="756720CC" w:rsidR="006178C0" w:rsidRPr="00FB5F5F" w:rsidRDefault="00EC5D28" w:rsidP="006178C0">
      <w:pPr>
        <w:jc w:val="both"/>
        <w:rPr>
          <w:rFonts w:ascii="Arial" w:hAnsi="Arial" w:cs="Arial"/>
          <w:b/>
          <w:sz w:val="22"/>
          <w:szCs w:val="22"/>
          <w:lang w:val="pt-BR"/>
        </w:rPr>
      </w:pPr>
      <w:r w:rsidRPr="00FB5F5F">
        <w:rPr>
          <w:rFonts w:ascii="Arial" w:hAnsi="Arial" w:cs="Arial"/>
          <w:b/>
          <w:sz w:val="22"/>
          <w:szCs w:val="22"/>
          <w:lang w:val="pt-BR"/>
        </w:rPr>
        <w:t xml:space="preserve">7. </w:t>
      </w:r>
      <w:proofErr w:type="spellStart"/>
      <w:r w:rsidR="00180629" w:rsidRPr="00FB5F5F">
        <w:rPr>
          <w:rFonts w:ascii="Arial" w:hAnsi="Arial" w:cs="Arial"/>
          <w:b/>
          <w:sz w:val="22"/>
          <w:szCs w:val="22"/>
          <w:lang w:val="pt-BR"/>
        </w:rPr>
        <w:t>Referencias</w:t>
      </w:r>
      <w:proofErr w:type="spellEnd"/>
      <w:r w:rsidR="00180629" w:rsidRPr="00FB5F5F">
        <w:rPr>
          <w:rFonts w:ascii="Arial" w:hAnsi="Arial" w:cs="Arial"/>
          <w:b/>
          <w:sz w:val="22"/>
          <w:szCs w:val="22"/>
          <w:lang w:val="pt-BR"/>
        </w:rPr>
        <w:t xml:space="preserve"> bibliográficas</w:t>
      </w:r>
    </w:p>
    <w:p w14:paraId="52714C79" w14:textId="77777777" w:rsidR="006178C0" w:rsidRPr="00FB5F5F" w:rsidRDefault="006178C0" w:rsidP="006178C0">
      <w:pPr>
        <w:jc w:val="both"/>
        <w:rPr>
          <w:rFonts w:ascii="Arial" w:hAnsi="Arial" w:cs="Arial"/>
          <w:b/>
          <w:sz w:val="22"/>
          <w:szCs w:val="22"/>
          <w:lang w:val="pt-BR"/>
        </w:rPr>
      </w:pPr>
    </w:p>
    <w:p w14:paraId="4686C677" w14:textId="77777777" w:rsidR="002F0242" w:rsidRDefault="002F0242" w:rsidP="008F55D1">
      <w:pPr>
        <w:jc w:val="both"/>
        <w:rPr>
          <w:rFonts w:ascii="Arial" w:hAnsi="Arial" w:cs="Arial"/>
          <w:sz w:val="22"/>
          <w:szCs w:val="22"/>
          <w:lang w:val="en-US"/>
        </w:rPr>
      </w:pPr>
      <w:r w:rsidRPr="00FB5F5F">
        <w:rPr>
          <w:rFonts w:ascii="Arial" w:hAnsi="Arial" w:cs="Arial"/>
          <w:sz w:val="22"/>
          <w:szCs w:val="22"/>
          <w:lang w:val="pt-BR"/>
        </w:rPr>
        <w:t xml:space="preserve">Global Tailings Review. </w:t>
      </w:r>
      <w:r w:rsidRPr="002F0242">
        <w:rPr>
          <w:rFonts w:ascii="Arial" w:hAnsi="Arial" w:cs="Arial"/>
          <w:sz w:val="22"/>
          <w:szCs w:val="22"/>
          <w:lang w:val="en-US"/>
        </w:rPr>
        <w:t xml:space="preserve">2020. </w:t>
      </w:r>
      <w:r w:rsidRPr="002F0242">
        <w:rPr>
          <w:rFonts w:ascii="Arial" w:hAnsi="Arial" w:cs="Arial"/>
          <w:i/>
          <w:iCs/>
          <w:sz w:val="22"/>
          <w:szCs w:val="22"/>
          <w:lang w:val="en-US"/>
        </w:rPr>
        <w:t>Global Industry Standard on Tailings Management (GISTM)</w:t>
      </w:r>
      <w:r w:rsidRPr="002F0242">
        <w:rPr>
          <w:rFonts w:ascii="Arial" w:hAnsi="Arial" w:cs="Arial"/>
          <w:sz w:val="22"/>
          <w:szCs w:val="22"/>
          <w:lang w:val="en-US"/>
        </w:rPr>
        <w:t xml:space="preserve">. </w:t>
      </w:r>
      <w:proofErr w:type="spellStart"/>
      <w:r w:rsidRPr="002F0242">
        <w:rPr>
          <w:rFonts w:ascii="Arial" w:hAnsi="Arial" w:cs="Arial"/>
          <w:sz w:val="22"/>
          <w:szCs w:val="22"/>
          <w:lang w:val="en-US"/>
        </w:rPr>
        <w:t>Londres</w:t>
      </w:r>
      <w:proofErr w:type="spellEnd"/>
      <w:r w:rsidRPr="002F0242">
        <w:rPr>
          <w:rFonts w:ascii="Arial" w:hAnsi="Arial" w:cs="Arial"/>
          <w:sz w:val="22"/>
          <w:szCs w:val="22"/>
          <w:lang w:val="en-US"/>
        </w:rPr>
        <w:t xml:space="preserve">: International Council on Mining and Metals (ICMM), United Nations Environment </w:t>
      </w:r>
      <w:proofErr w:type="spellStart"/>
      <w:r w:rsidRPr="002F0242">
        <w:rPr>
          <w:rFonts w:ascii="Arial" w:hAnsi="Arial" w:cs="Arial"/>
          <w:sz w:val="22"/>
          <w:szCs w:val="22"/>
          <w:lang w:val="en-US"/>
        </w:rPr>
        <w:t>Programme</w:t>
      </w:r>
      <w:proofErr w:type="spellEnd"/>
      <w:r w:rsidRPr="002F0242">
        <w:rPr>
          <w:rFonts w:ascii="Arial" w:hAnsi="Arial" w:cs="Arial"/>
          <w:sz w:val="22"/>
          <w:szCs w:val="22"/>
          <w:lang w:val="en-US"/>
        </w:rPr>
        <w:t xml:space="preserve"> (UNEP), Principles for Responsible Investment (PRI). 120 p.</w:t>
      </w:r>
    </w:p>
    <w:p w14:paraId="70D2F2DE" w14:textId="77777777" w:rsidR="002F0242" w:rsidRDefault="002F0242" w:rsidP="008F55D1">
      <w:pPr>
        <w:jc w:val="both"/>
        <w:rPr>
          <w:rFonts w:ascii="Arial" w:hAnsi="Arial" w:cs="Arial"/>
          <w:sz w:val="22"/>
          <w:szCs w:val="22"/>
          <w:lang w:val="en-US"/>
        </w:rPr>
      </w:pPr>
    </w:p>
    <w:p w14:paraId="4AD6DC60" w14:textId="2B5B8390" w:rsidR="00007002" w:rsidRPr="00FB5F5F" w:rsidRDefault="00007002" w:rsidP="008F55D1">
      <w:pPr>
        <w:jc w:val="both"/>
        <w:rPr>
          <w:rFonts w:ascii="Arial" w:hAnsi="Arial" w:cs="Arial"/>
          <w:sz w:val="22"/>
          <w:szCs w:val="22"/>
          <w:lang w:val="en-US"/>
        </w:rPr>
      </w:pPr>
      <w:r w:rsidRPr="008F55D1">
        <w:rPr>
          <w:rFonts w:ascii="Arial" w:hAnsi="Arial" w:cs="Arial"/>
          <w:sz w:val="22"/>
          <w:szCs w:val="22"/>
          <w:lang w:val="en-US"/>
        </w:rPr>
        <w:t xml:space="preserve">Mankins, J.C. 1995. </w:t>
      </w:r>
      <w:r w:rsidRPr="008F55D1">
        <w:rPr>
          <w:rFonts w:ascii="Arial" w:hAnsi="Arial" w:cs="Arial"/>
          <w:i/>
          <w:iCs/>
          <w:sz w:val="22"/>
          <w:szCs w:val="22"/>
          <w:lang w:val="en-US"/>
        </w:rPr>
        <w:t>Technology Readiness Levels</w:t>
      </w:r>
      <w:r w:rsidRPr="008F55D1">
        <w:rPr>
          <w:rFonts w:ascii="Arial" w:hAnsi="Arial" w:cs="Arial"/>
          <w:sz w:val="22"/>
          <w:szCs w:val="22"/>
          <w:lang w:val="en-US"/>
        </w:rPr>
        <w:t>. NASA Technical Memorandum 51410, 8 p.</w:t>
      </w:r>
    </w:p>
    <w:p w14:paraId="00895083" w14:textId="77777777" w:rsidR="008F55D1" w:rsidRPr="008F55D1" w:rsidRDefault="008F55D1" w:rsidP="008F55D1">
      <w:pPr>
        <w:jc w:val="both"/>
        <w:rPr>
          <w:rFonts w:ascii="Arial" w:hAnsi="Arial" w:cs="Arial"/>
          <w:sz w:val="22"/>
          <w:szCs w:val="22"/>
          <w:lang w:val="en-US"/>
        </w:rPr>
      </w:pPr>
    </w:p>
    <w:p w14:paraId="2FD13B26" w14:textId="77777777" w:rsidR="00007002" w:rsidRDefault="00007002" w:rsidP="008F55D1">
      <w:pPr>
        <w:jc w:val="both"/>
        <w:rPr>
          <w:rFonts w:ascii="Arial" w:hAnsi="Arial" w:cs="Arial"/>
          <w:sz w:val="22"/>
          <w:szCs w:val="22"/>
          <w:lang w:val="en-US"/>
        </w:rPr>
      </w:pPr>
      <w:r w:rsidRPr="008F55D1">
        <w:rPr>
          <w:rFonts w:ascii="Arial" w:hAnsi="Arial" w:cs="Arial"/>
          <w:sz w:val="22"/>
          <w:szCs w:val="22"/>
          <w:lang w:val="en-US"/>
        </w:rPr>
        <w:t xml:space="preserve">Stamatis, D.H. 2003. </w:t>
      </w:r>
      <w:r w:rsidRPr="008F55D1">
        <w:rPr>
          <w:rFonts w:ascii="Arial" w:hAnsi="Arial" w:cs="Arial"/>
          <w:i/>
          <w:sz w:val="22"/>
          <w:szCs w:val="22"/>
          <w:lang w:val="en-US"/>
        </w:rPr>
        <w:t>Failure Mode and Effect Analysis: FMEA from Theory to Execution</w:t>
      </w:r>
      <w:r w:rsidRPr="008F55D1">
        <w:rPr>
          <w:rFonts w:ascii="Arial" w:hAnsi="Arial" w:cs="Arial"/>
          <w:sz w:val="22"/>
          <w:szCs w:val="22"/>
          <w:lang w:val="en-US"/>
        </w:rPr>
        <w:t>. ASQ Quality Press, 200 p.</w:t>
      </w:r>
    </w:p>
    <w:p w14:paraId="3C18A832" w14:textId="77777777" w:rsidR="008F55D1" w:rsidRPr="008F55D1" w:rsidRDefault="008F55D1" w:rsidP="008F55D1">
      <w:pPr>
        <w:jc w:val="both"/>
        <w:rPr>
          <w:rFonts w:ascii="Arial" w:hAnsi="Arial" w:cs="Arial"/>
          <w:sz w:val="22"/>
          <w:szCs w:val="22"/>
          <w:lang w:val="en-US"/>
        </w:rPr>
      </w:pPr>
    </w:p>
    <w:p w14:paraId="08D6E658" w14:textId="77777777" w:rsidR="00007002" w:rsidRDefault="00007002" w:rsidP="008F55D1">
      <w:pPr>
        <w:jc w:val="both"/>
        <w:rPr>
          <w:rFonts w:ascii="Arial" w:hAnsi="Arial" w:cs="Arial"/>
          <w:sz w:val="22"/>
          <w:szCs w:val="22"/>
          <w:lang w:val="en-US"/>
        </w:rPr>
      </w:pPr>
      <w:r w:rsidRPr="008F55D1">
        <w:rPr>
          <w:rFonts w:ascii="Arial" w:hAnsi="Arial" w:cs="Arial"/>
          <w:sz w:val="22"/>
          <w:szCs w:val="22"/>
          <w:lang w:val="en-US"/>
        </w:rPr>
        <w:t xml:space="preserve">Project Management Institute (PMI). 2021. </w:t>
      </w:r>
      <w:r w:rsidRPr="008F55D1">
        <w:rPr>
          <w:rFonts w:ascii="Arial" w:hAnsi="Arial" w:cs="Arial"/>
          <w:i/>
          <w:iCs/>
          <w:sz w:val="22"/>
          <w:szCs w:val="22"/>
          <w:lang w:val="en-US"/>
        </w:rPr>
        <w:t>A Guide to the Project Management Body of Knowledge (PMBOK® Guide)</w:t>
      </w:r>
      <w:r w:rsidRPr="008F55D1">
        <w:rPr>
          <w:rFonts w:ascii="Arial" w:hAnsi="Arial" w:cs="Arial"/>
          <w:sz w:val="22"/>
          <w:szCs w:val="22"/>
          <w:lang w:val="en-US"/>
        </w:rPr>
        <w:t>, 7th ed. PMI Publishing, 750 p.</w:t>
      </w:r>
    </w:p>
    <w:p w14:paraId="33DD5161" w14:textId="77777777" w:rsidR="008F55D1" w:rsidRPr="008F55D1" w:rsidRDefault="008F55D1" w:rsidP="008F55D1">
      <w:pPr>
        <w:jc w:val="both"/>
        <w:rPr>
          <w:rFonts w:ascii="Arial" w:hAnsi="Arial" w:cs="Arial"/>
          <w:sz w:val="22"/>
          <w:szCs w:val="22"/>
          <w:lang w:val="en-US"/>
        </w:rPr>
      </w:pPr>
    </w:p>
    <w:p w14:paraId="374F60A9" w14:textId="77777777" w:rsidR="00007002" w:rsidRDefault="00007002" w:rsidP="008F55D1">
      <w:pPr>
        <w:jc w:val="both"/>
        <w:rPr>
          <w:rFonts w:ascii="Arial" w:hAnsi="Arial" w:cs="Arial"/>
          <w:sz w:val="22"/>
          <w:szCs w:val="22"/>
          <w:lang w:val="en-US"/>
        </w:rPr>
      </w:pPr>
      <w:r w:rsidRPr="008F55D1">
        <w:rPr>
          <w:rFonts w:ascii="Arial" w:hAnsi="Arial" w:cs="Arial"/>
          <w:sz w:val="22"/>
          <w:szCs w:val="22"/>
          <w:lang w:val="en-US"/>
        </w:rPr>
        <w:t xml:space="preserve">International Organization for Standardization (ISO). 2018. </w:t>
      </w:r>
      <w:r w:rsidRPr="008F55D1">
        <w:rPr>
          <w:rFonts w:ascii="Arial" w:hAnsi="Arial" w:cs="Arial"/>
          <w:i/>
          <w:iCs/>
          <w:sz w:val="22"/>
          <w:szCs w:val="22"/>
          <w:lang w:val="en-US"/>
        </w:rPr>
        <w:t>ISO 31000: Risk Management – Guidelines</w:t>
      </w:r>
      <w:r w:rsidRPr="008F55D1">
        <w:rPr>
          <w:rFonts w:ascii="Arial" w:hAnsi="Arial" w:cs="Arial"/>
          <w:sz w:val="22"/>
          <w:szCs w:val="22"/>
          <w:lang w:val="en-US"/>
        </w:rPr>
        <w:t>. ISO Standard, 40 p.</w:t>
      </w:r>
    </w:p>
    <w:p w14:paraId="0CD41427" w14:textId="77777777" w:rsidR="008F55D1" w:rsidRPr="008F55D1" w:rsidRDefault="008F55D1" w:rsidP="008F55D1">
      <w:pPr>
        <w:jc w:val="both"/>
        <w:rPr>
          <w:rFonts w:ascii="Arial" w:hAnsi="Arial" w:cs="Arial"/>
          <w:sz w:val="22"/>
          <w:szCs w:val="22"/>
          <w:lang w:val="en-US"/>
        </w:rPr>
      </w:pPr>
    </w:p>
    <w:p w14:paraId="7B3C110D" w14:textId="77777777" w:rsidR="00007002" w:rsidRPr="008F55D1" w:rsidRDefault="00007002" w:rsidP="008F55D1">
      <w:pPr>
        <w:jc w:val="both"/>
        <w:rPr>
          <w:rFonts w:ascii="Arial" w:hAnsi="Arial" w:cs="Arial"/>
          <w:sz w:val="22"/>
          <w:szCs w:val="22"/>
          <w:lang w:val="en-US"/>
        </w:rPr>
      </w:pPr>
      <w:r w:rsidRPr="008F55D1">
        <w:rPr>
          <w:rFonts w:ascii="Arial" w:hAnsi="Arial" w:cs="Arial"/>
          <w:sz w:val="22"/>
          <w:szCs w:val="22"/>
          <w:lang w:val="en-US"/>
        </w:rPr>
        <w:t xml:space="preserve">Gilchrist, W. 2004. Conceptual Design: Front-End Loading. </w:t>
      </w:r>
      <w:r w:rsidRPr="008F55D1">
        <w:rPr>
          <w:rFonts w:ascii="Arial" w:hAnsi="Arial" w:cs="Arial"/>
          <w:i/>
          <w:iCs/>
          <w:sz w:val="22"/>
          <w:szCs w:val="22"/>
          <w:lang w:val="en-US"/>
        </w:rPr>
        <w:t>Engineering Management Journal</w:t>
      </w:r>
      <w:r w:rsidRPr="008F55D1">
        <w:rPr>
          <w:rFonts w:ascii="Arial" w:hAnsi="Arial" w:cs="Arial"/>
          <w:sz w:val="22"/>
          <w:szCs w:val="22"/>
          <w:lang w:val="en-US"/>
        </w:rPr>
        <w:t>, v. 16, n. 1, p. 10–17.</w:t>
      </w:r>
    </w:p>
    <w:p w14:paraId="50BA5812" w14:textId="77777777" w:rsidR="0003338E" w:rsidRPr="00FB5F5F" w:rsidRDefault="0003338E" w:rsidP="0003338E">
      <w:pPr>
        <w:jc w:val="both"/>
        <w:rPr>
          <w:rFonts w:ascii="Arial" w:hAnsi="Arial" w:cs="Arial"/>
          <w:sz w:val="22"/>
          <w:szCs w:val="22"/>
          <w:lang w:val="en-US"/>
        </w:rPr>
      </w:pPr>
    </w:p>
    <w:p w14:paraId="17AED640" w14:textId="12AEADC7" w:rsidR="003D0DAD" w:rsidRPr="003D0DAD" w:rsidRDefault="003D0DAD" w:rsidP="00975533">
      <w:pPr>
        <w:widowControl w:val="0"/>
        <w:autoSpaceDE w:val="0"/>
        <w:autoSpaceDN w:val="0"/>
        <w:adjustRightInd w:val="0"/>
        <w:rPr>
          <w:rFonts w:ascii="Arial" w:hAnsi="Arial" w:cs="Arial"/>
          <w:b/>
          <w:bCs/>
          <w:sz w:val="22"/>
          <w:szCs w:val="22"/>
          <w:lang w:val="es-ES"/>
        </w:rPr>
      </w:pPr>
      <w:r>
        <w:rPr>
          <w:rFonts w:ascii="Arial" w:hAnsi="Arial" w:cs="Arial"/>
          <w:b/>
          <w:bCs/>
          <w:sz w:val="22"/>
          <w:szCs w:val="22"/>
          <w:lang w:val="es-ES"/>
        </w:rPr>
        <w:t>Autor</w:t>
      </w:r>
      <w:r w:rsidRPr="003D0DAD">
        <w:rPr>
          <w:rFonts w:ascii="Arial" w:hAnsi="Arial" w:cs="Arial"/>
          <w:b/>
          <w:bCs/>
          <w:sz w:val="22"/>
          <w:szCs w:val="22"/>
          <w:lang w:val="es-ES"/>
        </w:rPr>
        <w:t xml:space="preserve">: </w:t>
      </w:r>
      <w:r w:rsidR="00112A2F" w:rsidRPr="003D0DAD">
        <w:rPr>
          <w:rFonts w:ascii="Arial" w:hAnsi="Arial" w:cs="Arial"/>
          <w:b/>
          <w:bCs/>
          <w:sz w:val="22"/>
          <w:szCs w:val="22"/>
          <w:lang w:val="es-ES"/>
        </w:rPr>
        <w:t>Marcella Costa de Souza Garcia</w:t>
      </w:r>
    </w:p>
    <w:p w14:paraId="795D241F" w14:textId="0DA4DD32" w:rsidR="001D60AA" w:rsidRDefault="00112A2F" w:rsidP="00530840">
      <w:pPr>
        <w:widowControl w:val="0"/>
        <w:autoSpaceDE w:val="0"/>
        <w:autoSpaceDN w:val="0"/>
        <w:adjustRightInd w:val="0"/>
        <w:rPr>
          <w:rFonts w:ascii="Arial" w:hAnsi="Arial" w:cs="Arial"/>
          <w:bCs/>
          <w:sz w:val="22"/>
          <w:szCs w:val="22"/>
          <w:lang w:val="es-ES"/>
        </w:rPr>
      </w:pPr>
      <w:r w:rsidRPr="003D0DAD">
        <w:rPr>
          <w:rFonts w:ascii="Arial" w:hAnsi="Arial" w:cs="Arial"/>
          <w:bCs/>
          <w:sz w:val="22"/>
          <w:szCs w:val="22"/>
          <w:lang w:val="es-ES"/>
        </w:rPr>
        <w:t xml:space="preserve">Ingeniera civil graduada por el CEFET-RJ, con especialización en Geotecnia </w:t>
      </w:r>
      <w:r w:rsidRPr="00112A2F">
        <w:rPr>
          <w:rFonts w:ascii="Arial" w:hAnsi="Arial" w:cs="Arial"/>
          <w:bCs/>
          <w:sz w:val="22"/>
          <w:szCs w:val="22"/>
          <w:lang w:val="es-ES"/>
        </w:rPr>
        <w:t>(UFOP), Ingeniería de Presas y maestría en curso en Ingeniería de Minas (CEFET-MG). Cuenta con más de 8 años de experiencia en geotecnia, enfocada en disposición y gestión de relaves. Ha actuado en la aplicación de HIRA (Vale) y FMEA (CODELCO), y coordinó el Centro de Monitoreo Geotécnico Norte. Docente de posgrado en proyectos y gestión de personas.</w:t>
      </w:r>
      <w:r w:rsidRPr="00112A2F">
        <w:rPr>
          <w:rFonts w:ascii="Arial" w:hAnsi="Arial" w:cs="Arial"/>
          <w:bCs/>
          <w:sz w:val="22"/>
          <w:szCs w:val="22"/>
          <w:lang w:val="es-ES"/>
        </w:rPr>
        <w:br/>
      </w:r>
      <w:r w:rsidRPr="00112A2F">
        <w:rPr>
          <w:rFonts w:ascii="Arial" w:hAnsi="Arial" w:cs="Arial"/>
          <w:b/>
          <w:bCs/>
          <w:sz w:val="22"/>
          <w:szCs w:val="22"/>
          <w:lang w:val="es-ES"/>
        </w:rPr>
        <w:t>Grados académicos:</w:t>
      </w:r>
      <w:r w:rsidRPr="00112A2F">
        <w:rPr>
          <w:rFonts w:ascii="Arial" w:hAnsi="Arial" w:cs="Arial"/>
          <w:bCs/>
          <w:sz w:val="22"/>
          <w:szCs w:val="22"/>
          <w:lang w:val="es-ES"/>
        </w:rPr>
        <w:br/>
        <w:t>Maestría en Ingeniería de Minas (en curso – CEFET-MG)</w:t>
      </w:r>
      <w:r w:rsidR="009927DC">
        <w:rPr>
          <w:rFonts w:ascii="Arial" w:hAnsi="Arial" w:cs="Arial"/>
          <w:bCs/>
          <w:sz w:val="22"/>
          <w:szCs w:val="22"/>
          <w:lang w:val="es-ES"/>
        </w:rPr>
        <w:t>.</w:t>
      </w:r>
      <w:r w:rsidRPr="00112A2F">
        <w:rPr>
          <w:rFonts w:ascii="Arial" w:hAnsi="Arial" w:cs="Arial"/>
          <w:bCs/>
          <w:sz w:val="22"/>
          <w:szCs w:val="22"/>
          <w:lang w:val="es-ES"/>
        </w:rPr>
        <w:br/>
        <w:t>Especialización en Ingeniería de Presas (</w:t>
      </w:r>
      <w:proofErr w:type="spellStart"/>
      <w:r w:rsidRPr="00112A2F">
        <w:rPr>
          <w:rFonts w:ascii="Arial" w:hAnsi="Arial" w:cs="Arial"/>
          <w:bCs/>
          <w:sz w:val="22"/>
          <w:szCs w:val="22"/>
          <w:lang w:val="es-ES"/>
        </w:rPr>
        <w:t>Unyleya</w:t>
      </w:r>
      <w:proofErr w:type="spellEnd"/>
      <w:r w:rsidRPr="00112A2F">
        <w:rPr>
          <w:rFonts w:ascii="Arial" w:hAnsi="Arial" w:cs="Arial"/>
          <w:bCs/>
          <w:sz w:val="22"/>
          <w:szCs w:val="22"/>
          <w:lang w:val="es-ES"/>
        </w:rPr>
        <w:t>);</w:t>
      </w:r>
      <w:r w:rsidRPr="00112A2F">
        <w:rPr>
          <w:rFonts w:ascii="Arial" w:hAnsi="Arial" w:cs="Arial"/>
          <w:bCs/>
          <w:sz w:val="22"/>
          <w:szCs w:val="22"/>
          <w:lang w:val="es-ES"/>
        </w:rPr>
        <w:br/>
        <w:t>Especialización en Geotecnia (UFOP)</w:t>
      </w:r>
      <w:r w:rsidR="009927DC">
        <w:rPr>
          <w:rFonts w:ascii="Arial" w:hAnsi="Arial" w:cs="Arial"/>
          <w:bCs/>
          <w:sz w:val="22"/>
          <w:szCs w:val="22"/>
          <w:lang w:val="es-ES"/>
        </w:rPr>
        <w:t>.</w:t>
      </w:r>
      <w:r w:rsidRPr="00112A2F">
        <w:rPr>
          <w:rFonts w:ascii="Arial" w:hAnsi="Arial" w:cs="Arial"/>
          <w:bCs/>
          <w:sz w:val="22"/>
          <w:szCs w:val="22"/>
          <w:lang w:val="es-ES"/>
        </w:rPr>
        <w:br/>
        <w:t>MBA en Gestión de Proyectos (</w:t>
      </w:r>
      <w:proofErr w:type="spellStart"/>
      <w:r w:rsidRPr="00112A2F">
        <w:rPr>
          <w:rFonts w:ascii="Arial" w:hAnsi="Arial" w:cs="Arial"/>
          <w:bCs/>
          <w:sz w:val="22"/>
          <w:szCs w:val="22"/>
          <w:lang w:val="es-ES"/>
        </w:rPr>
        <w:t>Estácio</w:t>
      </w:r>
      <w:proofErr w:type="spellEnd"/>
      <w:r w:rsidRPr="00112A2F">
        <w:rPr>
          <w:rFonts w:ascii="Arial" w:hAnsi="Arial" w:cs="Arial"/>
          <w:bCs/>
          <w:sz w:val="22"/>
          <w:szCs w:val="22"/>
          <w:lang w:val="es-ES"/>
        </w:rPr>
        <w:t xml:space="preserve"> de </w:t>
      </w:r>
      <w:proofErr w:type="spellStart"/>
      <w:r w:rsidRPr="00112A2F">
        <w:rPr>
          <w:rFonts w:ascii="Arial" w:hAnsi="Arial" w:cs="Arial"/>
          <w:bCs/>
          <w:sz w:val="22"/>
          <w:szCs w:val="22"/>
          <w:lang w:val="es-ES"/>
        </w:rPr>
        <w:t>Sá</w:t>
      </w:r>
      <w:proofErr w:type="spellEnd"/>
      <w:r w:rsidRPr="00112A2F">
        <w:rPr>
          <w:rFonts w:ascii="Arial" w:hAnsi="Arial" w:cs="Arial"/>
          <w:bCs/>
          <w:sz w:val="22"/>
          <w:szCs w:val="22"/>
          <w:lang w:val="es-ES"/>
        </w:rPr>
        <w:t>)</w:t>
      </w:r>
      <w:r w:rsidR="009927DC">
        <w:rPr>
          <w:rFonts w:ascii="Arial" w:hAnsi="Arial" w:cs="Arial"/>
          <w:bCs/>
          <w:sz w:val="22"/>
          <w:szCs w:val="22"/>
          <w:lang w:val="es-ES"/>
        </w:rPr>
        <w:t>.</w:t>
      </w:r>
      <w:r w:rsidRPr="00112A2F">
        <w:rPr>
          <w:rFonts w:ascii="Arial" w:hAnsi="Arial" w:cs="Arial"/>
          <w:bCs/>
          <w:sz w:val="22"/>
          <w:szCs w:val="22"/>
          <w:lang w:val="es-ES"/>
        </w:rPr>
        <w:br/>
        <w:t>Ingeniería Civil (CEFET-RJ)</w:t>
      </w:r>
      <w:r w:rsidR="009927DC">
        <w:rPr>
          <w:rFonts w:ascii="Arial" w:hAnsi="Arial" w:cs="Arial"/>
          <w:bCs/>
          <w:sz w:val="22"/>
          <w:szCs w:val="22"/>
          <w:lang w:val="es-ES"/>
        </w:rPr>
        <w:t>.</w:t>
      </w:r>
      <w:r w:rsidRPr="00112A2F">
        <w:rPr>
          <w:rFonts w:ascii="Arial" w:hAnsi="Arial" w:cs="Arial"/>
          <w:bCs/>
          <w:sz w:val="22"/>
          <w:szCs w:val="22"/>
          <w:lang w:val="es-ES"/>
        </w:rPr>
        <w:br/>
        <w:t>Intercambio académico en Ingeniería Civil (UTS, Australia).</w:t>
      </w:r>
    </w:p>
    <w:p w14:paraId="423FEFCE" w14:textId="77777777" w:rsidR="00112A2F" w:rsidRDefault="00112A2F" w:rsidP="00975533">
      <w:pPr>
        <w:widowControl w:val="0"/>
        <w:autoSpaceDE w:val="0"/>
        <w:autoSpaceDN w:val="0"/>
        <w:adjustRightInd w:val="0"/>
        <w:rPr>
          <w:rFonts w:ascii="Arial" w:hAnsi="Arial" w:cs="Arial"/>
          <w:bCs/>
          <w:sz w:val="22"/>
          <w:szCs w:val="22"/>
          <w:lang w:val="es-ES"/>
        </w:rPr>
      </w:pPr>
    </w:p>
    <w:p w14:paraId="7D3DFD33" w14:textId="221BF716" w:rsidR="00112A2F" w:rsidRPr="001450D3" w:rsidRDefault="003D0DAD" w:rsidP="00975533">
      <w:pPr>
        <w:widowControl w:val="0"/>
        <w:autoSpaceDE w:val="0"/>
        <w:autoSpaceDN w:val="0"/>
        <w:adjustRightInd w:val="0"/>
        <w:rPr>
          <w:rFonts w:ascii="Arial" w:hAnsi="Arial" w:cs="Arial"/>
          <w:b/>
          <w:sz w:val="22"/>
          <w:szCs w:val="22"/>
          <w:lang w:val="es-ES"/>
        </w:rPr>
      </w:pPr>
      <w:r w:rsidRPr="001450D3">
        <w:rPr>
          <w:rFonts w:ascii="Arial" w:hAnsi="Arial" w:cs="Arial"/>
          <w:b/>
          <w:sz w:val="22"/>
          <w:szCs w:val="22"/>
          <w:lang w:val="es-ES"/>
        </w:rPr>
        <w:t xml:space="preserve">Coautor (1): </w:t>
      </w:r>
      <w:r w:rsidR="001450D3" w:rsidRPr="001450D3">
        <w:rPr>
          <w:rFonts w:ascii="Arial" w:hAnsi="Arial" w:cs="Arial"/>
          <w:b/>
          <w:sz w:val="22"/>
          <w:szCs w:val="22"/>
          <w:lang w:val="es-ES"/>
        </w:rPr>
        <w:t>Rafaela Pedrosa</w:t>
      </w:r>
    </w:p>
    <w:p w14:paraId="08CDC890" w14:textId="77777777" w:rsidR="0053719D" w:rsidRDefault="001450D3" w:rsidP="001450D3">
      <w:pPr>
        <w:widowControl w:val="0"/>
        <w:autoSpaceDE w:val="0"/>
        <w:autoSpaceDN w:val="0"/>
        <w:adjustRightInd w:val="0"/>
        <w:jc w:val="both"/>
        <w:rPr>
          <w:rFonts w:ascii="Arial" w:hAnsi="Arial" w:cs="Arial"/>
          <w:b/>
          <w:bCs/>
          <w:sz w:val="22"/>
          <w:szCs w:val="22"/>
          <w:lang w:val="es-ES"/>
        </w:rPr>
      </w:pPr>
      <w:r w:rsidRPr="001450D3">
        <w:rPr>
          <w:rFonts w:ascii="Arial" w:hAnsi="Arial" w:cs="Arial"/>
          <w:bCs/>
          <w:sz w:val="22"/>
          <w:szCs w:val="22"/>
          <w:lang w:val="es-ES"/>
        </w:rPr>
        <w:t>Ingeniera ambiental con 13 años de experiencia en la elaboración y coordinación de estudios ambientales multidisciplinarios para el licenciamiento de grandes proyectos mineros, incluyendo minas a cielo abierto, presas, plantas de procesamiento, caminos y exploración minera. Actuación en consultorías, gestión de indicadores y condicionantes ambientales. Auditora Interna certificada en ISO 9001, 14001 y 45001.</w:t>
      </w:r>
      <w:r w:rsidRPr="001450D3">
        <w:rPr>
          <w:rFonts w:ascii="Arial" w:hAnsi="Arial" w:cs="Arial"/>
          <w:bCs/>
          <w:sz w:val="22"/>
          <w:szCs w:val="22"/>
          <w:lang w:val="es-ES"/>
        </w:rPr>
        <w:br/>
      </w:r>
      <w:r w:rsidRPr="001450D3">
        <w:rPr>
          <w:rFonts w:ascii="Arial" w:hAnsi="Arial" w:cs="Arial"/>
          <w:b/>
          <w:bCs/>
          <w:sz w:val="22"/>
          <w:szCs w:val="22"/>
          <w:lang w:val="es-ES"/>
        </w:rPr>
        <w:t>Grados académicos:</w:t>
      </w:r>
    </w:p>
    <w:p w14:paraId="01B968DA" w14:textId="77777777" w:rsidR="0053719D" w:rsidRDefault="001450D3" w:rsidP="00330D8D">
      <w:pPr>
        <w:widowControl w:val="0"/>
        <w:autoSpaceDE w:val="0"/>
        <w:autoSpaceDN w:val="0"/>
        <w:adjustRightInd w:val="0"/>
        <w:jc w:val="both"/>
        <w:rPr>
          <w:rFonts w:ascii="Arial" w:hAnsi="Arial" w:cs="Arial"/>
          <w:bCs/>
          <w:sz w:val="22"/>
          <w:szCs w:val="22"/>
          <w:lang w:val="es-ES"/>
        </w:rPr>
      </w:pPr>
      <w:r w:rsidRPr="001450D3">
        <w:rPr>
          <w:rFonts w:ascii="Arial" w:hAnsi="Arial" w:cs="Arial"/>
          <w:bCs/>
          <w:sz w:val="22"/>
          <w:szCs w:val="22"/>
          <w:lang w:val="es-ES"/>
        </w:rPr>
        <w:t>Ingeniería Ambiental (2011).</w:t>
      </w:r>
    </w:p>
    <w:p w14:paraId="5309EDF5" w14:textId="40F8326F" w:rsidR="001450D3" w:rsidRPr="001450D3" w:rsidRDefault="001450D3" w:rsidP="00330D8D">
      <w:pPr>
        <w:widowControl w:val="0"/>
        <w:autoSpaceDE w:val="0"/>
        <w:autoSpaceDN w:val="0"/>
        <w:adjustRightInd w:val="0"/>
        <w:jc w:val="both"/>
        <w:rPr>
          <w:rFonts w:ascii="Arial" w:hAnsi="Arial" w:cs="Arial"/>
          <w:bCs/>
          <w:sz w:val="22"/>
          <w:szCs w:val="22"/>
          <w:lang w:val="es-ES"/>
        </w:rPr>
      </w:pPr>
      <w:r w:rsidRPr="001450D3">
        <w:rPr>
          <w:rFonts w:ascii="Arial" w:hAnsi="Arial" w:cs="Arial"/>
          <w:bCs/>
          <w:sz w:val="22"/>
          <w:szCs w:val="22"/>
          <w:lang w:val="es-ES"/>
        </w:rPr>
        <w:t>Posgrado en Ingeniería de Seguridad del Trabajo (2012).</w:t>
      </w:r>
    </w:p>
    <w:p w14:paraId="286A5F66" w14:textId="77777777" w:rsidR="003D0DAD" w:rsidRDefault="003D0DAD" w:rsidP="00330D8D">
      <w:pPr>
        <w:widowControl w:val="0"/>
        <w:autoSpaceDE w:val="0"/>
        <w:autoSpaceDN w:val="0"/>
        <w:adjustRightInd w:val="0"/>
        <w:jc w:val="both"/>
        <w:rPr>
          <w:rFonts w:ascii="Arial" w:hAnsi="Arial" w:cs="Arial"/>
          <w:bCs/>
          <w:sz w:val="22"/>
          <w:szCs w:val="22"/>
          <w:lang w:val="es-ES"/>
        </w:rPr>
      </w:pPr>
    </w:p>
    <w:p w14:paraId="455BEC77" w14:textId="3A17BF48" w:rsidR="003D0DAD" w:rsidRPr="00522751" w:rsidRDefault="003D0DAD" w:rsidP="00330D8D">
      <w:pPr>
        <w:widowControl w:val="0"/>
        <w:autoSpaceDE w:val="0"/>
        <w:autoSpaceDN w:val="0"/>
        <w:adjustRightInd w:val="0"/>
        <w:jc w:val="both"/>
        <w:rPr>
          <w:rFonts w:ascii="Arial" w:hAnsi="Arial" w:cs="Arial"/>
          <w:b/>
          <w:sz w:val="22"/>
          <w:szCs w:val="22"/>
          <w:lang w:val="es-ES"/>
        </w:rPr>
      </w:pPr>
      <w:r w:rsidRPr="00522751">
        <w:rPr>
          <w:rFonts w:ascii="Arial" w:hAnsi="Arial" w:cs="Arial"/>
          <w:b/>
          <w:sz w:val="22"/>
          <w:szCs w:val="22"/>
          <w:lang w:val="es-ES"/>
        </w:rPr>
        <w:t xml:space="preserve">Coautor (2): </w:t>
      </w:r>
      <w:r w:rsidR="00522751" w:rsidRPr="00522751">
        <w:rPr>
          <w:rFonts w:ascii="Arial" w:hAnsi="Arial" w:cs="Arial"/>
          <w:b/>
          <w:sz w:val="22"/>
          <w:szCs w:val="22"/>
          <w:lang w:val="es-ES"/>
        </w:rPr>
        <w:t>Jessica Rodriguez</w:t>
      </w:r>
    </w:p>
    <w:p w14:paraId="6C35BD33" w14:textId="1458A0FB" w:rsidR="009927DC" w:rsidRDefault="00522751" w:rsidP="0003338E">
      <w:pPr>
        <w:widowControl w:val="0"/>
        <w:autoSpaceDE w:val="0"/>
        <w:autoSpaceDN w:val="0"/>
        <w:adjustRightInd w:val="0"/>
        <w:jc w:val="both"/>
        <w:rPr>
          <w:rFonts w:ascii="Arial" w:hAnsi="Arial" w:cs="Arial"/>
          <w:bCs/>
          <w:sz w:val="22"/>
          <w:szCs w:val="22"/>
          <w:lang w:val="es-ES"/>
        </w:rPr>
      </w:pPr>
      <w:r w:rsidRPr="00522751">
        <w:rPr>
          <w:rFonts w:ascii="Arial" w:hAnsi="Arial" w:cs="Arial"/>
          <w:bCs/>
          <w:sz w:val="22"/>
          <w:szCs w:val="22"/>
          <w:lang w:val="es-ES"/>
        </w:rPr>
        <w:t xml:space="preserve">Ingeniera civil colegiada con más de 19 años de experiencia en el desarrollo de proyectos de ingeniería para la industria minera. Amplia trayectoria en diseño y construcción de estructuras como presas de relaves, </w:t>
      </w:r>
      <w:proofErr w:type="spellStart"/>
      <w:r w:rsidRPr="00522751">
        <w:rPr>
          <w:rFonts w:ascii="Arial" w:hAnsi="Arial" w:cs="Arial"/>
          <w:bCs/>
          <w:sz w:val="22"/>
          <w:szCs w:val="22"/>
          <w:lang w:val="es-ES"/>
        </w:rPr>
        <w:t>pads</w:t>
      </w:r>
      <w:proofErr w:type="spellEnd"/>
      <w:r w:rsidRPr="00522751">
        <w:rPr>
          <w:rFonts w:ascii="Arial" w:hAnsi="Arial" w:cs="Arial"/>
          <w:bCs/>
          <w:sz w:val="22"/>
          <w:szCs w:val="22"/>
          <w:lang w:val="es-ES"/>
        </w:rPr>
        <w:t xml:space="preserve"> de lixiviación, depósitos de desmonte, pozas de proceso (ILS, PLS, grandes eventos), manejo de aguas, caminos y planes de cierre. Ha liderado investigaciones geotécnicas, supervisión de obras y control de calidad (CQA/CQC). Participó en estudios a nivel Conceptual, Factibilidad, Ingeniería Básica y de Detalle, desarrollando planes de manejo y </w:t>
      </w:r>
      <w:proofErr w:type="spellStart"/>
      <w:r w:rsidRPr="00522751">
        <w:rPr>
          <w:rFonts w:ascii="Arial" w:hAnsi="Arial" w:cs="Arial"/>
          <w:bCs/>
          <w:sz w:val="22"/>
          <w:szCs w:val="22"/>
          <w:lang w:val="es-ES"/>
        </w:rPr>
        <w:t>depositación</w:t>
      </w:r>
      <w:proofErr w:type="spellEnd"/>
      <w:r w:rsidRPr="00522751">
        <w:rPr>
          <w:rFonts w:ascii="Arial" w:hAnsi="Arial" w:cs="Arial"/>
          <w:bCs/>
          <w:sz w:val="22"/>
          <w:szCs w:val="22"/>
          <w:lang w:val="es-ES"/>
        </w:rPr>
        <w:t xml:space="preserve"> de relaves, optimización de depósitos y balances hídricos. Manejo de herramientas especializadas como TMS (Tailings Management </w:t>
      </w:r>
      <w:proofErr w:type="spellStart"/>
      <w:r w:rsidRPr="00522751">
        <w:rPr>
          <w:rFonts w:ascii="Arial" w:hAnsi="Arial" w:cs="Arial"/>
          <w:bCs/>
          <w:sz w:val="22"/>
          <w:szCs w:val="22"/>
          <w:lang w:val="es-ES"/>
        </w:rPr>
        <w:t>System</w:t>
      </w:r>
      <w:proofErr w:type="spellEnd"/>
      <w:r w:rsidRPr="00522751">
        <w:rPr>
          <w:rFonts w:ascii="Arial" w:hAnsi="Arial" w:cs="Arial"/>
          <w:bCs/>
          <w:sz w:val="22"/>
          <w:szCs w:val="22"/>
          <w:lang w:val="es-ES"/>
        </w:rPr>
        <w:t xml:space="preserve">) y </w:t>
      </w:r>
      <w:proofErr w:type="spellStart"/>
      <w:r w:rsidRPr="00522751">
        <w:rPr>
          <w:rFonts w:ascii="Arial" w:hAnsi="Arial" w:cs="Arial"/>
          <w:bCs/>
          <w:sz w:val="22"/>
          <w:szCs w:val="22"/>
          <w:lang w:val="es-ES"/>
        </w:rPr>
        <w:t>GoldSim</w:t>
      </w:r>
      <w:proofErr w:type="spellEnd"/>
      <w:r w:rsidRPr="00522751">
        <w:rPr>
          <w:rFonts w:ascii="Arial" w:hAnsi="Arial" w:cs="Arial"/>
          <w:bCs/>
          <w:sz w:val="22"/>
          <w:szCs w:val="22"/>
          <w:lang w:val="es-ES"/>
        </w:rPr>
        <w:t xml:space="preserve"> 11.5. Actualmente es Gerente de Geotecnia y Relaves en Canadá, colaborando con operaciones en todo el país bajo altos estándares técnicos.</w:t>
      </w:r>
      <w:r w:rsidRPr="00522751">
        <w:rPr>
          <w:rFonts w:ascii="Arial" w:hAnsi="Arial" w:cs="Arial"/>
          <w:bCs/>
          <w:sz w:val="22"/>
          <w:szCs w:val="22"/>
          <w:lang w:val="es-ES"/>
        </w:rPr>
        <w:br/>
      </w:r>
    </w:p>
    <w:p w14:paraId="56054E9E" w14:textId="77777777" w:rsidR="009927DC" w:rsidRPr="0034139A" w:rsidRDefault="009927DC" w:rsidP="00975533">
      <w:pPr>
        <w:widowControl w:val="0"/>
        <w:autoSpaceDE w:val="0"/>
        <w:autoSpaceDN w:val="0"/>
        <w:adjustRightInd w:val="0"/>
        <w:rPr>
          <w:rFonts w:ascii="Arial" w:hAnsi="Arial" w:cs="Arial"/>
          <w:b/>
          <w:bCs/>
          <w:sz w:val="22"/>
          <w:szCs w:val="22"/>
          <w:lang w:val="es-CL"/>
        </w:rPr>
      </w:pPr>
    </w:p>
    <w:p w14:paraId="0D2D5BEB" w14:textId="77777777" w:rsidR="009927DC" w:rsidRPr="0034139A" w:rsidRDefault="009927DC" w:rsidP="00975533">
      <w:pPr>
        <w:widowControl w:val="0"/>
        <w:autoSpaceDE w:val="0"/>
        <w:autoSpaceDN w:val="0"/>
        <w:adjustRightInd w:val="0"/>
        <w:rPr>
          <w:rFonts w:ascii="Arial" w:hAnsi="Arial" w:cs="Arial"/>
          <w:b/>
          <w:bCs/>
          <w:sz w:val="22"/>
          <w:szCs w:val="22"/>
          <w:lang w:val="es-CL"/>
        </w:rPr>
      </w:pPr>
    </w:p>
    <w:p w14:paraId="5205CC8A" w14:textId="77777777" w:rsidR="009927DC" w:rsidRPr="0034139A" w:rsidRDefault="009927DC" w:rsidP="00975533">
      <w:pPr>
        <w:widowControl w:val="0"/>
        <w:autoSpaceDE w:val="0"/>
        <w:autoSpaceDN w:val="0"/>
        <w:adjustRightInd w:val="0"/>
        <w:rPr>
          <w:rFonts w:ascii="Arial" w:hAnsi="Arial" w:cs="Arial"/>
          <w:b/>
          <w:bCs/>
          <w:sz w:val="22"/>
          <w:szCs w:val="22"/>
          <w:lang w:val="es-CL"/>
        </w:rPr>
      </w:pPr>
    </w:p>
    <w:p w14:paraId="471B769B" w14:textId="71B8F02C" w:rsidR="00522751" w:rsidRDefault="00522751" w:rsidP="00975533">
      <w:pPr>
        <w:widowControl w:val="0"/>
        <w:autoSpaceDE w:val="0"/>
        <w:autoSpaceDN w:val="0"/>
        <w:adjustRightInd w:val="0"/>
        <w:rPr>
          <w:rFonts w:ascii="Arial" w:hAnsi="Arial" w:cs="Arial"/>
          <w:bCs/>
          <w:sz w:val="22"/>
          <w:szCs w:val="22"/>
          <w:lang w:val="es-ES"/>
        </w:rPr>
      </w:pPr>
    </w:p>
    <w:p w14:paraId="0FB62C86" w14:textId="77777777" w:rsidR="003D0DAD" w:rsidRPr="00112A2F" w:rsidRDefault="003D0DAD" w:rsidP="00975533">
      <w:pPr>
        <w:widowControl w:val="0"/>
        <w:autoSpaceDE w:val="0"/>
        <w:autoSpaceDN w:val="0"/>
        <w:adjustRightInd w:val="0"/>
        <w:rPr>
          <w:rFonts w:ascii="Arial" w:hAnsi="Arial" w:cs="Arial"/>
          <w:bCs/>
          <w:sz w:val="22"/>
          <w:szCs w:val="22"/>
          <w:lang w:val="es-ES"/>
        </w:rPr>
      </w:pPr>
    </w:p>
    <w:p w14:paraId="7C7F6B3F" w14:textId="159973D7" w:rsidR="00E84004" w:rsidRPr="000270E6" w:rsidRDefault="00E84004" w:rsidP="00E84004">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0740B4">
          <w:type w:val="continuous"/>
          <w:pgSz w:w="11900" w:h="16840"/>
          <w:pgMar w:top="1134" w:right="680" w:bottom="964" w:left="851" w:header="680" w:footer="567" w:gutter="0"/>
          <w:cols w:num="2" w:space="403"/>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50E73ED2" w14:textId="77777777" w:rsidR="00904E24" w:rsidRPr="000270E6" w:rsidRDefault="00904E24" w:rsidP="00825ECF">
      <w:pPr>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E7C95" w14:textId="77777777" w:rsidR="00583E29" w:rsidRDefault="00583E29" w:rsidP="004D469A">
      <w:r>
        <w:separator/>
      </w:r>
    </w:p>
  </w:endnote>
  <w:endnote w:type="continuationSeparator" w:id="0">
    <w:p w14:paraId="5C9BA592" w14:textId="77777777" w:rsidR="00583E29" w:rsidRDefault="00583E29"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Rodap"/>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AA776" w14:textId="77777777" w:rsidR="00583E29" w:rsidRDefault="00583E29" w:rsidP="004D469A">
      <w:r>
        <w:separator/>
      </w:r>
    </w:p>
  </w:footnote>
  <w:footnote w:type="continuationSeparator" w:id="0">
    <w:p w14:paraId="0DD969F2" w14:textId="77777777" w:rsidR="00583E29" w:rsidRDefault="00583E29"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Cabealh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Cabealh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Cabealh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7E0323" w:rsidRDefault="00B53F71" w:rsidP="004D0689">
    <w:pPr>
      <w:pStyle w:val="Cabealho"/>
      <w:ind w:right="360" w:firstLine="360"/>
      <w:jc w:val="center"/>
      <w:rPr>
        <w:sz w:val="18"/>
        <w:lang w:val="es-CL"/>
      </w:rPr>
    </w:pPr>
    <w:r w:rsidRPr="007E0323">
      <w:rPr>
        <w:sz w:val="18"/>
        <w:lang w:val="es-CL"/>
      </w:rPr>
      <w:t>XVIII Congreso Peruano de Geología</w:t>
    </w:r>
    <w:r w:rsidR="00FE6F07" w:rsidRPr="007E0323">
      <w:rPr>
        <w:sz w:val="18"/>
        <w:lang w:val="es-CL"/>
      </w:rPr>
      <w:t xml:space="preserve">, p. </w:t>
    </w:r>
    <w:proofErr w:type="spellStart"/>
    <w:r w:rsidR="00FE6F07" w:rsidRPr="007E0323">
      <w:rPr>
        <w:sz w:val="18"/>
        <w:lang w:val="es-CL"/>
      </w:rPr>
      <w:t>xxx-xxx</w:t>
    </w:r>
    <w:proofErr w:type="spellEnd"/>
    <w:r w:rsidR="00FE6F07" w:rsidRPr="007E0323">
      <w:rPr>
        <w:sz w:val="18"/>
        <w:lang w:val="es-CL"/>
      </w:rPr>
      <w:t xml:space="preserve"> (201</w:t>
    </w:r>
    <w:r w:rsidRPr="007E0323">
      <w:rPr>
        <w:sz w:val="18"/>
        <w:lang w:val="es-CL"/>
      </w:rPr>
      <w:t>6</w:t>
    </w:r>
    <w:r w:rsidR="00E915D1" w:rsidRPr="007E0323">
      <w:rPr>
        <w:sz w:val="18"/>
        <w:lang w:val="es-C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5F09"/>
    <w:multiLevelType w:val="multilevel"/>
    <w:tmpl w:val="45A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1350"/>
    <w:multiLevelType w:val="multilevel"/>
    <w:tmpl w:val="3B5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4B78"/>
    <w:multiLevelType w:val="hybridMultilevel"/>
    <w:tmpl w:val="DE6A2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80E0541"/>
    <w:multiLevelType w:val="hybridMultilevel"/>
    <w:tmpl w:val="8FEAA906"/>
    <w:lvl w:ilvl="0" w:tplc="46A2134C">
      <w:numFmt w:val="bullet"/>
      <w:lvlText w:val="•"/>
      <w:lvlJc w:val="left"/>
      <w:pPr>
        <w:ind w:left="1070" w:hanging="71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A667C63"/>
    <w:multiLevelType w:val="multilevel"/>
    <w:tmpl w:val="74E4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41ABB"/>
    <w:multiLevelType w:val="multilevel"/>
    <w:tmpl w:val="55F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B25AB"/>
    <w:multiLevelType w:val="hybridMultilevel"/>
    <w:tmpl w:val="FFFFFFFF"/>
    <w:lvl w:ilvl="0" w:tplc="88BAA8E6">
      <w:start w:val="1"/>
      <w:numFmt w:val="bullet"/>
      <w:lvlText w:val=""/>
      <w:lvlJc w:val="left"/>
      <w:pPr>
        <w:ind w:left="720" w:hanging="360"/>
      </w:pPr>
      <w:rPr>
        <w:rFonts w:ascii="Symbol" w:hAnsi="Symbol" w:hint="default"/>
      </w:rPr>
    </w:lvl>
    <w:lvl w:ilvl="1" w:tplc="F1CE1AF8">
      <w:start w:val="1"/>
      <w:numFmt w:val="bullet"/>
      <w:lvlText w:val="o"/>
      <w:lvlJc w:val="left"/>
      <w:pPr>
        <w:ind w:left="1440" w:hanging="360"/>
      </w:pPr>
      <w:rPr>
        <w:rFonts w:ascii="Courier New" w:hAnsi="Courier New" w:hint="default"/>
      </w:rPr>
    </w:lvl>
    <w:lvl w:ilvl="2" w:tplc="EB4C3FFA">
      <w:start w:val="1"/>
      <w:numFmt w:val="bullet"/>
      <w:lvlText w:val=""/>
      <w:lvlJc w:val="left"/>
      <w:pPr>
        <w:ind w:left="2160" w:hanging="360"/>
      </w:pPr>
      <w:rPr>
        <w:rFonts w:ascii="Wingdings" w:hAnsi="Wingdings" w:hint="default"/>
      </w:rPr>
    </w:lvl>
    <w:lvl w:ilvl="3" w:tplc="D3F05518">
      <w:start w:val="1"/>
      <w:numFmt w:val="bullet"/>
      <w:lvlText w:val=""/>
      <w:lvlJc w:val="left"/>
      <w:pPr>
        <w:ind w:left="2880" w:hanging="360"/>
      </w:pPr>
      <w:rPr>
        <w:rFonts w:ascii="Symbol" w:hAnsi="Symbol" w:hint="default"/>
      </w:rPr>
    </w:lvl>
    <w:lvl w:ilvl="4" w:tplc="0BE24786">
      <w:start w:val="1"/>
      <w:numFmt w:val="bullet"/>
      <w:lvlText w:val="o"/>
      <w:lvlJc w:val="left"/>
      <w:pPr>
        <w:ind w:left="3600" w:hanging="360"/>
      </w:pPr>
      <w:rPr>
        <w:rFonts w:ascii="Courier New" w:hAnsi="Courier New" w:hint="default"/>
      </w:rPr>
    </w:lvl>
    <w:lvl w:ilvl="5" w:tplc="66DEE2BE">
      <w:start w:val="1"/>
      <w:numFmt w:val="bullet"/>
      <w:lvlText w:val=""/>
      <w:lvlJc w:val="left"/>
      <w:pPr>
        <w:ind w:left="4320" w:hanging="360"/>
      </w:pPr>
      <w:rPr>
        <w:rFonts w:ascii="Wingdings" w:hAnsi="Wingdings" w:hint="default"/>
      </w:rPr>
    </w:lvl>
    <w:lvl w:ilvl="6" w:tplc="148A3F5A">
      <w:start w:val="1"/>
      <w:numFmt w:val="bullet"/>
      <w:lvlText w:val=""/>
      <w:lvlJc w:val="left"/>
      <w:pPr>
        <w:ind w:left="5040" w:hanging="360"/>
      </w:pPr>
      <w:rPr>
        <w:rFonts w:ascii="Symbol" w:hAnsi="Symbol" w:hint="default"/>
      </w:rPr>
    </w:lvl>
    <w:lvl w:ilvl="7" w:tplc="AD9851A0">
      <w:start w:val="1"/>
      <w:numFmt w:val="bullet"/>
      <w:lvlText w:val="o"/>
      <w:lvlJc w:val="left"/>
      <w:pPr>
        <w:ind w:left="5760" w:hanging="360"/>
      </w:pPr>
      <w:rPr>
        <w:rFonts w:ascii="Courier New" w:hAnsi="Courier New" w:hint="default"/>
      </w:rPr>
    </w:lvl>
    <w:lvl w:ilvl="8" w:tplc="DD1294CC">
      <w:start w:val="1"/>
      <w:numFmt w:val="bullet"/>
      <w:lvlText w:val=""/>
      <w:lvlJc w:val="left"/>
      <w:pPr>
        <w:ind w:left="6480" w:hanging="360"/>
      </w:pPr>
      <w:rPr>
        <w:rFonts w:ascii="Wingdings" w:hAnsi="Wingdings" w:hint="default"/>
      </w:rPr>
    </w:lvl>
  </w:abstractNum>
  <w:abstractNum w:abstractNumId="7" w15:restartNumberingAfterBreak="0">
    <w:nsid w:val="339057E9"/>
    <w:multiLevelType w:val="multilevel"/>
    <w:tmpl w:val="969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74A0C"/>
    <w:multiLevelType w:val="hybridMultilevel"/>
    <w:tmpl w:val="3844EBB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D483574"/>
    <w:multiLevelType w:val="multilevel"/>
    <w:tmpl w:val="DF1E09D6"/>
    <w:lvl w:ilvl="0">
      <w:start w:val="5"/>
      <w:numFmt w:val="decimal"/>
      <w:lvlText w:val="%1"/>
      <w:lvlJc w:val="left"/>
      <w:pPr>
        <w:ind w:left="360" w:hanging="360"/>
      </w:pPr>
      <w:rPr>
        <w:rFonts w:eastAsia="MS Mincho" w:hint="default"/>
        <w:b/>
      </w:rPr>
    </w:lvl>
    <w:lvl w:ilvl="1">
      <w:start w:val="1"/>
      <w:numFmt w:val="decimal"/>
      <w:lvlText w:val="%1.%2"/>
      <w:lvlJc w:val="left"/>
      <w:pPr>
        <w:ind w:left="360" w:hanging="360"/>
      </w:pPr>
      <w:rPr>
        <w:rFonts w:eastAsia="MS Mincho" w:hint="default"/>
        <w:b/>
      </w:rPr>
    </w:lvl>
    <w:lvl w:ilvl="2">
      <w:start w:val="1"/>
      <w:numFmt w:val="decimal"/>
      <w:lvlText w:val="%1.%2.%3"/>
      <w:lvlJc w:val="left"/>
      <w:pPr>
        <w:ind w:left="720" w:hanging="720"/>
      </w:pPr>
      <w:rPr>
        <w:rFonts w:eastAsia="MS Mincho" w:hint="default"/>
        <w:b/>
      </w:rPr>
    </w:lvl>
    <w:lvl w:ilvl="3">
      <w:start w:val="1"/>
      <w:numFmt w:val="decimal"/>
      <w:lvlText w:val="%1.%2.%3.%4"/>
      <w:lvlJc w:val="left"/>
      <w:pPr>
        <w:ind w:left="720" w:hanging="720"/>
      </w:pPr>
      <w:rPr>
        <w:rFonts w:eastAsia="MS Mincho" w:hint="default"/>
        <w:b/>
      </w:rPr>
    </w:lvl>
    <w:lvl w:ilvl="4">
      <w:start w:val="1"/>
      <w:numFmt w:val="decimal"/>
      <w:lvlText w:val="%1.%2.%3.%4.%5"/>
      <w:lvlJc w:val="left"/>
      <w:pPr>
        <w:ind w:left="1080" w:hanging="1080"/>
      </w:pPr>
      <w:rPr>
        <w:rFonts w:eastAsia="MS Mincho" w:hint="default"/>
        <w:b/>
      </w:rPr>
    </w:lvl>
    <w:lvl w:ilvl="5">
      <w:start w:val="1"/>
      <w:numFmt w:val="decimal"/>
      <w:lvlText w:val="%1.%2.%3.%4.%5.%6"/>
      <w:lvlJc w:val="left"/>
      <w:pPr>
        <w:ind w:left="1080" w:hanging="1080"/>
      </w:pPr>
      <w:rPr>
        <w:rFonts w:eastAsia="MS Mincho" w:hint="default"/>
        <w:b/>
      </w:rPr>
    </w:lvl>
    <w:lvl w:ilvl="6">
      <w:start w:val="1"/>
      <w:numFmt w:val="decimal"/>
      <w:lvlText w:val="%1.%2.%3.%4.%5.%6.%7"/>
      <w:lvlJc w:val="left"/>
      <w:pPr>
        <w:ind w:left="1440" w:hanging="1440"/>
      </w:pPr>
      <w:rPr>
        <w:rFonts w:eastAsia="MS Mincho" w:hint="default"/>
        <w:b/>
      </w:rPr>
    </w:lvl>
    <w:lvl w:ilvl="7">
      <w:start w:val="1"/>
      <w:numFmt w:val="decimal"/>
      <w:lvlText w:val="%1.%2.%3.%4.%5.%6.%7.%8"/>
      <w:lvlJc w:val="left"/>
      <w:pPr>
        <w:ind w:left="1440" w:hanging="1440"/>
      </w:pPr>
      <w:rPr>
        <w:rFonts w:eastAsia="MS Mincho" w:hint="default"/>
        <w:b/>
      </w:rPr>
    </w:lvl>
    <w:lvl w:ilvl="8">
      <w:start w:val="1"/>
      <w:numFmt w:val="decimal"/>
      <w:lvlText w:val="%1.%2.%3.%4.%5.%6.%7.%8.%9"/>
      <w:lvlJc w:val="left"/>
      <w:pPr>
        <w:ind w:left="1800" w:hanging="1800"/>
      </w:pPr>
      <w:rPr>
        <w:rFonts w:eastAsia="MS Mincho" w:hint="default"/>
        <w:b/>
      </w:rPr>
    </w:lvl>
  </w:abstractNum>
  <w:abstractNum w:abstractNumId="10" w15:restartNumberingAfterBreak="0">
    <w:nsid w:val="3D622582"/>
    <w:multiLevelType w:val="hybridMultilevel"/>
    <w:tmpl w:val="66FEA0B6"/>
    <w:lvl w:ilvl="0" w:tplc="46A2134C">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0DC78C1"/>
    <w:multiLevelType w:val="multilevel"/>
    <w:tmpl w:val="95F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456CF"/>
    <w:multiLevelType w:val="hybridMultilevel"/>
    <w:tmpl w:val="14A69D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4A666A0"/>
    <w:multiLevelType w:val="hybridMultilevel"/>
    <w:tmpl w:val="A7FE55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4C03064"/>
    <w:multiLevelType w:val="multilevel"/>
    <w:tmpl w:val="6806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C6C9C"/>
    <w:multiLevelType w:val="hybridMultilevel"/>
    <w:tmpl w:val="E0C8E6B2"/>
    <w:lvl w:ilvl="0" w:tplc="46A2134C">
      <w:numFmt w:val="bullet"/>
      <w:lvlText w:val="•"/>
      <w:lvlJc w:val="left"/>
      <w:pPr>
        <w:ind w:left="1070" w:hanging="71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292D6C"/>
    <w:multiLevelType w:val="multilevel"/>
    <w:tmpl w:val="6C5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30C23"/>
    <w:multiLevelType w:val="multilevel"/>
    <w:tmpl w:val="9A0C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B72CA"/>
    <w:multiLevelType w:val="multilevel"/>
    <w:tmpl w:val="0A6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16"/>
  </w:num>
  <w:num w:numId="2" w16cid:durableId="502477755">
    <w:abstractNumId w:val="5"/>
  </w:num>
  <w:num w:numId="3" w16cid:durableId="801920626">
    <w:abstractNumId w:val="2"/>
  </w:num>
  <w:num w:numId="4" w16cid:durableId="283537179">
    <w:abstractNumId w:val="6"/>
  </w:num>
  <w:num w:numId="5" w16cid:durableId="1691368612">
    <w:abstractNumId w:val="8"/>
  </w:num>
  <w:num w:numId="6" w16cid:durableId="1596399789">
    <w:abstractNumId w:val="12"/>
  </w:num>
  <w:num w:numId="7" w16cid:durableId="84542267">
    <w:abstractNumId w:val="3"/>
  </w:num>
  <w:num w:numId="8" w16cid:durableId="869756716">
    <w:abstractNumId w:val="13"/>
  </w:num>
  <w:num w:numId="9" w16cid:durableId="1814640360">
    <w:abstractNumId w:val="14"/>
  </w:num>
  <w:num w:numId="10" w16cid:durableId="1151795489">
    <w:abstractNumId w:val="7"/>
  </w:num>
  <w:num w:numId="11" w16cid:durableId="1425763354">
    <w:abstractNumId w:val="0"/>
  </w:num>
  <w:num w:numId="12" w16cid:durableId="975531792">
    <w:abstractNumId w:val="19"/>
  </w:num>
  <w:num w:numId="13" w16cid:durableId="1116752500">
    <w:abstractNumId w:val="18"/>
  </w:num>
  <w:num w:numId="14" w16cid:durableId="531571982">
    <w:abstractNumId w:val="1"/>
  </w:num>
  <w:num w:numId="15" w16cid:durableId="1836608334">
    <w:abstractNumId w:val="9"/>
  </w:num>
  <w:num w:numId="16" w16cid:durableId="591084085">
    <w:abstractNumId w:val="17"/>
  </w:num>
  <w:num w:numId="17" w16cid:durableId="965888157">
    <w:abstractNumId w:val="4"/>
  </w:num>
  <w:num w:numId="18" w16cid:durableId="1153064457">
    <w:abstractNumId w:val="11"/>
  </w:num>
  <w:num w:numId="19" w16cid:durableId="2033611075">
    <w:abstractNumId w:val="15"/>
  </w:num>
  <w:num w:numId="20" w16cid:durableId="1634477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067"/>
    <w:rsid w:val="000036A6"/>
    <w:rsid w:val="00007002"/>
    <w:rsid w:val="000077E8"/>
    <w:rsid w:val="00007815"/>
    <w:rsid w:val="00010397"/>
    <w:rsid w:val="0001128C"/>
    <w:rsid w:val="00020F70"/>
    <w:rsid w:val="000221F1"/>
    <w:rsid w:val="00025237"/>
    <w:rsid w:val="00025DD9"/>
    <w:rsid w:val="000260D7"/>
    <w:rsid w:val="000270E6"/>
    <w:rsid w:val="00027C05"/>
    <w:rsid w:val="00031480"/>
    <w:rsid w:val="00033334"/>
    <w:rsid w:val="0003338E"/>
    <w:rsid w:val="0003528D"/>
    <w:rsid w:val="00035BDB"/>
    <w:rsid w:val="00036EE4"/>
    <w:rsid w:val="000424DB"/>
    <w:rsid w:val="00042B0A"/>
    <w:rsid w:val="00047A63"/>
    <w:rsid w:val="00051008"/>
    <w:rsid w:val="0005356A"/>
    <w:rsid w:val="00054D87"/>
    <w:rsid w:val="00055846"/>
    <w:rsid w:val="00057373"/>
    <w:rsid w:val="000613AA"/>
    <w:rsid w:val="00066709"/>
    <w:rsid w:val="000703C0"/>
    <w:rsid w:val="000730FE"/>
    <w:rsid w:val="000740B4"/>
    <w:rsid w:val="00076B38"/>
    <w:rsid w:val="0008263B"/>
    <w:rsid w:val="0008399B"/>
    <w:rsid w:val="00083D62"/>
    <w:rsid w:val="00084813"/>
    <w:rsid w:val="00090C89"/>
    <w:rsid w:val="0009392A"/>
    <w:rsid w:val="000941C4"/>
    <w:rsid w:val="000943CE"/>
    <w:rsid w:val="00097211"/>
    <w:rsid w:val="000A043D"/>
    <w:rsid w:val="000A177C"/>
    <w:rsid w:val="000A3A0E"/>
    <w:rsid w:val="000A566D"/>
    <w:rsid w:val="000A599E"/>
    <w:rsid w:val="000B07F8"/>
    <w:rsid w:val="000B1843"/>
    <w:rsid w:val="000B39B6"/>
    <w:rsid w:val="000B3DF6"/>
    <w:rsid w:val="000B54FF"/>
    <w:rsid w:val="000B5D22"/>
    <w:rsid w:val="000B788F"/>
    <w:rsid w:val="000C6EAD"/>
    <w:rsid w:val="000C739E"/>
    <w:rsid w:val="000D02C6"/>
    <w:rsid w:val="000D0B73"/>
    <w:rsid w:val="000D0D3A"/>
    <w:rsid w:val="000D5100"/>
    <w:rsid w:val="000D58F1"/>
    <w:rsid w:val="000D78BE"/>
    <w:rsid w:val="000E010F"/>
    <w:rsid w:val="000E068F"/>
    <w:rsid w:val="000E0F57"/>
    <w:rsid w:val="000E38F8"/>
    <w:rsid w:val="000E4F7B"/>
    <w:rsid w:val="000E6AA5"/>
    <w:rsid w:val="000F305F"/>
    <w:rsid w:val="000F3514"/>
    <w:rsid w:val="000F4DA4"/>
    <w:rsid w:val="000F514B"/>
    <w:rsid w:val="000F7213"/>
    <w:rsid w:val="00102B39"/>
    <w:rsid w:val="001043A0"/>
    <w:rsid w:val="0011291A"/>
    <w:rsid w:val="00112A2F"/>
    <w:rsid w:val="001131B6"/>
    <w:rsid w:val="001149D9"/>
    <w:rsid w:val="001165BD"/>
    <w:rsid w:val="00116B24"/>
    <w:rsid w:val="00120385"/>
    <w:rsid w:val="00122069"/>
    <w:rsid w:val="00122588"/>
    <w:rsid w:val="00124033"/>
    <w:rsid w:val="001258BD"/>
    <w:rsid w:val="001319F8"/>
    <w:rsid w:val="001322F3"/>
    <w:rsid w:val="0013243E"/>
    <w:rsid w:val="0013306C"/>
    <w:rsid w:val="00134BD0"/>
    <w:rsid w:val="0013614A"/>
    <w:rsid w:val="001406AD"/>
    <w:rsid w:val="00140898"/>
    <w:rsid w:val="0014253A"/>
    <w:rsid w:val="0014314A"/>
    <w:rsid w:val="001450D3"/>
    <w:rsid w:val="00145D8A"/>
    <w:rsid w:val="00147C8F"/>
    <w:rsid w:val="001505B3"/>
    <w:rsid w:val="001508B8"/>
    <w:rsid w:val="00151DF5"/>
    <w:rsid w:val="00156117"/>
    <w:rsid w:val="00156239"/>
    <w:rsid w:val="001566D4"/>
    <w:rsid w:val="001609C5"/>
    <w:rsid w:val="00164CEF"/>
    <w:rsid w:val="0016729F"/>
    <w:rsid w:val="00171B54"/>
    <w:rsid w:val="00172D8C"/>
    <w:rsid w:val="00180629"/>
    <w:rsid w:val="00180D4E"/>
    <w:rsid w:val="0018131B"/>
    <w:rsid w:val="00182371"/>
    <w:rsid w:val="0018305D"/>
    <w:rsid w:val="00184670"/>
    <w:rsid w:val="0018672D"/>
    <w:rsid w:val="00190426"/>
    <w:rsid w:val="00191841"/>
    <w:rsid w:val="001928B8"/>
    <w:rsid w:val="00194AF9"/>
    <w:rsid w:val="001A0737"/>
    <w:rsid w:val="001A0BA8"/>
    <w:rsid w:val="001A37D4"/>
    <w:rsid w:val="001A607C"/>
    <w:rsid w:val="001A6081"/>
    <w:rsid w:val="001B02A8"/>
    <w:rsid w:val="001B2427"/>
    <w:rsid w:val="001B3D61"/>
    <w:rsid w:val="001B71D4"/>
    <w:rsid w:val="001B78F4"/>
    <w:rsid w:val="001C53DA"/>
    <w:rsid w:val="001C61E8"/>
    <w:rsid w:val="001C62BB"/>
    <w:rsid w:val="001C6C49"/>
    <w:rsid w:val="001D0826"/>
    <w:rsid w:val="001D47F4"/>
    <w:rsid w:val="001D5AA2"/>
    <w:rsid w:val="001D6070"/>
    <w:rsid w:val="001D60AA"/>
    <w:rsid w:val="001D61D9"/>
    <w:rsid w:val="001D7055"/>
    <w:rsid w:val="001E007C"/>
    <w:rsid w:val="001E1251"/>
    <w:rsid w:val="001E1938"/>
    <w:rsid w:val="001E580A"/>
    <w:rsid w:val="001E5912"/>
    <w:rsid w:val="001E69EF"/>
    <w:rsid w:val="001E7FE5"/>
    <w:rsid w:val="001F08E1"/>
    <w:rsid w:val="001F10B6"/>
    <w:rsid w:val="001F29ED"/>
    <w:rsid w:val="001F63C4"/>
    <w:rsid w:val="001F7167"/>
    <w:rsid w:val="0020112B"/>
    <w:rsid w:val="00201147"/>
    <w:rsid w:val="002013B3"/>
    <w:rsid w:val="00203A3A"/>
    <w:rsid w:val="00205A18"/>
    <w:rsid w:val="00211B34"/>
    <w:rsid w:val="0021253A"/>
    <w:rsid w:val="00215AB1"/>
    <w:rsid w:val="002201FE"/>
    <w:rsid w:val="002222B5"/>
    <w:rsid w:val="002232B2"/>
    <w:rsid w:val="00224DDE"/>
    <w:rsid w:val="00231314"/>
    <w:rsid w:val="00232224"/>
    <w:rsid w:val="00233CC4"/>
    <w:rsid w:val="002370E6"/>
    <w:rsid w:val="00241204"/>
    <w:rsid w:val="0024136D"/>
    <w:rsid w:val="002419CB"/>
    <w:rsid w:val="00247DC2"/>
    <w:rsid w:val="002503D6"/>
    <w:rsid w:val="002525E1"/>
    <w:rsid w:val="002528EA"/>
    <w:rsid w:val="0025549E"/>
    <w:rsid w:val="00255FC1"/>
    <w:rsid w:val="00261C8C"/>
    <w:rsid w:val="002641B3"/>
    <w:rsid w:val="002641CB"/>
    <w:rsid w:val="00264630"/>
    <w:rsid w:val="00265435"/>
    <w:rsid w:val="00265F33"/>
    <w:rsid w:val="00270CA6"/>
    <w:rsid w:val="00272A41"/>
    <w:rsid w:val="00273655"/>
    <w:rsid w:val="0027479E"/>
    <w:rsid w:val="00275C7B"/>
    <w:rsid w:val="00277A00"/>
    <w:rsid w:val="00280AD2"/>
    <w:rsid w:val="00285400"/>
    <w:rsid w:val="00290031"/>
    <w:rsid w:val="00292F75"/>
    <w:rsid w:val="00294D63"/>
    <w:rsid w:val="002A1A82"/>
    <w:rsid w:val="002A29DF"/>
    <w:rsid w:val="002A3C5C"/>
    <w:rsid w:val="002A5DFE"/>
    <w:rsid w:val="002A6233"/>
    <w:rsid w:val="002A65CF"/>
    <w:rsid w:val="002A766D"/>
    <w:rsid w:val="002B26C7"/>
    <w:rsid w:val="002B32D6"/>
    <w:rsid w:val="002B416F"/>
    <w:rsid w:val="002B5475"/>
    <w:rsid w:val="002B5AFB"/>
    <w:rsid w:val="002C0AF9"/>
    <w:rsid w:val="002C2C51"/>
    <w:rsid w:val="002C3EBB"/>
    <w:rsid w:val="002C5F8B"/>
    <w:rsid w:val="002D11A2"/>
    <w:rsid w:val="002D135C"/>
    <w:rsid w:val="002D143C"/>
    <w:rsid w:val="002D1C36"/>
    <w:rsid w:val="002D240B"/>
    <w:rsid w:val="002D456A"/>
    <w:rsid w:val="002D4E3C"/>
    <w:rsid w:val="002D72E2"/>
    <w:rsid w:val="002E1293"/>
    <w:rsid w:val="002E203F"/>
    <w:rsid w:val="002E600C"/>
    <w:rsid w:val="002E62C1"/>
    <w:rsid w:val="002F0242"/>
    <w:rsid w:val="002F033B"/>
    <w:rsid w:val="002F1387"/>
    <w:rsid w:val="00302FC2"/>
    <w:rsid w:val="003051FE"/>
    <w:rsid w:val="00307578"/>
    <w:rsid w:val="00311FBA"/>
    <w:rsid w:val="00314F9E"/>
    <w:rsid w:val="0031686A"/>
    <w:rsid w:val="00320869"/>
    <w:rsid w:val="00323106"/>
    <w:rsid w:val="00324019"/>
    <w:rsid w:val="0032404C"/>
    <w:rsid w:val="00324786"/>
    <w:rsid w:val="00327D55"/>
    <w:rsid w:val="00330D8D"/>
    <w:rsid w:val="003315E5"/>
    <w:rsid w:val="003324E5"/>
    <w:rsid w:val="0033264D"/>
    <w:rsid w:val="00334927"/>
    <w:rsid w:val="00337295"/>
    <w:rsid w:val="0034139A"/>
    <w:rsid w:val="00342824"/>
    <w:rsid w:val="0034304E"/>
    <w:rsid w:val="00343AA3"/>
    <w:rsid w:val="00344C46"/>
    <w:rsid w:val="0035191E"/>
    <w:rsid w:val="0035304B"/>
    <w:rsid w:val="00355460"/>
    <w:rsid w:val="00355BE7"/>
    <w:rsid w:val="0035A371"/>
    <w:rsid w:val="003608C3"/>
    <w:rsid w:val="003624A8"/>
    <w:rsid w:val="00363841"/>
    <w:rsid w:val="00363C28"/>
    <w:rsid w:val="0036489F"/>
    <w:rsid w:val="00365588"/>
    <w:rsid w:val="00365BF7"/>
    <w:rsid w:val="003660B4"/>
    <w:rsid w:val="00366911"/>
    <w:rsid w:val="00373749"/>
    <w:rsid w:val="00375AD2"/>
    <w:rsid w:val="00381D7F"/>
    <w:rsid w:val="00384FA2"/>
    <w:rsid w:val="00387F30"/>
    <w:rsid w:val="00390E8D"/>
    <w:rsid w:val="0039510A"/>
    <w:rsid w:val="003955B9"/>
    <w:rsid w:val="00395FB2"/>
    <w:rsid w:val="0039785C"/>
    <w:rsid w:val="003A0FCF"/>
    <w:rsid w:val="003A3C3D"/>
    <w:rsid w:val="003A4725"/>
    <w:rsid w:val="003A5232"/>
    <w:rsid w:val="003A6919"/>
    <w:rsid w:val="003A6AF5"/>
    <w:rsid w:val="003A6CCB"/>
    <w:rsid w:val="003A7275"/>
    <w:rsid w:val="003B557A"/>
    <w:rsid w:val="003B66C8"/>
    <w:rsid w:val="003B672F"/>
    <w:rsid w:val="003B6E44"/>
    <w:rsid w:val="003B748A"/>
    <w:rsid w:val="003C0A77"/>
    <w:rsid w:val="003C1127"/>
    <w:rsid w:val="003C365A"/>
    <w:rsid w:val="003C5971"/>
    <w:rsid w:val="003C6B45"/>
    <w:rsid w:val="003C6D44"/>
    <w:rsid w:val="003D0DAD"/>
    <w:rsid w:val="003D0E5D"/>
    <w:rsid w:val="003D271C"/>
    <w:rsid w:val="003D3A4A"/>
    <w:rsid w:val="003D5867"/>
    <w:rsid w:val="003E00E6"/>
    <w:rsid w:val="003E0B02"/>
    <w:rsid w:val="003E14A6"/>
    <w:rsid w:val="003E2247"/>
    <w:rsid w:val="003E54A9"/>
    <w:rsid w:val="003F080D"/>
    <w:rsid w:val="003F0855"/>
    <w:rsid w:val="003F3E2D"/>
    <w:rsid w:val="003F478F"/>
    <w:rsid w:val="00400EF6"/>
    <w:rsid w:val="00405528"/>
    <w:rsid w:val="0040606A"/>
    <w:rsid w:val="00410879"/>
    <w:rsid w:val="00412236"/>
    <w:rsid w:val="0041431A"/>
    <w:rsid w:val="00415FF1"/>
    <w:rsid w:val="004171F4"/>
    <w:rsid w:val="004178F8"/>
    <w:rsid w:val="00420769"/>
    <w:rsid w:val="004228D2"/>
    <w:rsid w:val="00425700"/>
    <w:rsid w:val="00426A5F"/>
    <w:rsid w:val="00427100"/>
    <w:rsid w:val="00427774"/>
    <w:rsid w:val="0043074A"/>
    <w:rsid w:val="00433098"/>
    <w:rsid w:val="0043413E"/>
    <w:rsid w:val="00434D99"/>
    <w:rsid w:val="00436119"/>
    <w:rsid w:val="00437503"/>
    <w:rsid w:val="0043751D"/>
    <w:rsid w:val="00441B34"/>
    <w:rsid w:val="00443E69"/>
    <w:rsid w:val="00445369"/>
    <w:rsid w:val="00445BC3"/>
    <w:rsid w:val="00446E15"/>
    <w:rsid w:val="00447C99"/>
    <w:rsid w:val="00452ED8"/>
    <w:rsid w:val="00460D0B"/>
    <w:rsid w:val="00461888"/>
    <w:rsid w:val="004626C9"/>
    <w:rsid w:val="00463511"/>
    <w:rsid w:val="00464831"/>
    <w:rsid w:val="00470011"/>
    <w:rsid w:val="00470AFB"/>
    <w:rsid w:val="00474110"/>
    <w:rsid w:val="00477FCD"/>
    <w:rsid w:val="00480AF9"/>
    <w:rsid w:val="00486035"/>
    <w:rsid w:val="0048704E"/>
    <w:rsid w:val="00492413"/>
    <w:rsid w:val="004937B7"/>
    <w:rsid w:val="00493C85"/>
    <w:rsid w:val="00494CE2"/>
    <w:rsid w:val="00496269"/>
    <w:rsid w:val="004A163F"/>
    <w:rsid w:val="004A24DD"/>
    <w:rsid w:val="004A3665"/>
    <w:rsid w:val="004A3924"/>
    <w:rsid w:val="004A3968"/>
    <w:rsid w:val="004A5671"/>
    <w:rsid w:val="004A575A"/>
    <w:rsid w:val="004A5D24"/>
    <w:rsid w:val="004A5F72"/>
    <w:rsid w:val="004A7C6D"/>
    <w:rsid w:val="004B0C8E"/>
    <w:rsid w:val="004B10B7"/>
    <w:rsid w:val="004B1948"/>
    <w:rsid w:val="004B2BD8"/>
    <w:rsid w:val="004B41BB"/>
    <w:rsid w:val="004B4A18"/>
    <w:rsid w:val="004B4C0C"/>
    <w:rsid w:val="004B58D6"/>
    <w:rsid w:val="004B5FEB"/>
    <w:rsid w:val="004B70E3"/>
    <w:rsid w:val="004B7181"/>
    <w:rsid w:val="004C0CE8"/>
    <w:rsid w:val="004C21B1"/>
    <w:rsid w:val="004C378F"/>
    <w:rsid w:val="004C3B69"/>
    <w:rsid w:val="004C4210"/>
    <w:rsid w:val="004C4E44"/>
    <w:rsid w:val="004C52C8"/>
    <w:rsid w:val="004C6F8E"/>
    <w:rsid w:val="004D0689"/>
    <w:rsid w:val="004D469A"/>
    <w:rsid w:val="004D49C4"/>
    <w:rsid w:val="004D580F"/>
    <w:rsid w:val="004D59AC"/>
    <w:rsid w:val="004D7897"/>
    <w:rsid w:val="004D7BAA"/>
    <w:rsid w:val="004E1D78"/>
    <w:rsid w:val="004E233B"/>
    <w:rsid w:val="004E39A0"/>
    <w:rsid w:val="004E7D8F"/>
    <w:rsid w:val="004F14C3"/>
    <w:rsid w:val="004F1B27"/>
    <w:rsid w:val="004F703A"/>
    <w:rsid w:val="004F7C4C"/>
    <w:rsid w:val="00500570"/>
    <w:rsid w:val="00501F95"/>
    <w:rsid w:val="0051174D"/>
    <w:rsid w:val="005121FB"/>
    <w:rsid w:val="00515D2F"/>
    <w:rsid w:val="00517DF9"/>
    <w:rsid w:val="00520927"/>
    <w:rsid w:val="00520E66"/>
    <w:rsid w:val="005218B6"/>
    <w:rsid w:val="005218C5"/>
    <w:rsid w:val="00522751"/>
    <w:rsid w:val="00522C8C"/>
    <w:rsid w:val="00525279"/>
    <w:rsid w:val="00530840"/>
    <w:rsid w:val="00533FE0"/>
    <w:rsid w:val="005347C0"/>
    <w:rsid w:val="00534A36"/>
    <w:rsid w:val="0053719D"/>
    <w:rsid w:val="00537D9B"/>
    <w:rsid w:val="005409A4"/>
    <w:rsid w:val="00544D66"/>
    <w:rsid w:val="00544D6E"/>
    <w:rsid w:val="00550040"/>
    <w:rsid w:val="005505B6"/>
    <w:rsid w:val="005505E2"/>
    <w:rsid w:val="00555EF8"/>
    <w:rsid w:val="005620CC"/>
    <w:rsid w:val="00562FBC"/>
    <w:rsid w:val="005631EB"/>
    <w:rsid w:val="00564949"/>
    <w:rsid w:val="00564A5F"/>
    <w:rsid w:val="00564F06"/>
    <w:rsid w:val="0057494A"/>
    <w:rsid w:val="00576D7E"/>
    <w:rsid w:val="005806CA"/>
    <w:rsid w:val="00583E29"/>
    <w:rsid w:val="00586393"/>
    <w:rsid w:val="00586E10"/>
    <w:rsid w:val="0059297E"/>
    <w:rsid w:val="00592C80"/>
    <w:rsid w:val="00597A6B"/>
    <w:rsid w:val="005A352B"/>
    <w:rsid w:val="005A75F6"/>
    <w:rsid w:val="005A7EBF"/>
    <w:rsid w:val="005A7EE1"/>
    <w:rsid w:val="005B08EB"/>
    <w:rsid w:val="005B2CE7"/>
    <w:rsid w:val="005B47C2"/>
    <w:rsid w:val="005C0ADE"/>
    <w:rsid w:val="005C4303"/>
    <w:rsid w:val="005C4ACD"/>
    <w:rsid w:val="005C5637"/>
    <w:rsid w:val="005C5C6C"/>
    <w:rsid w:val="005C62B5"/>
    <w:rsid w:val="005D335C"/>
    <w:rsid w:val="005D673A"/>
    <w:rsid w:val="005D7276"/>
    <w:rsid w:val="005D75AA"/>
    <w:rsid w:val="005E113D"/>
    <w:rsid w:val="005E3684"/>
    <w:rsid w:val="005E54E4"/>
    <w:rsid w:val="005E70FB"/>
    <w:rsid w:val="005E7C78"/>
    <w:rsid w:val="005F1C2B"/>
    <w:rsid w:val="005F3380"/>
    <w:rsid w:val="006050E9"/>
    <w:rsid w:val="00605EEB"/>
    <w:rsid w:val="006116C2"/>
    <w:rsid w:val="00611F90"/>
    <w:rsid w:val="006134A2"/>
    <w:rsid w:val="00613B16"/>
    <w:rsid w:val="00613B65"/>
    <w:rsid w:val="00615D61"/>
    <w:rsid w:val="006178C0"/>
    <w:rsid w:val="00620DA6"/>
    <w:rsid w:val="00622C40"/>
    <w:rsid w:val="00622C7F"/>
    <w:rsid w:val="00622E1B"/>
    <w:rsid w:val="00622FDA"/>
    <w:rsid w:val="00624D57"/>
    <w:rsid w:val="00630352"/>
    <w:rsid w:val="00630FB4"/>
    <w:rsid w:val="00630FFD"/>
    <w:rsid w:val="00631DC1"/>
    <w:rsid w:val="006329E4"/>
    <w:rsid w:val="00635C07"/>
    <w:rsid w:val="00636574"/>
    <w:rsid w:val="0063678F"/>
    <w:rsid w:val="00636A53"/>
    <w:rsid w:val="00636E9C"/>
    <w:rsid w:val="00642022"/>
    <w:rsid w:val="006423FA"/>
    <w:rsid w:val="00642454"/>
    <w:rsid w:val="006427B7"/>
    <w:rsid w:val="00643396"/>
    <w:rsid w:val="00644984"/>
    <w:rsid w:val="00645E6D"/>
    <w:rsid w:val="00645FA1"/>
    <w:rsid w:val="00650F70"/>
    <w:rsid w:val="0065352D"/>
    <w:rsid w:val="00653584"/>
    <w:rsid w:val="006535A5"/>
    <w:rsid w:val="006567B5"/>
    <w:rsid w:val="00661FE9"/>
    <w:rsid w:val="00664BE8"/>
    <w:rsid w:val="00670C88"/>
    <w:rsid w:val="00671429"/>
    <w:rsid w:val="00671435"/>
    <w:rsid w:val="00671ED9"/>
    <w:rsid w:val="006743C0"/>
    <w:rsid w:val="00680939"/>
    <w:rsid w:val="00680B70"/>
    <w:rsid w:val="00682DC5"/>
    <w:rsid w:val="006833D8"/>
    <w:rsid w:val="00685486"/>
    <w:rsid w:val="00690CAA"/>
    <w:rsid w:val="00690D86"/>
    <w:rsid w:val="006934C1"/>
    <w:rsid w:val="00693FF2"/>
    <w:rsid w:val="006975E0"/>
    <w:rsid w:val="006A12C3"/>
    <w:rsid w:val="006A18FC"/>
    <w:rsid w:val="006A3A18"/>
    <w:rsid w:val="006A4D56"/>
    <w:rsid w:val="006A7F07"/>
    <w:rsid w:val="006B2A7B"/>
    <w:rsid w:val="006B2D9B"/>
    <w:rsid w:val="006B4ABD"/>
    <w:rsid w:val="006B66E6"/>
    <w:rsid w:val="006B6824"/>
    <w:rsid w:val="006C188D"/>
    <w:rsid w:val="006C319F"/>
    <w:rsid w:val="006D0F12"/>
    <w:rsid w:val="006D256B"/>
    <w:rsid w:val="006D4748"/>
    <w:rsid w:val="006D5BBB"/>
    <w:rsid w:val="006D6C1D"/>
    <w:rsid w:val="006E49B3"/>
    <w:rsid w:val="006E6B68"/>
    <w:rsid w:val="006E6FCD"/>
    <w:rsid w:val="006E79CD"/>
    <w:rsid w:val="006F0447"/>
    <w:rsid w:val="006F226B"/>
    <w:rsid w:val="006F242C"/>
    <w:rsid w:val="006F24E7"/>
    <w:rsid w:val="006F2731"/>
    <w:rsid w:val="006F3BE6"/>
    <w:rsid w:val="006F6319"/>
    <w:rsid w:val="006F6A1B"/>
    <w:rsid w:val="006F7FF3"/>
    <w:rsid w:val="00700907"/>
    <w:rsid w:val="00707530"/>
    <w:rsid w:val="007078A4"/>
    <w:rsid w:val="0071046C"/>
    <w:rsid w:val="00712097"/>
    <w:rsid w:val="00712387"/>
    <w:rsid w:val="0071385B"/>
    <w:rsid w:val="007150A0"/>
    <w:rsid w:val="007167C0"/>
    <w:rsid w:val="00720C40"/>
    <w:rsid w:val="00720CE6"/>
    <w:rsid w:val="00724595"/>
    <w:rsid w:val="00724C46"/>
    <w:rsid w:val="007250D3"/>
    <w:rsid w:val="0072535F"/>
    <w:rsid w:val="007354C7"/>
    <w:rsid w:val="007373B8"/>
    <w:rsid w:val="0074184F"/>
    <w:rsid w:val="00743066"/>
    <w:rsid w:val="007439A1"/>
    <w:rsid w:val="00751F0F"/>
    <w:rsid w:val="00754381"/>
    <w:rsid w:val="00755D29"/>
    <w:rsid w:val="00755D2F"/>
    <w:rsid w:val="007606F4"/>
    <w:rsid w:val="007640B7"/>
    <w:rsid w:val="00766395"/>
    <w:rsid w:val="00771DAA"/>
    <w:rsid w:val="00772983"/>
    <w:rsid w:val="007742B9"/>
    <w:rsid w:val="007812A7"/>
    <w:rsid w:val="00787027"/>
    <w:rsid w:val="0079092D"/>
    <w:rsid w:val="00790A02"/>
    <w:rsid w:val="0079183A"/>
    <w:rsid w:val="007919A3"/>
    <w:rsid w:val="00792048"/>
    <w:rsid w:val="00792E4B"/>
    <w:rsid w:val="007937FD"/>
    <w:rsid w:val="00794B75"/>
    <w:rsid w:val="007A0076"/>
    <w:rsid w:val="007A1D98"/>
    <w:rsid w:val="007A24FE"/>
    <w:rsid w:val="007A29BF"/>
    <w:rsid w:val="007A5DD5"/>
    <w:rsid w:val="007B0955"/>
    <w:rsid w:val="007B6BEA"/>
    <w:rsid w:val="007C23EB"/>
    <w:rsid w:val="007C39DF"/>
    <w:rsid w:val="007C4CB1"/>
    <w:rsid w:val="007C75F1"/>
    <w:rsid w:val="007C78CE"/>
    <w:rsid w:val="007D1C81"/>
    <w:rsid w:val="007D25B5"/>
    <w:rsid w:val="007D2A73"/>
    <w:rsid w:val="007D4AF9"/>
    <w:rsid w:val="007D4EF7"/>
    <w:rsid w:val="007D554A"/>
    <w:rsid w:val="007D77C9"/>
    <w:rsid w:val="007E0323"/>
    <w:rsid w:val="007E0E48"/>
    <w:rsid w:val="007E151A"/>
    <w:rsid w:val="007E205D"/>
    <w:rsid w:val="007E21EA"/>
    <w:rsid w:val="007E42C3"/>
    <w:rsid w:val="007E5306"/>
    <w:rsid w:val="007E5DCF"/>
    <w:rsid w:val="007F2138"/>
    <w:rsid w:val="007F296A"/>
    <w:rsid w:val="007F5F63"/>
    <w:rsid w:val="00801EF5"/>
    <w:rsid w:val="00802D01"/>
    <w:rsid w:val="0080535A"/>
    <w:rsid w:val="00806B88"/>
    <w:rsid w:val="00806BF8"/>
    <w:rsid w:val="0080707E"/>
    <w:rsid w:val="00807F01"/>
    <w:rsid w:val="00810040"/>
    <w:rsid w:val="008152DA"/>
    <w:rsid w:val="008206B5"/>
    <w:rsid w:val="00821CF2"/>
    <w:rsid w:val="00822C79"/>
    <w:rsid w:val="00825ECF"/>
    <w:rsid w:val="00826AD8"/>
    <w:rsid w:val="00831B49"/>
    <w:rsid w:val="0083236A"/>
    <w:rsid w:val="008327CA"/>
    <w:rsid w:val="00832B89"/>
    <w:rsid w:val="008342A1"/>
    <w:rsid w:val="00836571"/>
    <w:rsid w:val="00837CF7"/>
    <w:rsid w:val="008401EB"/>
    <w:rsid w:val="0084150E"/>
    <w:rsid w:val="008419B3"/>
    <w:rsid w:val="00841A3F"/>
    <w:rsid w:val="00846114"/>
    <w:rsid w:val="00851725"/>
    <w:rsid w:val="008533F1"/>
    <w:rsid w:val="0085424E"/>
    <w:rsid w:val="00854AC0"/>
    <w:rsid w:val="008562C0"/>
    <w:rsid w:val="0085693E"/>
    <w:rsid w:val="00860008"/>
    <w:rsid w:val="008603EB"/>
    <w:rsid w:val="008608EF"/>
    <w:rsid w:val="008621F2"/>
    <w:rsid w:val="00862716"/>
    <w:rsid w:val="00862C5C"/>
    <w:rsid w:val="00865E92"/>
    <w:rsid w:val="00867DA3"/>
    <w:rsid w:val="00872CDF"/>
    <w:rsid w:val="0087565A"/>
    <w:rsid w:val="00875F7E"/>
    <w:rsid w:val="008764A7"/>
    <w:rsid w:val="008800C0"/>
    <w:rsid w:val="008804AB"/>
    <w:rsid w:val="00881D19"/>
    <w:rsid w:val="00882306"/>
    <w:rsid w:val="00885B06"/>
    <w:rsid w:val="00886364"/>
    <w:rsid w:val="00892562"/>
    <w:rsid w:val="00892F63"/>
    <w:rsid w:val="00895496"/>
    <w:rsid w:val="0089552B"/>
    <w:rsid w:val="0089643C"/>
    <w:rsid w:val="008978F4"/>
    <w:rsid w:val="008979A9"/>
    <w:rsid w:val="008A1CF2"/>
    <w:rsid w:val="008A59BD"/>
    <w:rsid w:val="008A627B"/>
    <w:rsid w:val="008B1823"/>
    <w:rsid w:val="008B48C8"/>
    <w:rsid w:val="008B621B"/>
    <w:rsid w:val="008C07A1"/>
    <w:rsid w:val="008C0CBD"/>
    <w:rsid w:val="008C0F2D"/>
    <w:rsid w:val="008C3927"/>
    <w:rsid w:val="008C6581"/>
    <w:rsid w:val="008D19F9"/>
    <w:rsid w:val="008D1D2F"/>
    <w:rsid w:val="008D1DA6"/>
    <w:rsid w:val="008D42CD"/>
    <w:rsid w:val="008D55BE"/>
    <w:rsid w:val="008E01AE"/>
    <w:rsid w:val="008E08CD"/>
    <w:rsid w:val="008E0AE0"/>
    <w:rsid w:val="008E2143"/>
    <w:rsid w:val="008E5338"/>
    <w:rsid w:val="008E6659"/>
    <w:rsid w:val="008E6DF6"/>
    <w:rsid w:val="008E72F8"/>
    <w:rsid w:val="008F1BC3"/>
    <w:rsid w:val="008F35CA"/>
    <w:rsid w:val="008F4DF9"/>
    <w:rsid w:val="008F55D1"/>
    <w:rsid w:val="008F682C"/>
    <w:rsid w:val="008F6873"/>
    <w:rsid w:val="008F6988"/>
    <w:rsid w:val="00900053"/>
    <w:rsid w:val="00901BFF"/>
    <w:rsid w:val="00901CC7"/>
    <w:rsid w:val="00904E24"/>
    <w:rsid w:val="009067DD"/>
    <w:rsid w:val="00906E93"/>
    <w:rsid w:val="009133F1"/>
    <w:rsid w:val="009148C8"/>
    <w:rsid w:val="009155EC"/>
    <w:rsid w:val="00922749"/>
    <w:rsid w:val="0092375E"/>
    <w:rsid w:val="00923D27"/>
    <w:rsid w:val="00923ED4"/>
    <w:rsid w:val="00925232"/>
    <w:rsid w:val="00925949"/>
    <w:rsid w:val="0092624F"/>
    <w:rsid w:val="00933138"/>
    <w:rsid w:val="00940A26"/>
    <w:rsid w:val="009430D9"/>
    <w:rsid w:val="00943CA8"/>
    <w:rsid w:val="00946989"/>
    <w:rsid w:val="009478B1"/>
    <w:rsid w:val="00951DBA"/>
    <w:rsid w:val="009524F3"/>
    <w:rsid w:val="009546C4"/>
    <w:rsid w:val="00960322"/>
    <w:rsid w:val="00966518"/>
    <w:rsid w:val="009712C4"/>
    <w:rsid w:val="00975533"/>
    <w:rsid w:val="0097680B"/>
    <w:rsid w:val="00984E0A"/>
    <w:rsid w:val="009877E0"/>
    <w:rsid w:val="0099046C"/>
    <w:rsid w:val="009916E8"/>
    <w:rsid w:val="009927DC"/>
    <w:rsid w:val="00992960"/>
    <w:rsid w:val="00994C1E"/>
    <w:rsid w:val="00995B13"/>
    <w:rsid w:val="009961A4"/>
    <w:rsid w:val="009A22AC"/>
    <w:rsid w:val="009A29CB"/>
    <w:rsid w:val="009A2A82"/>
    <w:rsid w:val="009A68FA"/>
    <w:rsid w:val="009B19B2"/>
    <w:rsid w:val="009C055A"/>
    <w:rsid w:val="009C141A"/>
    <w:rsid w:val="009C5107"/>
    <w:rsid w:val="009C566F"/>
    <w:rsid w:val="009C6E5C"/>
    <w:rsid w:val="009D3326"/>
    <w:rsid w:val="009D39D8"/>
    <w:rsid w:val="009D5387"/>
    <w:rsid w:val="009D7B7E"/>
    <w:rsid w:val="009E037F"/>
    <w:rsid w:val="009E0757"/>
    <w:rsid w:val="009E12DE"/>
    <w:rsid w:val="009E2F9D"/>
    <w:rsid w:val="009E3508"/>
    <w:rsid w:val="009E3DAD"/>
    <w:rsid w:val="009E40AE"/>
    <w:rsid w:val="009E474B"/>
    <w:rsid w:val="009E5E6C"/>
    <w:rsid w:val="009E690D"/>
    <w:rsid w:val="009E7B3B"/>
    <w:rsid w:val="009F44E5"/>
    <w:rsid w:val="009F49F1"/>
    <w:rsid w:val="009F553A"/>
    <w:rsid w:val="009F5BF8"/>
    <w:rsid w:val="009F5E40"/>
    <w:rsid w:val="00A01870"/>
    <w:rsid w:val="00A02D5F"/>
    <w:rsid w:val="00A034F0"/>
    <w:rsid w:val="00A054F3"/>
    <w:rsid w:val="00A05DB9"/>
    <w:rsid w:val="00A06D7F"/>
    <w:rsid w:val="00A10BCA"/>
    <w:rsid w:val="00A10DA9"/>
    <w:rsid w:val="00A11644"/>
    <w:rsid w:val="00A12EC6"/>
    <w:rsid w:val="00A14293"/>
    <w:rsid w:val="00A14F68"/>
    <w:rsid w:val="00A201D7"/>
    <w:rsid w:val="00A20342"/>
    <w:rsid w:val="00A22FAE"/>
    <w:rsid w:val="00A25141"/>
    <w:rsid w:val="00A2782E"/>
    <w:rsid w:val="00A33696"/>
    <w:rsid w:val="00A33880"/>
    <w:rsid w:val="00A33AA7"/>
    <w:rsid w:val="00A36C09"/>
    <w:rsid w:val="00A379C6"/>
    <w:rsid w:val="00A41007"/>
    <w:rsid w:val="00A41110"/>
    <w:rsid w:val="00A418DB"/>
    <w:rsid w:val="00A41C8F"/>
    <w:rsid w:val="00A45CDC"/>
    <w:rsid w:val="00A47944"/>
    <w:rsid w:val="00A503FB"/>
    <w:rsid w:val="00A534CB"/>
    <w:rsid w:val="00A54330"/>
    <w:rsid w:val="00A543A4"/>
    <w:rsid w:val="00A5454C"/>
    <w:rsid w:val="00A54699"/>
    <w:rsid w:val="00A56622"/>
    <w:rsid w:val="00A61EEE"/>
    <w:rsid w:val="00A63A13"/>
    <w:rsid w:val="00A642F0"/>
    <w:rsid w:val="00A64A25"/>
    <w:rsid w:val="00A664F4"/>
    <w:rsid w:val="00A66CBD"/>
    <w:rsid w:val="00A66CC6"/>
    <w:rsid w:val="00A72724"/>
    <w:rsid w:val="00A732FB"/>
    <w:rsid w:val="00A74066"/>
    <w:rsid w:val="00A7669C"/>
    <w:rsid w:val="00A76745"/>
    <w:rsid w:val="00A77394"/>
    <w:rsid w:val="00A776B5"/>
    <w:rsid w:val="00A80DE5"/>
    <w:rsid w:val="00A84730"/>
    <w:rsid w:val="00A8496A"/>
    <w:rsid w:val="00A90D95"/>
    <w:rsid w:val="00A91C29"/>
    <w:rsid w:val="00A935A9"/>
    <w:rsid w:val="00A93890"/>
    <w:rsid w:val="00A9689C"/>
    <w:rsid w:val="00A9707C"/>
    <w:rsid w:val="00AA07DC"/>
    <w:rsid w:val="00AA2F2D"/>
    <w:rsid w:val="00AA316C"/>
    <w:rsid w:val="00AA73C6"/>
    <w:rsid w:val="00AA73E2"/>
    <w:rsid w:val="00AB00D2"/>
    <w:rsid w:val="00AB021C"/>
    <w:rsid w:val="00AB220F"/>
    <w:rsid w:val="00AB2454"/>
    <w:rsid w:val="00AB4529"/>
    <w:rsid w:val="00AB5936"/>
    <w:rsid w:val="00AC0684"/>
    <w:rsid w:val="00AC0AF5"/>
    <w:rsid w:val="00AC34E1"/>
    <w:rsid w:val="00AD163D"/>
    <w:rsid w:val="00AD6B26"/>
    <w:rsid w:val="00AE017F"/>
    <w:rsid w:val="00AE0264"/>
    <w:rsid w:val="00AE2D09"/>
    <w:rsid w:val="00AE6C05"/>
    <w:rsid w:val="00AF0F6F"/>
    <w:rsid w:val="00AF2A3B"/>
    <w:rsid w:val="00AF2FFF"/>
    <w:rsid w:val="00AF3FFE"/>
    <w:rsid w:val="00AF51EF"/>
    <w:rsid w:val="00B00C88"/>
    <w:rsid w:val="00B04B8F"/>
    <w:rsid w:val="00B0541E"/>
    <w:rsid w:val="00B12D23"/>
    <w:rsid w:val="00B152A8"/>
    <w:rsid w:val="00B155F2"/>
    <w:rsid w:val="00B15F54"/>
    <w:rsid w:val="00B2005E"/>
    <w:rsid w:val="00B21797"/>
    <w:rsid w:val="00B222CC"/>
    <w:rsid w:val="00B242D3"/>
    <w:rsid w:val="00B27192"/>
    <w:rsid w:val="00B312E8"/>
    <w:rsid w:val="00B321FA"/>
    <w:rsid w:val="00B34068"/>
    <w:rsid w:val="00B35078"/>
    <w:rsid w:val="00B35554"/>
    <w:rsid w:val="00B37EDA"/>
    <w:rsid w:val="00B443CE"/>
    <w:rsid w:val="00B47A5E"/>
    <w:rsid w:val="00B529EF"/>
    <w:rsid w:val="00B53F71"/>
    <w:rsid w:val="00B56F5B"/>
    <w:rsid w:val="00B56FB6"/>
    <w:rsid w:val="00B6342F"/>
    <w:rsid w:val="00B6522E"/>
    <w:rsid w:val="00B656AE"/>
    <w:rsid w:val="00B72F6A"/>
    <w:rsid w:val="00B741C4"/>
    <w:rsid w:val="00B822CE"/>
    <w:rsid w:val="00B826EC"/>
    <w:rsid w:val="00B84279"/>
    <w:rsid w:val="00B85FC1"/>
    <w:rsid w:val="00B86B26"/>
    <w:rsid w:val="00B87F71"/>
    <w:rsid w:val="00B90C7A"/>
    <w:rsid w:val="00B90C9F"/>
    <w:rsid w:val="00B90DD5"/>
    <w:rsid w:val="00BA02D1"/>
    <w:rsid w:val="00BA086E"/>
    <w:rsid w:val="00BA08ED"/>
    <w:rsid w:val="00BA1CBC"/>
    <w:rsid w:val="00BA65D9"/>
    <w:rsid w:val="00BA7BEC"/>
    <w:rsid w:val="00BB2714"/>
    <w:rsid w:val="00BB3E04"/>
    <w:rsid w:val="00BB7354"/>
    <w:rsid w:val="00BB7F49"/>
    <w:rsid w:val="00BC4D43"/>
    <w:rsid w:val="00BC5BBF"/>
    <w:rsid w:val="00BD20B8"/>
    <w:rsid w:val="00BD2CCC"/>
    <w:rsid w:val="00BD38E4"/>
    <w:rsid w:val="00BE13BC"/>
    <w:rsid w:val="00BE367C"/>
    <w:rsid w:val="00BE510E"/>
    <w:rsid w:val="00BE53C7"/>
    <w:rsid w:val="00BE7EEF"/>
    <w:rsid w:val="00BF0D24"/>
    <w:rsid w:val="00BF0F54"/>
    <w:rsid w:val="00BF3CE5"/>
    <w:rsid w:val="00BF491E"/>
    <w:rsid w:val="00C01B0A"/>
    <w:rsid w:val="00C037CE"/>
    <w:rsid w:val="00C0521A"/>
    <w:rsid w:val="00C07837"/>
    <w:rsid w:val="00C103E7"/>
    <w:rsid w:val="00C10BDF"/>
    <w:rsid w:val="00C11D6D"/>
    <w:rsid w:val="00C12F56"/>
    <w:rsid w:val="00C15069"/>
    <w:rsid w:val="00C17BFC"/>
    <w:rsid w:val="00C200FC"/>
    <w:rsid w:val="00C20600"/>
    <w:rsid w:val="00C207CE"/>
    <w:rsid w:val="00C22AD2"/>
    <w:rsid w:val="00C2334B"/>
    <w:rsid w:val="00C249F1"/>
    <w:rsid w:val="00C25631"/>
    <w:rsid w:val="00C26E04"/>
    <w:rsid w:val="00C27A4C"/>
    <w:rsid w:val="00C27FF0"/>
    <w:rsid w:val="00C30F97"/>
    <w:rsid w:val="00C33EB4"/>
    <w:rsid w:val="00C34494"/>
    <w:rsid w:val="00C404B4"/>
    <w:rsid w:val="00C40CB7"/>
    <w:rsid w:val="00C41CD8"/>
    <w:rsid w:val="00C47A05"/>
    <w:rsid w:val="00C50127"/>
    <w:rsid w:val="00C502B2"/>
    <w:rsid w:val="00C50AA5"/>
    <w:rsid w:val="00C5145C"/>
    <w:rsid w:val="00C553FF"/>
    <w:rsid w:val="00C56CA2"/>
    <w:rsid w:val="00C7489F"/>
    <w:rsid w:val="00C74BF1"/>
    <w:rsid w:val="00C77F27"/>
    <w:rsid w:val="00C8054B"/>
    <w:rsid w:val="00C8222D"/>
    <w:rsid w:val="00C90525"/>
    <w:rsid w:val="00C9291D"/>
    <w:rsid w:val="00CA287C"/>
    <w:rsid w:val="00CA3055"/>
    <w:rsid w:val="00CA5317"/>
    <w:rsid w:val="00CA54CA"/>
    <w:rsid w:val="00CA6006"/>
    <w:rsid w:val="00CA6C68"/>
    <w:rsid w:val="00CB095D"/>
    <w:rsid w:val="00CB3683"/>
    <w:rsid w:val="00CB5577"/>
    <w:rsid w:val="00CB609F"/>
    <w:rsid w:val="00CB6FF9"/>
    <w:rsid w:val="00CC0ACA"/>
    <w:rsid w:val="00CC1E41"/>
    <w:rsid w:val="00CC68EA"/>
    <w:rsid w:val="00CC7420"/>
    <w:rsid w:val="00CC7D87"/>
    <w:rsid w:val="00CD0757"/>
    <w:rsid w:val="00CD32FC"/>
    <w:rsid w:val="00CD49AC"/>
    <w:rsid w:val="00CE075D"/>
    <w:rsid w:val="00CE12F7"/>
    <w:rsid w:val="00CE2DEA"/>
    <w:rsid w:val="00CE627C"/>
    <w:rsid w:val="00CF0F40"/>
    <w:rsid w:val="00CF665A"/>
    <w:rsid w:val="00D026C0"/>
    <w:rsid w:val="00D04143"/>
    <w:rsid w:val="00D04877"/>
    <w:rsid w:val="00D07BEB"/>
    <w:rsid w:val="00D13524"/>
    <w:rsid w:val="00D14061"/>
    <w:rsid w:val="00D140FF"/>
    <w:rsid w:val="00D156F6"/>
    <w:rsid w:val="00D23634"/>
    <w:rsid w:val="00D24184"/>
    <w:rsid w:val="00D25763"/>
    <w:rsid w:val="00D25A35"/>
    <w:rsid w:val="00D30982"/>
    <w:rsid w:val="00D32C1E"/>
    <w:rsid w:val="00D342CB"/>
    <w:rsid w:val="00D34811"/>
    <w:rsid w:val="00D349F1"/>
    <w:rsid w:val="00D36734"/>
    <w:rsid w:val="00D40907"/>
    <w:rsid w:val="00D409A3"/>
    <w:rsid w:val="00D40A1F"/>
    <w:rsid w:val="00D412E4"/>
    <w:rsid w:val="00D41C84"/>
    <w:rsid w:val="00D46CB7"/>
    <w:rsid w:val="00D472B7"/>
    <w:rsid w:val="00D515AD"/>
    <w:rsid w:val="00D5428B"/>
    <w:rsid w:val="00D5647F"/>
    <w:rsid w:val="00D56D73"/>
    <w:rsid w:val="00D574EF"/>
    <w:rsid w:val="00D63252"/>
    <w:rsid w:val="00D63FE5"/>
    <w:rsid w:val="00D67722"/>
    <w:rsid w:val="00D7058B"/>
    <w:rsid w:val="00D710E9"/>
    <w:rsid w:val="00D71425"/>
    <w:rsid w:val="00D7234C"/>
    <w:rsid w:val="00D745DC"/>
    <w:rsid w:val="00D7587E"/>
    <w:rsid w:val="00D75B78"/>
    <w:rsid w:val="00D75CDB"/>
    <w:rsid w:val="00D77B9C"/>
    <w:rsid w:val="00D83649"/>
    <w:rsid w:val="00D84404"/>
    <w:rsid w:val="00D86A95"/>
    <w:rsid w:val="00D9107A"/>
    <w:rsid w:val="00D91BF7"/>
    <w:rsid w:val="00D93089"/>
    <w:rsid w:val="00D94878"/>
    <w:rsid w:val="00D95044"/>
    <w:rsid w:val="00D9748B"/>
    <w:rsid w:val="00D97512"/>
    <w:rsid w:val="00DA036A"/>
    <w:rsid w:val="00DA1692"/>
    <w:rsid w:val="00DA1BA0"/>
    <w:rsid w:val="00DA1E02"/>
    <w:rsid w:val="00DA20E3"/>
    <w:rsid w:val="00DA2ABC"/>
    <w:rsid w:val="00DA53F0"/>
    <w:rsid w:val="00DA760C"/>
    <w:rsid w:val="00DB0FFD"/>
    <w:rsid w:val="00DB204B"/>
    <w:rsid w:val="00DB480E"/>
    <w:rsid w:val="00DB58C8"/>
    <w:rsid w:val="00DB6E0E"/>
    <w:rsid w:val="00DC035E"/>
    <w:rsid w:val="00DC3E1B"/>
    <w:rsid w:val="00DC43A7"/>
    <w:rsid w:val="00DC77BF"/>
    <w:rsid w:val="00DD0E73"/>
    <w:rsid w:val="00DD0F3A"/>
    <w:rsid w:val="00DD11D1"/>
    <w:rsid w:val="00DD120D"/>
    <w:rsid w:val="00DD182B"/>
    <w:rsid w:val="00DD186D"/>
    <w:rsid w:val="00DD24C6"/>
    <w:rsid w:val="00DD4AA5"/>
    <w:rsid w:val="00DD5078"/>
    <w:rsid w:val="00DD5B48"/>
    <w:rsid w:val="00DE22C5"/>
    <w:rsid w:val="00DE3291"/>
    <w:rsid w:val="00DE391B"/>
    <w:rsid w:val="00DE73F9"/>
    <w:rsid w:val="00DE7751"/>
    <w:rsid w:val="00DF140C"/>
    <w:rsid w:val="00DF3582"/>
    <w:rsid w:val="00DF736A"/>
    <w:rsid w:val="00DF7695"/>
    <w:rsid w:val="00E008CE"/>
    <w:rsid w:val="00E01B3D"/>
    <w:rsid w:val="00E02F73"/>
    <w:rsid w:val="00E03A52"/>
    <w:rsid w:val="00E064D3"/>
    <w:rsid w:val="00E07298"/>
    <w:rsid w:val="00E11621"/>
    <w:rsid w:val="00E15745"/>
    <w:rsid w:val="00E16FC3"/>
    <w:rsid w:val="00E2132B"/>
    <w:rsid w:val="00E2132F"/>
    <w:rsid w:val="00E25A7A"/>
    <w:rsid w:val="00E279BA"/>
    <w:rsid w:val="00E31F1D"/>
    <w:rsid w:val="00E32E8D"/>
    <w:rsid w:val="00E32E93"/>
    <w:rsid w:val="00E3485E"/>
    <w:rsid w:val="00E34AB3"/>
    <w:rsid w:val="00E34C4D"/>
    <w:rsid w:val="00E35C10"/>
    <w:rsid w:val="00E379DB"/>
    <w:rsid w:val="00E40A60"/>
    <w:rsid w:val="00E4320E"/>
    <w:rsid w:val="00E45940"/>
    <w:rsid w:val="00E46A59"/>
    <w:rsid w:val="00E50963"/>
    <w:rsid w:val="00E50EFD"/>
    <w:rsid w:val="00E529E4"/>
    <w:rsid w:val="00E60BE9"/>
    <w:rsid w:val="00E668B3"/>
    <w:rsid w:val="00E70392"/>
    <w:rsid w:val="00E70586"/>
    <w:rsid w:val="00E71911"/>
    <w:rsid w:val="00E71F05"/>
    <w:rsid w:val="00E7249A"/>
    <w:rsid w:val="00E72865"/>
    <w:rsid w:val="00E7581F"/>
    <w:rsid w:val="00E77D13"/>
    <w:rsid w:val="00E77FB8"/>
    <w:rsid w:val="00E80B8B"/>
    <w:rsid w:val="00E811C8"/>
    <w:rsid w:val="00E82479"/>
    <w:rsid w:val="00E84004"/>
    <w:rsid w:val="00E8677B"/>
    <w:rsid w:val="00E87FC4"/>
    <w:rsid w:val="00E90AB0"/>
    <w:rsid w:val="00E914DF"/>
    <w:rsid w:val="00E915D1"/>
    <w:rsid w:val="00E91CD8"/>
    <w:rsid w:val="00E938D7"/>
    <w:rsid w:val="00E951DD"/>
    <w:rsid w:val="00E97460"/>
    <w:rsid w:val="00EA1DF1"/>
    <w:rsid w:val="00EA6813"/>
    <w:rsid w:val="00EA7F98"/>
    <w:rsid w:val="00EB1495"/>
    <w:rsid w:val="00EB32A7"/>
    <w:rsid w:val="00EB37DF"/>
    <w:rsid w:val="00EB510F"/>
    <w:rsid w:val="00EB6BAA"/>
    <w:rsid w:val="00EC5BFA"/>
    <w:rsid w:val="00EC5D28"/>
    <w:rsid w:val="00EC6298"/>
    <w:rsid w:val="00EC637F"/>
    <w:rsid w:val="00EC6910"/>
    <w:rsid w:val="00ED10C8"/>
    <w:rsid w:val="00ED2FB0"/>
    <w:rsid w:val="00ED4000"/>
    <w:rsid w:val="00ED46A9"/>
    <w:rsid w:val="00ED7937"/>
    <w:rsid w:val="00EE5ED0"/>
    <w:rsid w:val="00EE71EA"/>
    <w:rsid w:val="00EF01FF"/>
    <w:rsid w:val="00EF0DBF"/>
    <w:rsid w:val="00EF2905"/>
    <w:rsid w:val="00EF76B9"/>
    <w:rsid w:val="00F00BC0"/>
    <w:rsid w:val="00F02219"/>
    <w:rsid w:val="00F025B2"/>
    <w:rsid w:val="00F07B3B"/>
    <w:rsid w:val="00F07C6D"/>
    <w:rsid w:val="00F10DD4"/>
    <w:rsid w:val="00F119CB"/>
    <w:rsid w:val="00F120BB"/>
    <w:rsid w:val="00F136F3"/>
    <w:rsid w:val="00F13CB3"/>
    <w:rsid w:val="00F17BB0"/>
    <w:rsid w:val="00F22625"/>
    <w:rsid w:val="00F235E4"/>
    <w:rsid w:val="00F241B3"/>
    <w:rsid w:val="00F26353"/>
    <w:rsid w:val="00F2661B"/>
    <w:rsid w:val="00F31526"/>
    <w:rsid w:val="00F339E6"/>
    <w:rsid w:val="00F36356"/>
    <w:rsid w:val="00F37DFD"/>
    <w:rsid w:val="00F40CD7"/>
    <w:rsid w:val="00F441D8"/>
    <w:rsid w:val="00F46F4C"/>
    <w:rsid w:val="00F5238F"/>
    <w:rsid w:val="00F54F9D"/>
    <w:rsid w:val="00F555AA"/>
    <w:rsid w:val="00F60100"/>
    <w:rsid w:val="00F601D7"/>
    <w:rsid w:val="00F618D1"/>
    <w:rsid w:val="00F645F4"/>
    <w:rsid w:val="00F64DC5"/>
    <w:rsid w:val="00F673A2"/>
    <w:rsid w:val="00F67C36"/>
    <w:rsid w:val="00F700D5"/>
    <w:rsid w:val="00F702E2"/>
    <w:rsid w:val="00F70BA6"/>
    <w:rsid w:val="00F7409F"/>
    <w:rsid w:val="00F8200A"/>
    <w:rsid w:val="00F83459"/>
    <w:rsid w:val="00F857C3"/>
    <w:rsid w:val="00F87168"/>
    <w:rsid w:val="00F96FC4"/>
    <w:rsid w:val="00F97E1E"/>
    <w:rsid w:val="00FA0BD9"/>
    <w:rsid w:val="00FA0DB1"/>
    <w:rsid w:val="00FA0F97"/>
    <w:rsid w:val="00FA163A"/>
    <w:rsid w:val="00FA1D54"/>
    <w:rsid w:val="00FA2D98"/>
    <w:rsid w:val="00FA3414"/>
    <w:rsid w:val="00FA76F1"/>
    <w:rsid w:val="00FB180F"/>
    <w:rsid w:val="00FB5F5F"/>
    <w:rsid w:val="00FC20DA"/>
    <w:rsid w:val="00FC218E"/>
    <w:rsid w:val="00FC226C"/>
    <w:rsid w:val="00FC2530"/>
    <w:rsid w:val="00FC3BDC"/>
    <w:rsid w:val="00FC4953"/>
    <w:rsid w:val="00FC67BB"/>
    <w:rsid w:val="00FC6BCF"/>
    <w:rsid w:val="00FD23DF"/>
    <w:rsid w:val="00FD46DE"/>
    <w:rsid w:val="00FD604E"/>
    <w:rsid w:val="00FD6A53"/>
    <w:rsid w:val="00FD6C8D"/>
    <w:rsid w:val="00FD6F60"/>
    <w:rsid w:val="00FD7750"/>
    <w:rsid w:val="00FE1133"/>
    <w:rsid w:val="00FE1AC0"/>
    <w:rsid w:val="00FE38D4"/>
    <w:rsid w:val="00FE6F07"/>
    <w:rsid w:val="00FE741A"/>
    <w:rsid w:val="00FF54AB"/>
    <w:rsid w:val="00FF61D3"/>
    <w:rsid w:val="00FF6AED"/>
    <w:rsid w:val="00FF7DCA"/>
    <w:rsid w:val="01565080"/>
    <w:rsid w:val="03611E27"/>
    <w:rsid w:val="0562A085"/>
    <w:rsid w:val="07182716"/>
    <w:rsid w:val="07A3E0AF"/>
    <w:rsid w:val="09B1C61E"/>
    <w:rsid w:val="09DA84F6"/>
    <w:rsid w:val="0AED9BBB"/>
    <w:rsid w:val="0C46CB91"/>
    <w:rsid w:val="0DC7982A"/>
    <w:rsid w:val="0EAA9E42"/>
    <w:rsid w:val="10EF7DEC"/>
    <w:rsid w:val="126C6715"/>
    <w:rsid w:val="12A5EAD3"/>
    <w:rsid w:val="130EC85C"/>
    <w:rsid w:val="160D1B40"/>
    <w:rsid w:val="19C3FCD9"/>
    <w:rsid w:val="1AB59895"/>
    <w:rsid w:val="1B700D5D"/>
    <w:rsid w:val="2250E095"/>
    <w:rsid w:val="23FD2E78"/>
    <w:rsid w:val="248637E5"/>
    <w:rsid w:val="26E87238"/>
    <w:rsid w:val="27DD7D2D"/>
    <w:rsid w:val="27F2A59F"/>
    <w:rsid w:val="291774A9"/>
    <w:rsid w:val="2968C163"/>
    <w:rsid w:val="2E1F870A"/>
    <w:rsid w:val="2E89ED8F"/>
    <w:rsid w:val="304B6128"/>
    <w:rsid w:val="3061AE3E"/>
    <w:rsid w:val="36B33065"/>
    <w:rsid w:val="37CD98B5"/>
    <w:rsid w:val="38F5A420"/>
    <w:rsid w:val="396CB7F2"/>
    <w:rsid w:val="4063FFF0"/>
    <w:rsid w:val="40978EEE"/>
    <w:rsid w:val="40BE7456"/>
    <w:rsid w:val="416A86E5"/>
    <w:rsid w:val="4385F831"/>
    <w:rsid w:val="44E0188F"/>
    <w:rsid w:val="45B978B6"/>
    <w:rsid w:val="45C7B65F"/>
    <w:rsid w:val="46E9935E"/>
    <w:rsid w:val="482327F5"/>
    <w:rsid w:val="49976393"/>
    <w:rsid w:val="4A157D13"/>
    <w:rsid w:val="4A6B275B"/>
    <w:rsid w:val="4C0E25B4"/>
    <w:rsid w:val="4C7594FD"/>
    <w:rsid w:val="4CBC626B"/>
    <w:rsid w:val="4CCF329E"/>
    <w:rsid w:val="4E5AC8D5"/>
    <w:rsid w:val="4F643C8F"/>
    <w:rsid w:val="55D7D3A1"/>
    <w:rsid w:val="57AE83C2"/>
    <w:rsid w:val="5AA5303B"/>
    <w:rsid w:val="5AC7EA74"/>
    <w:rsid w:val="5AD47577"/>
    <w:rsid w:val="5B879243"/>
    <w:rsid w:val="5EDB6315"/>
    <w:rsid w:val="5F1D9276"/>
    <w:rsid w:val="603BD49D"/>
    <w:rsid w:val="6155A630"/>
    <w:rsid w:val="6282C1C1"/>
    <w:rsid w:val="639346E5"/>
    <w:rsid w:val="63F56C78"/>
    <w:rsid w:val="6633C0F8"/>
    <w:rsid w:val="67771AC4"/>
    <w:rsid w:val="6A2BB360"/>
    <w:rsid w:val="6B38BB00"/>
    <w:rsid w:val="6C91257A"/>
    <w:rsid w:val="6D3FD1E7"/>
    <w:rsid w:val="6E70B982"/>
    <w:rsid w:val="6F2E2EFF"/>
    <w:rsid w:val="6FFA3F22"/>
    <w:rsid w:val="740431AC"/>
    <w:rsid w:val="742BD295"/>
    <w:rsid w:val="7570158D"/>
    <w:rsid w:val="77AB0F40"/>
    <w:rsid w:val="7956D9BE"/>
    <w:rsid w:val="7A9491BA"/>
    <w:rsid w:val="7B849C88"/>
    <w:rsid w:val="7B934320"/>
    <w:rsid w:val="7DE1CA8E"/>
    <w:rsid w:val="7E18DB00"/>
    <w:rsid w:val="7FA0083F"/>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8D8D1956-4F63-4206-A5AB-E9B6C724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D469A"/>
    <w:pPr>
      <w:tabs>
        <w:tab w:val="center" w:pos="4536"/>
        <w:tab w:val="right" w:pos="9072"/>
      </w:tabs>
    </w:pPr>
  </w:style>
  <w:style w:type="character" w:customStyle="1" w:styleId="CabealhoChar">
    <w:name w:val="Cabeçalho Char"/>
    <w:link w:val="Cabealho"/>
    <w:uiPriority w:val="99"/>
    <w:rsid w:val="004D469A"/>
    <w:rPr>
      <w:sz w:val="24"/>
      <w:szCs w:val="24"/>
    </w:rPr>
  </w:style>
  <w:style w:type="paragraph" w:styleId="Rodap">
    <w:name w:val="footer"/>
    <w:basedOn w:val="Normal"/>
    <w:link w:val="RodapChar"/>
    <w:uiPriority w:val="99"/>
    <w:unhideWhenUsed/>
    <w:rsid w:val="004D469A"/>
    <w:pPr>
      <w:tabs>
        <w:tab w:val="center" w:pos="4536"/>
        <w:tab w:val="right" w:pos="9072"/>
      </w:tabs>
    </w:pPr>
  </w:style>
  <w:style w:type="character" w:customStyle="1" w:styleId="RodapChar">
    <w:name w:val="Rodapé Char"/>
    <w:link w:val="Rodap"/>
    <w:uiPriority w:val="99"/>
    <w:rsid w:val="004D469A"/>
    <w:rPr>
      <w:sz w:val="24"/>
      <w:szCs w:val="24"/>
    </w:rPr>
  </w:style>
  <w:style w:type="character" w:styleId="Hyperlink">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balo">
    <w:name w:val="Balloon Text"/>
    <w:basedOn w:val="Normal"/>
    <w:link w:val="TextodebaloChar"/>
    <w:uiPriority w:val="99"/>
    <w:semiHidden/>
    <w:unhideWhenUsed/>
    <w:rsid w:val="00C249F1"/>
    <w:rPr>
      <w:rFonts w:ascii="Tahoma" w:hAnsi="Tahoma" w:cs="Tahoma"/>
      <w:sz w:val="16"/>
      <w:szCs w:val="16"/>
    </w:rPr>
  </w:style>
  <w:style w:type="character" w:customStyle="1" w:styleId="TextodebaloChar">
    <w:name w:val="Texto de balão Char"/>
    <w:basedOn w:val="Fontepargpadro"/>
    <w:link w:val="Textodebalo"/>
    <w:uiPriority w:val="99"/>
    <w:semiHidden/>
    <w:rsid w:val="00C249F1"/>
    <w:rPr>
      <w:rFonts w:ascii="Tahoma" w:hAnsi="Tahoma" w:cs="Tahoma"/>
      <w:sz w:val="16"/>
      <w:szCs w:val="16"/>
    </w:rPr>
  </w:style>
  <w:style w:type="character" w:styleId="Refdecomentrio">
    <w:name w:val="annotation reference"/>
    <w:basedOn w:val="Fontepargpadro"/>
    <w:uiPriority w:val="99"/>
    <w:semiHidden/>
    <w:unhideWhenUsed/>
    <w:rsid w:val="006B2D9B"/>
    <w:rPr>
      <w:sz w:val="16"/>
      <w:szCs w:val="16"/>
    </w:rPr>
  </w:style>
  <w:style w:type="paragraph" w:styleId="Textodecomentrio">
    <w:name w:val="annotation text"/>
    <w:basedOn w:val="Normal"/>
    <w:link w:val="TextodecomentrioChar"/>
    <w:uiPriority w:val="99"/>
    <w:unhideWhenUsed/>
    <w:rsid w:val="006B2D9B"/>
    <w:rPr>
      <w:sz w:val="20"/>
      <w:szCs w:val="20"/>
    </w:rPr>
  </w:style>
  <w:style w:type="character" w:customStyle="1" w:styleId="TextodecomentrioChar">
    <w:name w:val="Texto de comentário Char"/>
    <w:basedOn w:val="Fontepargpadro"/>
    <w:link w:val="Textodecomentrio"/>
    <w:uiPriority w:val="99"/>
    <w:rsid w:val="006B2D9B"/>
  </w:style>
  <w:style w:type="paragraph" w:styleId="Assuntodocomentrio">
    <w:name w:val="annotation subject"/>
    <w:basedOn w:val="Textodecomentrio"/>
    <w:next w:val="Textodecomentrio"/>
    <w:link w:val="AssuntodocomentrioChar"/>
    <w:uiPriority w:val="99"/>
    <w:semiHidden/>
    <w:unhideWhenUsed/>
    <w:rsid w:val="006B2D9B"/>
    <w:rPr>
      <w:b/>
      <w:bCs/>
    </w:rPr>
  </w:style>
  <w:style w:type="character" w:customStyle="1" w:styleId="AssuntodocomentrioChar">
    <w:name w:val="Assunto do comentário Char"/>
    <w:basedOn w:val="TextodecomentrioChar"/>
    <w:link w:val="Assuntodocomentrio"/>
    <w:uiPriority w:val="99"/>
    <w:semiHidden/>
    <w:rsid w:val="006B2D9B"/>
    <w:rPr>
      <w:b/>
      <w:bCs/>
    </w:rPr>
  </w:style>
  <w:style w:type="character" w:styleId="Meno">
    <w:name w:val="Mention"/>
    <w:basedOn w:val="Fontepargpadro"/>
    <w:uiPriority w:val="99"/>
    <w:unhideWhenUsed/>
    <w:rsid w:val="006B2D9B"/>
    <w:rPr>
      <w:color w:val="2B579A"/>
      <w:shd w:val="clear" w:color="auto" w:fill="E1DFDD"/>
    </w:rPr>
  </w:style>
  <w:style w:type="paragraph" w:styleId="NormalWeb">
    <w:name w:val="Normal (Web)"/>
    <w:basedOn w:val="Normal"/>
    <w:uiPriority w:val="99"/>
    <w:semiHidden/>
    <w:unhideWhenUsed/>
    <w:rsid w:val="004E7D8F"/>
    <w:rPr>
      <w:rFonts w:ascii="Times New Roman" w:hAnsi="Times New Roman"/>
    </w:rPr>
  </w:style>
  <w:style w:type="paragraph" w:styleId="Legenda">
    <w:name w:val="caption"/>
    <w:basedOn w:val="Normal"/>
    <w:next w:val="Normal"/>
    <w:uiPriority w:val="35"/>
    <w:unhideWhenUsed/>
    <w:qFormat/>
    <w:rsid w:val="00DD182B"/>
    <w:pPr>
      <w:spacing w:after="200"/>
    </w:pPr>
    <w:rPr>
      <w:i/>
      <w:iCs/>
      <w:color w:val="1F497D" w:themeColor="text2"/>
      <w:sz w:val="18"/>
      <w:szCs w:val="18"/>
    </w:rPr>
  </w:style>
  <w:style w:type="paragraph" w:styleId="PargrafodaLista">
    <w:name w:val="List Paragraph"/>
    <w:basedOn w:val="Normal"/>
    <w:uiPriority w:val="34"/>
    <w:qFormat/>
    <w:rsid w:val="00F2661B"/>
    <w:pPr>
      <w:ind w:left="720"/>
      <w:contextualSpacing/>
    </w:pPr>
  </w:style>
  <w:style w:type="table" w:styleId="Tabelacomgrade">
    <w:name w:val="Table Grid"/>
    <w:basedOn w:val="Tabelanormal"/>
    <w:uiPriority w:val="59"/>
    <w:rsid w:val="00D84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sencoNormal">
    <w:name w:val="Ausenco Normal"/>
    <w:qFormat/>
    <w:rsid w:val="00D84404"/>
    <w:pPr>
      <w:spacing w:before="240" w:after="240"/>
      <w:jc w:val="both"/>
    </w:pPr>
    <w:rPr>
      <w:rFonts w:ascii="Roboto" w:eastAsia="Times New Roman" w:hAnsi="Roboto"/>
      <w:szCs w:val="24"/>
      <w:lang w:val="en-CA" w:eastAsia="en-AU"/>
    </w:rPr>
  </w:style>
  <w:style w:type="character" w:styleId="Forte">
    <w:name w:val="Strong"/>
    <w:basedOn w:val="Fontepargpadro"/>
    <w:uiPriority w:val="22"/>
    <w:qFormat/>
    <w:rsid w:val="00D84404"/>
    <w:rPr>
      <w:b/>
      <w:bCs/>
    </w:rPr>
  </w:style>
  <w:style w:type="paragraph" w:styleId="Reviso">
    <w:name w:val="Revision"/>
    <w:hidden/>
    <w:uiPriority w:val="99"/>
    <w:semiHidden/>
    <w:rsid w:val="00363C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3998">
      <w:bodyDiv w:val="1"/>
      <w:marLeft w:val="0"/>
      <w:marRight w:val="0"/>
      <w:marTop w:val="0"/>
      <w:marBottom w:val="0"/>
      <w:divBdr>
        <w:top w:val="none" w:sz="0" w:space="0" w:color="auto"/>
        <w:left w:val="none" w:sz="0" w:space="0" w:color="auto"/>
        <w:bottom w:val="none" w:sz="0" w:space="0" w:color="auto"/>
        <w:right w:val="none" w:sz="0" w:space="0" w:color="auto"/>
      </w:divBdr>
    </w:div>
    <w:div w:id="26567051">
      <w:bodyDiv w:val="1"/>
      <w:marLeft w:val="0"/>
      <w:marRight w:val="0"/>
      <w:marTop w:val="0"/>
      <w:marBottom w:val="0"/>
      <w:divBdr>
        <w:top w:val="none" w:sz="0" w:space="0" w:color="auto"/>
        <w:left w:val="none" w:sz="0" w:space="0" w:color="auto"/>
        <w:bottom w:val="none" w:sz="0" w:space="0" w:color="auto"/>
        <w:right w:val="none" w:sz="0" w:space="0" w:color="auto"/>
      </w:divBdr>
    </w:div>
    <w:div w:id="29957027">
      <w:bodyDiv w:val="1"/>
      <w:marLeft w:val="0"/>
      <w:marRight w:val="0"/>
      <w:marTop w:val="0"/>
      <w:marBottom w:val="0"/>
      <w:divBdr>
        <w:top w:val="none" w:sz="0" w:space="0" w:color="auto"/>
        <w:left w:val="none" w:sz="0" w:space="0" w:color="auto"/>
        <w:bottom w:val="none" w:sz="0" w:space="0" w:color="auto"/>
        <w:right w:val="none" w:sz="0" w:space="0" w:color="auto"/>
      </w:divBdr>
    </w:div>
    <w:div w:id="47532127">
      <w:bodyDiv w:val="1"/>
      <w:marLeft w:val="0"/>
      <w:marRight w:val="0"/>
      <w:marTop w:val="0"/>
      <w:marBottom w:val="0"/>
      <w:divBdr>
        <w:top w:val="none" w:sz="0" w:space="0" w:color="auto"/>
        <w:left w:val="none" w:sz="0" w:space="0" w:color="auto"/>
        <w:bottom w:val="none" w:sz="0" w:space="0" w:color="auto"/>
        <w:right w:val="none" w:sz="0" w:space="0" w:color="auto"/>
      </w:divBdr>
      <w:divsChild>
        <w:div w:id="861281507">
          <w:marLeft w:val="0"/>
          <w:marRight w:val="0"/>
          <w:marTop w:val="0"/>
          <w:marBottom w:val="0"/>
          <w:divBdr>
            <w:top w:val="none" w:sz="0" w:space="0" w:color="auto"/>
            <w:left w:val="none" w:sz="0" w:space="0" w:color="auto"/>
            <w:bottom w:val="none" w:sz="0" w:space="0" w:color="auto"/>
            <w:right w:val="none" w:sz="0" w:space="0" w:color="auto"/>
          </w:divBdr>
          <w:divsChild>
            <w:div w:id="542064923">
              <w:marLeft w:val="0"/>
              <w:marRight w:val="0"/>
              <w:marTop w:val="0"/>
              <w:marBottom w:val="0"/>
              <w:divBdr>
                <w:top w:val="none" w:sz="0" w:space="0" w:color="auto"/>
                <w:left w:val="none" w:sz="0" w:space="0" w:color="auto"/>
                <w:bottom w:val="none" w:sz="0" w:space="0" w:color="auto"/>
                <w:right w:val="none" w:sz="0" w:space="0" w:color="auto"/>
              </w:divBdr>
            </w:div>
          </w:divsChild>
        </w:div>
        <w:div w:id="954487078">
          <w:marLeft w:val="0"/>
          <w:marRight w:val="0"/>
          <w:marTop w:val="0"/>
          <w:marBottom w:val="0"/>
          <w:divBdr>
            <w:top w:val="none" w:sz="0" w:space="0" w:color="auto"/>
            <w:left w:val="none" w:sz="0" w:space="0" w:color="auto"/>
            <w:bottom w:val="none" w:sz="0" w:space="0" w:color="auto"/>
            <w:right w:val="none" w:sz="0" w:space="0" w:color="auto"/>
          </w:divBdr>
          <w:divsChild>
            <w:div w:id="1033002446">
              <w:marLeft w:val="0"/>
              <w:marRight w:val="0"/>
              <w:marTop w:val="0"/>
              <w:marBottom w:val="0"/>
              <w:divBdr>
                <w:top w:val="none" w:sz="0" w:space="0" w:color="auto"/>
                <w:left w:val="none" w:sz="0" w:space="0" w:color="auto"/>
                <w:bottom w:val="none" w:sz="0" w:space="0" w:color="auto"/>
                <w:right w:val="none" w:sz="0" w:space="0" w:color="auto"/>
              </w:divBdr>
            </w:div>
          </w:divsChild>
        </w:div>
        <w:div w:id="553351907">
          <w:marLeft w:val="0"/>
          <w:marRight w:val="0"/>
          <w:marTop w:val="0"/>
          <w:marBottom w:val="0"/>
          <w:divBdr>
            <w:top w:val="none" w:sz="0" w:space="0" w:color="auto"/>
            <w:left w:val="none" w:sz="0" w:space="0" w:color="auto"/>
            <w:bottom w:val="none" w:sz="0" w:space="0" w:color="auto"/>
            <w:right w:val="none" w:sz="0" w:space="0" w:color="auto"/>
          </w:divBdr>
          <w:divsChild>
            <w:div w:id="811797305">
              <w:marLeft w:val="0"/>
              <w:marRight w:val="0"/>
              <w:marTop w:val="0"/>
              <w:marBottom w:val="0"/>
              <w:divBdr>
                <w:top w:val="none" w:sz="0" w:space="0" w:color="auto"/>
                <w:left w:val="none" w:sz="0" w:space="0" w:color="auto"/>
                <w:bottom w:val="none" w:sz="0" w:space="0" w:color="auto"/>
                <w:right w:val="none" w:sz="0" w:space="0" w:color="auto"/>
              </w:divBdr>
            </w:div>
          </w:divsChild>
        </w:div>
        <w:div w:id="125006982">
          <w:marLeft w:val="0"/>
          <w:marRight w:val="0"/>
          <w:marTop w:val="0"/>
          <w:marBottom w:val="0"/>
          <w:divBdr>
            <w:top w:val="none" w:sz="0" w:space="0" w:color="auto"/>
            <w:left w:val="none" w:sz="0" w:space="0" w:color="auto"/>
            <w:bottom w:val="none" w:sz="0" w:space="0" w:color="auto"/>
            <w:right w:val="none" w:sz="0" w:space="0" w:color="auto"/>
          </w:divBdr>
          <w:divsChild>
            <w:div w:id="2043626167">
              <w:marLeft w:val="0"/>
              <w:marRight w:val="0"/>
              <w:marTop w:val="0"/>
              <w:marBottom w:val="0"/>
              <w:divBdr>
                <w:top w:val="none" w:sz="0" w:space="0" w:color="auto"/>
                <w:left w:val="none" w:sz="0" w:space="0" w:color="auto"/>
                <w:bottom w:val="none" w:sz="0" w:space="0" w:color="auto"/>
                <w:right w:val="none" w:sz="0" w:space="0" w:color="auto"/>
              </w:divBdr>
            </w:div>
          </w:divsChild>
        </w:div>
        <w:div w:id="757362327">
          <w:marLeft w:val="0"/>
          <w:marRight w:val="0"/>
          <w:marTop w:val="0"/>
          <w:marBottom w:val="0"/>
          <w:divBdr>
            <w:top w:val="none" w:sz="0" w:space="0" w:color="auto"/>
            <w:left w:val="none" w:sz="0" w:space="0" w:color="auto"/>
            <w:bottom w:val="none" w:sz="0" w:space="0" w:color="auto"/>
            <w:right w:val="none" w:sz="0" w:space="0" w:color="auto"/>
          </w:divBdr>
          <w:divsChild>
            <w:div w:id="1654915170">
              <w:marLeft w:val="0"/>
              <w:marRight w:val="0"/>
              <w:marTop w:val="0"/>
              <w:marBottom w:val="0"/>
              <w:divBdr>
                <w:top w:val="none" w:sz="0" w:space="0" w:color="auto"/>
                <w:left w:val="none" w:sz="0" w:space="0" w:color="auto"/>
                <w:bottom w:val="none" w:sz="0" w:space="0" w:color="auto"/>
                <w:right w:val="none" w:sz="0" w:space="0" w:color="auto"/>
              </w:divBdr>
            </w:div>
          </w:divsChild>
        </w:div>
        <w:div w:id="1944609567">
          <w:marLeft w:val="0"/>
          <w:marRight w:val="0"/>
          <w:marTop w:val="0"/>
          <w:marBottom w:val="0"/>
          <w:divBdr>
            <w:top w:val="none" w:sz="0" w:space="0" w:color="auto"/>
            <w:left w:val="none" w:sz="0" w:space="0" w:color="auto"/>
            <w:bottom w:val="none" w:sz="0" w:space="0" w:color="auto"/>
            <w:right w:val="none" w:sz="0" w:space="0" w:color="auto"/>
          </w:divBdr>
          <w:divsChild>
            <w:div w:id="783842949">
              <w:marLeft w:val="0"/>
              <w:marRight w:val="0"/>
              <w:marTop w:val="0"/>
              <w:marBottom w:val="0"/>
              <w:divBdr>
                <w:top w:val="none" w:sz="0" w:space="0" w:color="auto"/>
                <w:left w:val="none" w:sz="0" w:space="0" w:color="auto"/>
                <w:bottom w:val="none" w:sz="0" w:space="0" w:color="auto"/>
                <w:right w:val="none" w:sz="0" w:space="0" w:color="auto"/>
              </w:divBdr>
            </w:div>
          </w:divsChild>
        </w:div>
        <w:div w:id="848325846">
          <w:marLeft w:val="0"/>
          <w:marRight w:val="0"/>
          <w:marTop w:val="0"/>
          <w:marBottom w:val="0"/>
          <w:divBdr>
            <w:top w:val="none" w:sz="0" w:space="0" w:color="auto"/>
            <w:left w:val="none" w:sz="0" w:space="0" w:color="auto"/>
            <w:bottom w:val="none" w:sz="0" w:space="0" w:color="auto"/>
            <w:right w:val="none" w:sz="0" w:space="0" w:color="auto"/>
          </w:divBdr>
          <w:divsChild>
            <w:div w:id="1277565002">
              <w:marLeft w:val="0"/>
              <w:marRight w:val="0"/>
              <w:marTop w:val="0"/>
              <w:marBottom w:val="0"/>
              <w:divBdr>
                <w:top w:val="none" w:sz="0" w:space="0" w:color="auto"/>
                <w:left w:val="none" w:sz="0" w:space="0" w:color="auto"/>
                <w:bottom w:val="none" w:sz="0" w:space="0" w:color="auto"/>
                <w:right w:val="none" w:sz="0" w:space="0" w:color="auto"/>
              </w:divBdr>
            </w:div>
            <w:div w:id="1789932629">
              <w:marLeft w:val="0"/>
              <w:marRight w:val="0"/>
              <w:marTop w:val="0"/>
              <w:marBottom w:val="0"/>
              <w:divBdr>
                <w:top w:val="none" w:sz="0" w:space="0" w:color="auto"/>
                <w:left w:val="none" w:sz="0" w:space="0" w:color="auto"/>
                <w:bottom w:val="none" w:sz="0" w:space="0" w:color="auto"/>
                <w:right w:val="none" w:sz="0" w:space="0" w:color="auto"/>
              </w:divBdr>
            </w:div>
          </w:divsChild>
        </w:div>
        <w:div w:id="1710914656">
          <w:marLeft w:val="0"/>
          <w:marRight w:val="0"/>
          <w:marTop w:val="0"/>
          <w:marBottom w:val="0"/>
          <w:divBdr>
            <w:top w:val="none" w:sz="0" w:space="0" w:color="auto"/>
            <w:left w:val="none" w:sz="0" w:space="0" w:color="auto"/>
            <w:bottom w:val="none" w:sz="0" w:space="0" w:color="auto"/>
            <w:right w:val="none" w:sz="0" w:space="0" w:color="auto"/>
          </w:divBdr>
          <w:divsChild>
            <w:div w:id="1869756242">
              <w:marLeft w:val="0"/>
              <w:marRight w:val="0"/>
              <w:marTop w:val="0"/>
              <w:marBottom w:val="0"/>
              <w:divBdr>
                <w:top w:val="none" w:sz="0" w:space="0" w:color="auto"/>
                <w:left w:val="none" w:sz="0" w:space="0" w:color="auto"/>
                <w:bottom w:val="none" w:sz="0" w:space="0" w:color="auto"/>
                <w:right w:val="none" w:sz="0" w:space="0" w:color="auto"/>
              </w:divBdr>
            </w:div>
          </w:divsChild>
        </w:div>
        <w:div w:id="1308705442">
          <w:marLeft w:val="0"/>
          <w:marRight w:val="0"/>
          <w:marTop w:val="0"/>
          <w:marBottom w:val="0"/>
          <w:divBdr>
            <w:top w:val="none" w:sz="0" w:space="0" w:color="auto"/>
            <w:left w:val="none" w:sz="0" w:space="0" w:color="auto"/>
            <w:bottom w:val="none" w:sz="0" w:space="0" w:color="auto"/>
            <w:right w:val="none" w:sz="0" w:space="0" w:color="auto"/>
          </w:divBdr>
          <w:divsChild>
            <w:div w:id="640812902">
              <w:marLeft w:val="0"/>
              <w:marRight w:val="0"/>
              <w:marTop w:val="0"/>
              <w:marBottom w:val="0"/>
              <w:divBdr>
                <w:top w:val="none" w:sz="0" w:space="0" w:color="auto"/>
                <w:left w:val="none" w:sz="0" w:space="0" w:color="auto"/>
                <w:bottom w:val="none" w:sz="0" w:space="0" w:color="auto"/>
                <w:right w:val="none" w:sz="0" w:space="0" w:color="auto"/>
              </w:divBdr>
            </w:div>
          </w:divsChild>
        </w:div>
        <w:div w:id="50082046">
          <w:marLeft w:val="0"/>
          <w:marRight w:val="0"/>
          <w:marTop w:val="0"/>
          <w:marBottom w:val="0"/>
          <w:divBdr>
            <w:top w:val="none" w:sz="0" w:space="0" w:color="auto"/>
            <w:left w:val="none" w:sz="0" w:space="0" w:color="auto"/>
            <w:bottom w:val="none" w:sz="0" w:space="0" w:color="auto"/>
            <w:right w:val="none" w:sz="0" w:space="0" w:color="auto"/>
          </w:divBdr>
          <w:divsChild>
            <w:div w:id="1463117581">
              <w:marLeft w:val="0"/>
              <w:marRight w:val="0"/>
              <w:marTop w:val="0"/>
              <w:marBottom w:val="0"/>
              <w:divBdr>
                <w:top w:val="none" w:sz="0" w:space="0" w:color="auto"/>
                <w:left w:val="none" w:sz="0" w:space="0" w:color="auto"/>
                <w:bottom w:val="none" w:sz="0" w:space="0" w:color="auto"/>
                <w:right w:val="none" w:sz="0" w:space="0" w:color="auto"/>
              </w:divBdr>
            </w:div>
          </w:divsChild>
        </w:div>
        <w:div w:id="2054846207">
          <w:marLeft w:val="0"/>
          <w:marRight w:val="0"/>
          <w:marTop w:val="0"/>
          <w:marBottom w:val="0"/>
          <w:divBdr>
            <w:top w:val="none" w:sz="0" w:space="0" w:color="auto"/>
            <w:left w:val="none" w:sz="0" w:space="0" w:color="auto"/>
            <w:bottom w:val="none" w:sz="0" w:space="0" w:color="auto"/>
            <w:right w:val="none" w:sz="0" w:space="0" w:color="auto"/>
          </w:divBdr>
          <w:divsChild>
            <w:div w:id="64959285">
              <w:marLeft w:val="0"/>
              <w:marRight w:val="0"/>
              <w:marTop w:val="0"/>
              <w:marBottom w:val="0"/>
              <w:divBdr>
                <w:top w:val="none" w:sz="0" w:space="0" w:color="auto"/>
                <w:left w:val="none" w:sz="0" w:space="0" w:color="auto"/>
                <w:bottom w:val="none" w:sz="0" w:space="0" w:color="auto"/>
                <w:right w:val="none" w:sz="0" w:space="0" w:color="auto"/>
              </w:divBdr>
            </w:div>
            <w:div w:id="296447410">
              <w:marLeft w:val="0"/>
              <w:marRight w:val="0"/>
              <w:marTop w:val="0"/>
              <w:marBottom w:val="0"/>
              <w:divBdr>
                <w:top w:val="none" w:sz="0" w:space="0" w:color="auto"/>
                <w:left w:val="none" w:sz="0" w:space="0" w:color="auto"/>
                <w:bottom w:val="none" w:sz="0" w:space="0" w:color="auto"/>
                <w:right w:val="none" w:sz="0" w:space="0" w:color="auto"/>
              </w:divBdr>
            </w:div>
            <w:div w:id="2141457579">
              <w:marLeft w:val="0"/>
              <w:marRight w:val="0"/>
              <w:marTop w:val="0"/>
              <w:marBottom w:val="0"/>
              <w:divBdr>
                <w:top w:val="none" w:sz="0" w:space="0" w:color="auto"/>
                <w:left w:val="none" w:sz="0" w:space="0" w:color="auto"/>
                <w:bottom w:val="none" w:sz="0" w:space="0" w:color="auto"/>
                <w:right w:val="none" w:sz="0" w:space="0" w:color="auto"/>
              </w:divBdr>
            </w:div>
          </w:divsChild>
        </w:div>
        <w:div w:id="1889876397">
          <w:marLeft w:val="0"/>
          <w:marRight w:val="0"/>
          <w:marTop w:val="0"/>
          <w:marBottom w:val="0"/>
          <w:divBdr>
            <w:top w:val="none" w:sz="0" w:space="0" w:color="auto"/>
            <w:left w:val="none" w:sz="0" w:space="0" w:color="auto"/>
            <w:bottom w:val="none" w:sz="0" w:space="0" w:color="auto"/>
            <w:right w:val="none" w:sz="0" w:space="0" w:color="auto"/>
          </w:divBdr>
          <w:divsChild>
            <w:div w:id="1328943058">
              <w:marLeft w:val="0"/>
              <w:marRight w:val="0"/>
              <w:marTop w:val="0"/>
              <w:marBottom w:val="0"/>
              <w:divBdr>
                <w:top w:val="none" w:sz="0" w:space="0" w:color="auto"/>
                <w:left w:val="none" w:sz="0" w:space="0" w:color="auto"/>
                <w:bottom w:val="none" w:sz="0" w:space="0" w:color="auto"/>
                <w:right w:val="none" w:sz="0" w:space="0" w:color="auto"/>
              </w:divBdr>
            </w:div>
          </w:divsChild>
        </w:div>
        <w:div w:id="669407650">
          <w:marLeft w:val="0"/>
          <w:marRight w:val="0"/>
          <w:marTop w:val="0"/>
          <w:marBottom w:val="0"/>
          <w:divBdr>
            <w:top w:val="none" w:sz="0" w:space="0" w:color="auto"/>
            <w:left w:val="none" w:sz="0" w:space="0" w:color="auto"/>
            <w:bottom w:val="none" w:sz="0" w:space="0" w:color="auto"/>
            <w:right w:val="none" w:sz="0" w:space="0" w:color="auto"/>
          </w:divBdr>
          <w:divsChild>
            <w:div w:id="1051031842">
              <w:marLeft w:val="0"/>
              <w:marRight w:val="0"/>
              <w:marTop w:val="0"/>
              <w:marBottom w:val="0"/>
              <w:divBdr>
                <w:top w:val="none" w:sz="0" w:space="0" w:color="auto"/>
                <w:left w:val="none" w:sz="0" w:space="0" w:color="auto"/>
                <w:bottom w:val="none" w:sz="0" w:space="0" w:color="auto"/>
                <w:right w:val="none" w:sz="0" w:space="0" w:color="auto"/>
              </w:divBdr>
            </w:div>
          </w:divsChild>
        </w:div>
        <w:div w:id="270086397">
          <w:marLeft w:val="0"/>
          <w:marRight w:val="0"/>
          <w:marTop w:val="0"/>
          <w:marBottom w:val="0"/>
          <w:divBdr>
            <w:top w:val="none" w:sz="0" w:space="0" w:color="auto"/>
            <w:left w:val="none" w:sz="0" w:space="0" w:color="auto"/>
            <w:bottom w:val="none" w:sz="0" w:space="0" w:color="auto"/>
            <w:right w:val="none" w:sz="0" w:space="0" w:color="auto"/>
          </w:divBdr>
          <w:divsChild>
            <w:div w:id="924653640">
              <w:marLeft w:val="0"/>
              <w:marRight w:val="0"/>
              <w:marTop w:val="0"/>
              <w:marBottom w:val="0"/>
              <w:divBdr>
                <w:top w:val="none" w:sz="0" w:space="0" w:color="auto"/>
                <w:left w:val="none" w:sz="0" w:space="0" w:color="auto"/>
                <w:bottom w:val="none" w:sz="0" w:space="0" w:color="auto"/>
                <w:right w:val="none" w:sz="0" w:space="0" w:color="auto"/>
              </w:divBdr>
            </w:div>
          </w:divsChild>
        </w:div>
        <w:div w:id="567805745">
          <w:marLeft w:val="0"/>
          <w:marRight w:val="0"/>
          <w:marTop w:val="0"/>
          <w:marBottom w:val="0"/>
          <w:divBdr>
            <w:top w:val="none" w:sz="0" w:space="0" w:color="auto"/>
            <w:left w:val="none" w:sz="0" w:space="0" w:color="auto"/>
            <w:bottom w:val="none" w:sz="0" w:space="0" w:color="auto"/>
            <w:right w:val="none" w:sz="0" w:space="0" w:color="auto"/>
          </w:divBdr>
          <w:divsChild>
            <w:div w:id="2125607998">
              <w:marLeft w:val="0"/>
              <w:marRight w:val="0"/>
              <w:marTop w:val="0"/>
              <w:marBottom w:val="0"/>
              <w:divBdr>
                <w:top w:val="none" w:sz="0" w:space="0" w:color="auto"/>
                <w:left w:val="none" w:sz="0" w:space="0" w:color="auto"/>
                <w:bottom w:val="none" w:sz="0" w:space="0" w:color="auto"/>
                <w:right w:val="none" w:sz="0" w:space="0" w:color="auto"/>
              </w:divBdr>
            </w:div>
            <w:div w:id="1385955375">
              <w:marLeft w:val="0"/>
              <w:marRight w:val="0"/>
              <w:marTop w:val="0"/>
              <w:marBottom w:val="0"/>
              <w:divBdr>
                <w:top w:val="none" w:sz="0" w:space="0" w:color="auto"/>
                <w:left w:val="none" w:sz="0" w:space="0" w:color="auto"/>
                <w:bottom w:val="none" w:sz="0" w:space="0" w:color="auto"/>
                <w:right w:val="none" w:sz="0" w:space="0" w:color="auto"/>
              </w:divBdr>
            </w:div>
          </w:divsChild>
        </w:div>
        <w:div w:id="603457572">
          <w:marLeft w:val="0"/>
          <w:marRight w:val="0"/>
          <w:marTop w:val="0"/>
          <w:marBottom w:val="0"/>
          <w:divBdr>
            <w:top w:val="none" w:sz="0" w:space="0" w:color="auto"/>
            <w:left w:val="none" w:sz="0" w:space="0" w:color="auto"/>
            <w:bottom w:val="none" w:sz="0" w:space="0" w:color="auto"/>
            <w:right w:val="none" w:sz="0" w:space="0" w:color="auto"/>
          </w:divBdr>
          <w:divsChild>
            <w:div w:id="1824157898">
              <w:marLeft w:val="0"/>
              <w:marRight w:val="0"/>
              <w:marTop w:val="0"/>
              <w:marBottom w:val="0"/>
              <w:divBdr>
                <w:top w:val="none" w:sz="0" w:space="0" w:color="auto"/>
                <w:left w:val="none" w:sz="0" w:space="0" w:color="auto"/>
                <w:bottom w:val="none" w:sz="0" w:space="0" w:color="auto"/>
                <w:right w:val="none" w:sz="0" w:space="0" w:color="auto"/>
              </w:divBdr>
            </w:div>
          </w:divsChild>
        </w:div>
        <w:div w:id="2003460468">
          <w:marLeft w:val="0"/>
          <w:marRight w:val="0"/>
          <w:marTop w:val="0"/>
          <w:marBottom w:val="0"/>
          <w:divBdr>
            <w:top w:val="none" w:sz="0" w:space="0" w:color="auto"/>
            <w:left w:val="none" w:sz="0" w:space="0" w:color="auto"/>
            <w:bottom w:val="none" w:sz="0" w:space="0" w:color="auto"/>
            <w:right w:val="none" w:sz="0" w:space="0" w:color="auto"/>
          </w:divBdr>
          <w:divsChild>
            <w:div w:id="1663851536">
              <w:marLeft w:val="0"/>
              <w:marRight w:val="0"/>
              <w:marTop w:val="0"/>
              <w:marBottom w:val="0"/>
              <w:divBdr>
                <w:top w:val="none" w:sz="0" w:space="0" w:color="auto"/>
                <w:left w:val="none" w:sz="0" w:space="0" w:color="auto"/>
                <w:bottom w:val="none" w:sz="0" w:space="0" w:color="auto"/>
                <w:right w:val="none" w:sz="0" w:space="0" w:color="auto"/>
              </w:divBdr>
            </w:div>
          </w:divsChild>
        </w:div>
        <w:div w:id="1043168171">
          <w:marLeft w:val="0"/>
          <w:marRight w:val="0"/>
          <w:marTop w:val="0"/>
          <w:marBottom w:val="0"/>
          <w:divBdr>
            <w:top w:val="none" w:sz="0" w:space="0" w:color="auto"/>
            <w:left w:val="none" w:sz="0" w:space="0" w:color="auto"/>
            <w:bottom w:val="none" w:sz="0" w:space="0" w:color="auto"/>
            <w:right w:val="none" w:sz="0" w:space="0" w:color="auto"/>
          </w:divBdr>
          <w:divsChild>
            <w:div w:id="1127240691">
              <w:marLeft w:val="0"/>
              <w:marRight w:val="0"/>
              <w:marTop w:val="0"/>
              <w:marBottom w:val="0"/>
              <w:divBdr>
                <w:top w:val="none" w:sz="0" w:space="0" w:color="auto"/>
                <w:left w:val="none" w:sz="0" w:space="0" w:color="auto"/>
                <w:bottom w:val="none" w:sz="0" w:space="0" w:color="auto"/>
                <w:right w:val="none" w:sz="0" w:space="0" w:color="auto"/>
              </w:divBdr>
            </w:div>
          </w:divsChild>
        </w:div>
        <w:div w:id="837766743">
          <w:marLeft w:val="0"/>
          <w:marRight w:val="0"/>
          <w:marTop w:val="0"/>
          <w:marBottom w:val="0"/>
          <w:divBdr>
            <w:top w:val="none" w:sz="0" w:space="0" w:color="auto"/>
            <w:left w:val="none" w:sz="0" w:space="0" w:color="auto"/>
            <w:bottom w:val="none" w:sz="0" w:space="0" w:color="auto"/>
            <w:right w:val="none" w:sz="0" w:space="0" w:color="auto"/>
          </w:divBdr>
          <w:divsChild>
            <w:div w:id="1793085959">
              <w:marLeft w:val="0"/>
              <w:marRight w:val="0"/>
              <w:marTop w:val="0"/>
              <w:marBottom w:val="0"/>
              <w:divBdr>
                <w:top w:val="none" w:sz="0" w:space="0" w:color="auto"/>
                <w:left w:val="none" w:sz="0" w:space="0" w:color="auto"/>
                <w:bottom w:val="none" w:sz="0" w:space="0" w:color="auto"/>
                <w:right w:val="none" w:sz="0" w:space="0" w:color="auto"/>
              </w:divBdr>
            </w:div>
            <w:div w:id="1655836928">
              <w:marLeft w:val="0"/>
              <w:marRight w:val="0"/>
              <w:marTop w:val="0"/>
              <w:marBottom w:val="0"/>
              <w:divBdr>
                <w:top w:val="none" w:sz="0" w:space="0" w:color="auto"/>
                <w:left w:val="none" w:sz="0" w:space="0" w:color="auto"/>
                <w:bottom w:val="none" w:sz="0" w:space="0" w:color="auto"/>
                <w:right w:val="none" w:sz="0" w:space="0" w:color="auto"/>
              </w:divBdr>
            </w:div>
          </w:divsChild>
        </w:div>
        <w:div w:id="1062604794">
          <w:marLeft w:val="0"/>
          <w:marRight w:val="0"/>
          <w:marTop w:val="0"/>
          <w:marBottom w:val="0"/>
          <w:divBdr>
            <w:top w:val="none" w:sz="0" w:space="0" w:color="auto"/>
            <w:left w:val="none" w:sz="0" w:space="0" w:color="auto"/>
            <w:bottom w:val="none" w:sz="0" w:space="0" w:color="auto"/>
            <w:right w:val="none" w:sz="0" w:space="0" w:color="auto"/>
          </w:divBdr>
          <w:divsChild>
            <w:div w:id="220942743">
              <w:marLeft w:val="0"/>
              <w:marRight w:val="0"/>
              <w:marTop w:val="0"/>
              <w:marBottom w:val="0"/>
              <w:divBdr>
                <w:top w:val="none" w:sz="0" w:space="0" w:color="auto"/>
                <w:left w:val="none" w:sz="0" w:space="0" w:color="auto"/>
                <w:bottom w:val="none" w:sz="0" w:space="0" w:color="auto"/>
                <w:right w:val="none" w:sz="0" w:space="0" w:color="auto"/>
              </w:divBdr>
            </w:div>
          </w:divsChild>
        </w:div>
        <w:div w:id="1067994638">
          <w:marLeft w:val="0"/>
          <w:marRight w:val="0"/>
          <w:marTop w:val="0"/>
          <w:marBottom w:val="0"/>
          <w:divBdr>
            <w:top w:val="none" w:sz="0" w:space="0" w:color="auto"/>
            <w:left w:val="none" w:sz="0" w:space="0" w:color="auto"/>
            <w:bottom w:val="none" w:sz="0" w:space="0" w:color="auto"/>
            <w:right w:val="none" w:sz="0" w:space="0" w:color="auto"/>
          </w:divBdr>
          <w:divsChild>
            <w:div w:id="1970086913">
              <w:marLeft w:val="0"/>
              <w:marRight w:val="0"/>
              <w:marTop w:val="0"/>
              <w:marBottom w:val="0"/>
              <w:divBdr>
                <w:top w:val="none" w:sz="0" w:space="0" w:color="auto"/>
                <w:left w:val="none" w:sz="0" w:space="0" w:color="auto"/>
                <w:bottom w:val="none" w:sz="0" w:space="0" w:color="auto"/>
                <w:right w:val="none" w:sz="0" w:space="0" w:color="auto"/>
              </w:divBdr>
            </w:div>
          </w:divsChild>
        </w:div>
        <w:div w:id="846095407">
          <w:marLeft w:val="0"/>
          <w:marRight w:val="0"/>
          <w:marTop w:val="0"/>
          <w:marBottom w:val="0"/>
          <w:divBdr>
            <w:top w:val="none" w:sz="0" w:space="0" w:color="auto"/>
            <w:left w:val="none" w:sz="0" w:space="0" w:color="auto"/>
            <w:bottom w:val="none" w:sz="0" w:space="0" w:color="auto"/>
            <w:right w:val="none" w:sz="0" w:space="0" w:color="auto"/>
          </w:divBdr>
          <w:divsChild>
            <w:div w:id="62801286">
              <w:marLeft w:val="0"/>
              <w:marRight w:val="0"/>
              <w:marTop w:val="0"/>
              <w:marBottom w:val="0"/>
              <w:divBdr>
                <w:top w:val="none" w:sz="0" w:space="0" w:color="auto"/>
                <w:left w:val="none" w:sz="0" w:space="0" w:color="auto"/>
                <w:bottom w:val="none" w:sz="0" w:space="0" w:color="auto"/>
                <w:right w:val="none" w:sz="0" w:space="0" w:color="auto"/>
              </w:divBdr>
            </w:div>
          </w:divsChild>
        </w:div>
        <w:div w:id="372930115">
          <w:marLeft w:val="0"/>
          <w:marRight w:val="0"/>
          <w:marTop w:val="0"/>
          <w:marBottom w:val="0"/>
          <w:divBdr>
            <w:top w:val="none" w:sz="0" w:space="0" w:color="auto"/>
            <w:left w:val="none" w:sz="0" w:space="0" w:color="auto"/>
            <w:bottom w:val="none" w:sz="0" w:space="0" w:color="auto"/>
            <w:right w:val="none" w:sz="0" w:space="0" w:color="auto"/>
          </w:divBdr>
          <w:divsChild>
            <w:div w:id="1905287192">
              <w:marLeft w:val="0"/>
              <w:marRight w:val="0"/>
              <w:marTop w:val="0"/>
              <w:marBottom w:val="0"/>
              <w:divBdr>
                <w:top w:val="none" w:sz="0" w:space="0" w:color="auto"/>
                <w:left w:val="none" w:sz="0" w:space="0" w:color="auto"/>
                <w:bottom w:val="none" w:sz="0" w:space="0" w:color="auto"/>
                <w:right w:val="none" w:sz="0" w:space="0" w:color="auto"/>
              </w:divBdr>
            </w:div>
            <w:div w:id="229852766">
              <w:marLeft w:val="0"/>
              <w:marRight w:val="0"/>
              <w:marTop w:val="0"/>
              <w:marBottom w:val="0"/>
              <w:divBdr>
                <w:top w:val="none" w:sz="0" w:space="0" w:color="auto"/>
                <w:left w:val="none" w:sz="0" w:space="0" w:color="auto"/>
                <w:bottom w:val="none" w:sz="0" w:space="0" w:color="auto"/>
                <w:right w:val="none" w:sz="0" w:space="0" w:color="auto"/>
              </w:divBdr>
            </w:div>
            <w:div w:id="1158767523">
              <w:marLeft w:val="0"/>
              <w:marRight w:val="0"/>
              <w:marTop w:val="0"/>
              <w:marBottom w:val="0"/>
              <w:divBdr>
                <w:top w:val="none" w:sz="0" w:space="0" w:color="auto"/>
                <w:left w:val="none" w:sz="0" w:space="0" w:color="auto"/>
                <w:bottom w:val="none" w:sz="0" w:space="0" w:color="auto"/>
                <w:right w:val="none" w:sz="0" w:space="0" w:color="auto"/>
              </w:divBdr>
            </w:div>
            <w:div w:id="20949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3548">
      <w:bodyDiv w:val="1"/>
      <w:marLeft w:val="0"/>
      <w:marRight w:val="0"/>
      <w:marTop w:val="0"/>
      <w:marBottom w:val="0"/>
      <w:divBdr>
        <w:top w:val="none" w:sz="0" w:space="0" w:color="auto"/>
        <w:left w:val="none" w:sz="0" w:space="0" w:color="auto"/>
        <w:bottom w:val="none" w:sz="0" w:space="0" w:color="auto"/>
        <w:right w:val="none" w:sz="0" w:space="0" w:color="auto"/>
      </w:divBdr>
    </w:div>
    <w:div w:id="135070171">
      <w:bodyDiv w:val="1"/>
      <w:marLeft w:val="0"/>
      <w:marRight w:val="0"/>
      <w:marTop w:val="0"/>
      <w:marBottom w:val="0"/>
      <w:divBdr>
        <w:top w:val="none" w:sz="0" w:space="0" w:color="auto"/>
        <w:left w:val="none" w:sz="0" w:space="0" w:color="auto"/>
        <w:bottom w:val="none" w:sz="0" w:space="0" w:color="auto"/>
        <w:right w:val="none" w:sz="0" w:space="0" w:color="auto"/>
      </w:divBdr>
    </w:div>
    <w:div w:id="172375545">
      <w:bodyDiv w:val="1"/>
      <w:marLeft w:val="0"/>
      <w:marRight w:val="0"/>
      <w:marTop w:val="0"/>
      <w:marBottom w:val="0"/>
      <w:divBdr>
        <w:top w:val="none" w:sz="0" w:space="0" w:color="auto"/>
        <w:left w:val="none" w:sz="0" w:space="0" w:color="auto"/>
        <w:bottom w:val="none" w:sz="0" w:space="0" w:color="auto"/>
        <w:right w:val="none" w:sz="0" w:space="0" w:color="auto"/>
      </w:divBdr>
      <w:divsChild>
        <w:div w:id="1496728721">
          <w:marLeft w:val="0"/>
          <w:marRight w:val="0"/>
          <w:marTop w:val="0"/>
          <w:marBottom w:val="0"/>
          <w:divBdr>
            <w:top w:val="none" w:sz="0" w:space="0" w:color="auto"/>
            <w:left w:val="none" w:sz="0" w:space="0" w:color="auto"/>
            <w:bottom w:val="none" w:sz="0" w:space="0" w:color="auto"/>
            <w:right w:val="none" w:sz="0" w:space="0" w:color="auto"/>
          </w:divBdr>
          <w:divsChild>
            <w:div w:id="85545672">
              <w:marLeft w:val="0"/>
              <w:marRight w:val="0"/>
              <w:marTop w:val="0"/>
              <w:marBottom w:val="0"/>
              <w:divBdr>
                <w:top w:val="none" w:sz="0" w:space="0" w:color="auto"/>
                <w:left w:val="none" w:sz="0" w:space="0" w:color="auto"/>
                <w:bottom w:val="none" w:sz="0" w:space="0" w:color="auto"/>
                <w:right w:val="none" w:sz="0" w:space="0" w:color="auto"/>
              </w:divBdr>
            </w:div>
          </w:divsChild>
        </w:div>
        <w:div w:id="1517694435">
          <w:marLeft w:val="0"/>
          <w:marRight w:val="0"/>
          <w:marTop w:val="0"/>
          <w:marBottom w:val="0"/>
          <w:divBdr>
            <w:top w:val="none" w:sz="0" w:space="0" w:color="auto"/>
            <w:left w:val="none" w:sz="0" w:space="0" w:color="auto"/>
            <w:bottom w:val="none" w:sz="0" w:space="0" w:color="auto"/>
            <w:right w:val="none" w:sz="0" w:space="0" w:color="auto"/>
          </w:divBdr>
          <w:divsChild>
            <w:div w:id="319963166">
              <w:marLeft w:val="0"/>
              <w:marRight w:val="0"/>
              <w:marTop w:val="0"/>
              <w:marBottom w:val="0"/>
              <w:divBdr>
                <w:top w:val="none" w:sz="0" w:space="0" w:color="auto"/>
                <w:left w:val="none" w:sz="0" w:space="0" w:color="auto"/>
                <w:bottom w:val="none" w:sz="0" w:space="0" w:color="auto"/>
                <w:right w:val="none" w:sz="0" w:space="0" w:color="auto"/>
              </w:divBdr>
            </w:div>
          </w:divsChild>
        </w:div>
        <w:div w:id="2021814990">
          <w:marLeft w:val="0"/>
          <w:marRight w:val="0"/>
          <w:marTop w:val="0"/>
          <w:marBottom w:val="0"/>
          <w:divBdr>
            <w:top w:val="none" w:sz="0" w:space="0" w:color="auto"/>
            <w:left w:val="none" w:sz="0" w:space="0" w:color="auto"/>
            <w:bottom w:val="none" w:sz="0" w:space="0" w:color="auto"/>
            <w:right w:val="none" w:sz="0" w:space="0" w:color="auto"/>
          </w:divBdr>
          <w:divsChild>
            <w:div w:id="1706100776">
              <w:marLeft w:val="0"/>
              <w:marRight w:val="0"/>
              <w:marTop w:val="0"/>
              <w:marBottom w:val="0"/>
              <w:divBdr>
                <w:top w:val="none" w:sz="0" w:space="0" w:color="auto"/>
                <w:left w:val="none" w:sz="0" w:space="0" w:color="auto"/>
                <w:bottom w:val="none" w:sz="0" w:space="0" w:color="auto"/>
                <w:right w:val="none" w:sz="0" w:space="0" w:color="auto"/>
              </w:divBdr>
            </w:div>
          </w:divsChild>
        </w:div>
        <w:div w:id="881095789">
          <w:marLeft w:val="0"/>
          <w:marRight w:val="0"/>
          <w:marTop w:val="0"/>
          <w:marBottom w:val="0"/>
          <w:divBdr>
            <w:top w:val="none" w:sz="0" w:space="0" w:color="auto"/>
            <w:left w:val="none" w:sz="0" w:space="0" w:color="auto"/>
            <w:bottom w:val="none" w:sz="0" w:space="0" w:color="auto"/>
            <w:right w:val="none" w:sz="0" w:space="0" w:color="auto"/>
          </w:divBdr>
          <w:divsChild>
            <w:div w:id="21829198">
              <w:marLeft w:val="0"/>
              <w:marRight w:val="0"/>
              <w:marTop w:val="0"/>
              <w:marBottom w:val="0"/>
              <w:divBdr>
                <w:top w:val="none" w:sz="0" w:space="0" w:color="auto"/>
                <w:left w:val="none" w:sz="0" w:space="0" w:color="auto"/>
                <w:bottom w:val="none" w:sz="0" w:space="0" w:color="auto"/>
                <w:right w:val="none" w:sz="0" w:space="0" w:color="auto"/>
              </w:divBdr>
            </w:div>
          </w:divsChild>
        </w:div>
        <w:div w:id="866404695">
          <w:marLeft w:val="0"/>
          <w:marRight w:val="0"/>
          <w:marTop w:val="0"/>
          <w:marBottom w:val="0"/>
          <w:divBdr>
            <w:top w:val="none" w:sz="0" w:space="0" w:color="auto"/>
            <w:left w:val="none" w:sz="0" w:space="0" w:color="auto"/>
            <w:bottom w:val="none" w:sz="0" w:space="0" w:color="auto"/>
            <w:right w:val="none" w:sz="0" w:space="0" w:color="auto"/>
          </w:divBdr>
          <w:divsChild>
            <w:div w:id="495876870">
              <w:marLeft w:val="0"/>
              <w:marRight w:val="0"/>
              <w:marTop w:val="0"/>
              <w:marBottom w:val="0"/>
              <w:divBdr>
                <w:top w:val="none" w:sz="0" w:space="0" w:color="auto"/>
                <w:left w:val="none" w:sz="0" w:space="0" w:color="auto"/>
                <w:bottom w:val="none" w:sz="0" w:space="0" w:color="auto"/>
                <w:right w:val="none" w:sz="0" w:space="0" w:color="auto"/>
              </w:divBdr>
            </w:div>
          </w:divsChild>
        </w:div>
        <w:div w:id="971323682">
          <w:marLeft w:val="0"/>
          <w:marRight w:val="0"/>
          <w:marTop w:val="0"/>
          <w:marBottom w:val="0"/>
          <w:divBdr>
            <w:top w:val="none" w:sz="0" w:space="0" w:color="auto"/>
            <w:left w:val="none" w:sz="0" w:space="0" w:color="auto"/>
            <w:bottom w:val="none" w:sz="0" w:space="0" w:color="auto"/>
            <w:right w:val="none" w:sz="0" w:space="0" w:color="auto"/>
          </w:divBdr>
          <w:divsChild>
            <w:div w:id="896478416">
              <w:marLeft w:val="0"/>
              <w:marRight w:val="0"/>
              <w:marTop w:val="0"/>
              <w:marBottom w:val="0"/>
              <w:divBdr>
                <w:top w:val="none" w:sz="0" w:space="0" w:color="auto"/>
                <w:left w:val="none" w:sz="0" w:space="0" w:color="auto"/>
                <w:bottom w:val="none" w:sz="0" w:space="0" w:color="auto"/>
                <w:right w:val="none" w:sz="0" w:space="0" w:color="auto"/>
              </w:divBdr>
            </w:div>
          </w:divsChild>
        </w:div>
        <w:div w:id="335958524">
          <w:marLeft w:val="0"/>
          <w:marRight w:val="0"/>
          <w:marTop w:val="0"/>
          <w:marBottom w:val="0"/>
          <w:divBdr>
            <w:top w:val="none" w:sz="0" w:space="0" w:color="auto"/>
            <w:left w:val="none" w:sz="0" w:space="0" w:color="auto"/>
            <w:bottom w:val="none" w:sz="0" w:space="0" w:color="auto"/>
            <w:right w:val="none" w:sz="0" w:space="0" w:color="auto"/>
          </w:divBdr>
          <w:divsChild>
            <w:div w:id="1645046121">
              <w:marLeft w:val="0"/>
              <w:marRight w:val="0"/>
              <w:marTop w:val="0"/>
              <w:marBottom w:val="0"/>
              <w:divBdr>
                <w:top w:val="none" w:sz="0" w:space="0" w:color="auto"/>
                <w:left w:val="none" w:sz="0" w:space="0" w:color="auto"/>
                <w:bottom w:val="none" w:sz="0" w:space="0" w:color="auto"/>
                <w:right w:val="none" w:sz="0" w:space="0" w:color="auto"/>
              </w:divBdr>
            </w:div>
            <w:div w:id="420807252">
              <w:marLeft w:val="0"/>
              <w:marRight w:val="0"/>
              <w:marTop w:val="0"/>
              <w:marBottom w:val="0"/>
              <w:divBdr>
                <w:top w:val="none" w:sz="0" w:space="0" w:color="auto"/>
                <w:left w:val="none" w:sz="0" w:space="0" w:color="auto"/>
                <w:bottom w:val="none" w:sz="0" w:space="0" w:color="auto"/>
                <w:right w:val="none" w:sz="0" w:space="0" w:color="auto"/>
              </w:divBdr>
            </w:div>
            <w:div w:id="1317956142">
              <w:marLeft w:val="0"/>
              <w:marRight w:val="0"/>
              <w:marTop w:val="0"/>
              <w:marBottom w:val="0"/>
              <w:divBdr>
                <w:top w:val="none" w:sz="0" w:space="0" w:color="auto"/>
                <w:left w:val="none" w:sz="0" w:space="0" w:color="auto"/>
                <w:bottom w:val="none" w:sz="0" w:space="0" w:color="auto"/>
                <w:right w:val="none" w:sz="0" w:space="0" w:color="auto"/>
              </w:divBdr>
            </w:div>
          </w:divsChild>
        </w:div>
        <w:div w:id="2141263663">
          <w:marLeft w:val="0"/>
          <w:marRight w:val="0"/>
          <w:marTop w:val="0"/>
          <w:marBottom w:val="0"/>
          <w:divBdr>
            <w:top w:val="none" w:sz="0" w:space="0" w:color="auto"/>
            <w:left w:val="none" w:sz="0" w:space="0" w:color="auto"/>
            <w:bottom w:val="none" w:sz="0" w:space="0" w:color="auto"/>
            <w:right w:val="none" w:sz="0" w:space="0" w:color="auto"/>
          </w:divBdr>
          <w:divsChild>
            <w:div w:id="1597058735">
              <w:marLeft w:val="0"/>
              <w:marRight w:val="0"/>
              <w:marTop w:val="0"/>
              <w:marBottom w:val="0"/>
              <w:divBdr>
                <w:top w:val="none" w:sz="0" w:space="0" w:color="auto"/>
                <w:left w:val="none" w:sz="0" w:space="0" w:color="auto"/>
                <w:bottom w:val="none" w:sz="0" w:space="0" w:color="auto"/>
                <w:right w:val="none" w:sz="0" w:space="0" w:color="auto"/>
              </w:divBdr>
            </w:div>
          </w:divsChild>
        </w:div>
        <w:div w:id="1244796037">
          <w:marLeft w:val="0"/>
          <w:marRight w:val="0"/>
          <w:marTop w:val="0"/>
          <w:marBottom w:val="0"/>
          <w:divBdr>
            <w:top w:val="none" w:sz="0" w:space="0" w:color="auto"/>
            <w:left w:val="none" w:sz="0" w:space="0" w:color="auto"/>
            <w:bottom w:val="none" w:sz="0" w:space="0" w:color="auto"/>
            <w:right w:val="none" w:sz="0" w:space="0" w:color="auto"/>
          </w:divBdr>
          <w:divsChild>
            <w:div w:id="1999797148">
              <w:marLeft w:val="0"/>
              <w:marRight w:val="0"/>
              <w:marTop w:val="0"/>
              <w:marBottom w:val="0"/>
              <w:divBdr>
                <w:top w:val="none" w:sz="0" w:space="0" w:color="auto"/>
                <w:left w:val="none" w:sz="0" w:space="0" w:color="auto"/>
                <w:bottom w:val="none" w:sz="0" w:space="0" w:color="auto"/>
                <w:right w:val="none" w:sz="0" w:space="0" w:color="auto"/>
              </w:divBdr>
            </w:div>
          </w:divsChild>
        </w:div>
        <w:div w:id="2006546155">
          <w:marLeft w:val="0"/>
          <w:marRight w:val="0"/>
          <w:marTop w:val="0"/>
          <w:marBottom w:val="0"/>
          <w:divBdr>
            <w:top w:val="none" w:sz="0" w:space="0" w:color="auto"/>
            <w:left w:val="none" w:sz="0" w:space="0" w:color="auto"/>
            <w:bottom w:val="none" w:sz="0" w:space="0" w:color="auto"/>
            <w:right w:val="none" w:sz="0" w:space="0" w:color="auto"/>
          </w:divBdr>
          <w:divsChild>
            <w:div w:id="1381899609">
              <w:marLeft w:val="0"/>
              <w:marRight w:val="0"/>
              <w:marTop w:val="0"/>
              <w:marBottom w:val="0"/>
              <w:divBdr>
                <w:top w:val="none" w:sz="0" w:space="0" w:color="auto"/>
                <w:left w:val="none" w:sz="0" w:space="0" w:color="auto"/>
                <w:bottom w:val="none" w:sz="0" w:space="0" w:color="auto"/>
                <w:right w:val="none" w:sz="0" w:space="0" w:color="auto"/>
              </w:divBdr>
            </w:div>
          </w:divsChild>
        </w:div>
        <w:div w:id="1633364892">
          <w:marLeft w:val="0"/>
          <w:marRight w:val="0"/>
          <w:marTop w:val="0"/>
          <w:marBottom w:val="0"/>
          <w:divBdr>
            <w:top w:val="none" w:sz="0" w:space="0" w:color="auto"/>
            <w:left w:val="none" w:sz="0" w:space="0" w:color="auto"/>
            <w:bottom w:val="none" w:sz="0" w:space="0" w:color="auto"/>
            <w:right w:val="none" w:sz="0" w:space="0" w:color="auto"/>
          </w:divBdr>
          <w:divsChild>
            <w:div w:id="1336886666">
              <w:marLeft w:val="0"/>
              <w:marRight w:val="0"/>
              <w:marTop w:val="0"/>
              <w:marBottom w:val="0"/>
              <w:divBdr>
                <w:top w:val="none" w:sz="0" w:space="0" w:color="auto"/>
                <w:left w:val="none" w:sz="0" w:space="0" w:color="auto"/>
                <w:bottom w:val="none" w:sz="0" w:space="0" w:color="auto"/>
                <w:right w:val="none" w:sz="0" w:space="0" w:color="auto"/>
              </w:divBdr>
            </w:div>
          </w:divsChild>
        </w:div>
        <w:div w:id="800466101">
          <w:marLeft w:val="0"/>
          <w:marRight w:val="0"/>
          <w:marTop w:val="0"/>
          <w:marBottom w:val="0"/>
          <w:divBdr>
            <w:top w:val="none" w:sz="0" w:space="0" w:color="auto"/>
            <w:left w:val="none" w:sz="0" w:space="0" w:color="auto"/>
            <w:bottom w:val="none" w:sz="0" w:space="0" w:color="auto"/>
            <w:right w:val="none" w:sz="0" w:space="0" w:color="auto"/>
          </w:divBdr>
          <w:divsChild>
            <w:div w:id="530924900">
              <w:marLeft w:val="0"/>
              <w:marRight w:val="0"/>
              <w:marTop w:val="0"/>
              <w:marBottom w:val="0"/>
              <w:divBdr>
                <w:top w:val="none" w:sz="0" w:space="0" w:color="auto"/>
                <w:left w:val="none" w:sz="0" w:space="0" w:color="auto"/>
                <w:bottom w:val="none" w:sz="0" w:space="0" w:color="auto"/>
                <w:right w:val="none" w:sz="0" w:space="0" w:color="auto"/>
              </w:divBdr>
            </w:div>
          </w:divsChild>
        </w:div>
        <w:div w:id="694384314">
          <w:marLeft w:val="0"/>
          <w:marRight w:val="0"/>
          <w:marTop w:val="0"/>
          <w:marBottom w:val="0"/>
          <w:divBdr>
            <w:top w:val="none" w:sz="0" w:space="0" w:color="auto"/>
            <w:left w:val="none" w:sz="0" w:space="0" w:color="auto"/>
            <w:bottom w:val="none" w:sz="0" w:space="0" w:color="auto"/>
            <w:right w:val="none" w:sz="0" w:space="0" w:color="auto"/>
          </w:divBdr>
          <w:divsChild>
            <w:div w:id="1232541502">
              <w:marLeft w:val="0"/>
              <w:marRight w:val="0"/>
              <w:marTop w:val="0"/>
              <w:marBottom w:val="0"/>
              <w:divBdr>
                <w:top w:val="none" w:sz="0" w:space="0" w:color="auto"/>
                <w:left w:val="none" w:sz="0" w:space="0" w:color="auto"/>
                <w:bottom w:val="none" w:sz="0" w:space="0" w:color="auto"/>
                <w:right w:val="none" w:sz="0" w:space="0" w:color="auto"/>
              </w:divBdr>
            </w:div>
          </w:divsChild>
        </w:div>
        <w:div w:id="2025210802">
          <w:marLeft w:val="0"/>
          <w:marRight w:val="0"/>
          <w:marTop w:val="0"/>
          <w:marBottom w:val="0"/>
          <w:divBdr>
            <w:top w:val="none" w:sz="0" w:space="0" w:color="auto"/>
            <w:left w:val="none" w:sz="0" w:space="0" w:color="auto"/>
            <w:bottom w:val="none" w:sz="0" w:space="0" w:color="auto"/>
            <w:right w:val="none" w:sz="0" w:space="0" w:color="auto"/>
          </w:divBdr>
          <w:divsChild>
            <w:div w:id="1663315204">
              <w:marLeft w:val="0"/>
              <w:marRight w:val="0"/>
              <w:marTop w:val="0"/>
              <w:marBottom w:val="0"/>
              <w:divBdr>
                <w:top w:val="none" w:sz="0" w:space="0" w:color="auto"/>
                <w:left w:val="none" w:sz="0" w:space="0" w:color="auto"/>
                <w:bottom w:val="none" w:sz="0" w:space="0" w:color="auto"/>
                <w:right w:val="none" w:sz="0" w:space="0" w:color="auto"/>
              </w:divBdr>
            </w:div>
          </w:divsChild>
        </w:div>
        <w:div w:id="1857502982">
          <w:marLeft w:val="0"/>
          <w:marRight w:val="0"/>
          <w:marTop w:val="0"/>
          <w:marBottom w:val="0"/>
          <w:divBdr>
            <w:top w:val="none" w:sz="0" w:space="0" w:color="auto"/>
            <w:left w:val="none" w:sz="0" w:space="0" w:color="auto"/>
            <w:bottom w:val="none" w:sz="0" w:space="0" w:color="auto"/>
            <w:right w:val="none" w:sz="0" w:space="0" w:color="auto"/>
          </w:divBdr>
          <w:divsChild>
            <w:div w:id="423844546">
              <w:marLeft w:val="0"/>
              <w:marRight w:val="0"/>
              <w:marTop w:val="0"/>
              <w:marBottom w:val="0"/>
              <w:divBdr>
                <w:top w:val="none" w:sz="0" w:space="0" w:color="auto"/>
                <w:left w:val="none" w:sz="0" w:space="0" w:color="auto"/>
                <w:bottom w:val="none" w:sz="0" w:space="0" w:color="auto"/>
                <w:right w:val="none" w:sz="0" w:space="0" w:color="auto"/>
              </w:divBdr>
            </w:div>
          </w:divsChild>
        </w:div>
        <w:div w:id="2068530879">
          <w:marLeft w:val="0"/>
          <w:marRight w:val="0"/>
          <w:marTop w:val="0"/>
          <w:marBottom w:val="0"/>
          <w:divBdr>
            <w:top w:val="none" w:sz="0" w:space="0" w:color="auto"/>
            <w:left w:val="none" w:sz="0" w:space="0" w:color="auto"/>
            <w:bottom w:val="none" w:sz="0" w:space="0" w:color="auto"/>
            <w:right w:val="none" w:sz="0" w:space="0" w:color="auto"/>
          </w:divBdr>
          <w:divsChild>
            <w:div w:id="1357543496">
              <w:marLeft w:val="0"/>
              <w:marRight w:val="0"/>
              <w:marTop w:val="0"/>
              <w:marBottom w:val="0"/>
              <w:divBdr>
                <w:top w:val="none" w:sz="0" w:space="0" w:color="auto"/>
                <w:left w:val="none" w:sz="0" w:space="0" w:color="auto"/>
                <w:bottom w:val="none" w:sz="0" w:space="0" w:color="auto"/>
                <w:right w:val="none" w:sz="0" w:space="0" w:color="auto"/>
              </w:divBdr>
            </w:div>
          </w:divsChild>
        </w:div>
        <w:div w:id="451439124">
          <w:marLeft w:val="0"/>
          <w:marRight w:val="0"/>
          <w:marTop w:val="0"/>
          <w:marBottom w:val="0"/>
          <w:divBdr>
            <w:top w:val="none" w:sz="0" w:space="0" w:color="auto"/>
            <w:left w:val="none" w:sz="0" w:space="0" w:color="auto"/>
            <w:bottom w:val="none" w:sz="0" w:space="0" w:color="auto"/>
            <w:right w:val="none" w:sz="0" w:space="0" w:color="auto"/>
          </w:divBdr>
          <w:divsChild>
            <w:div w:id="836848089">
              <w:marLeft w:val="0"/>
              <w:marRight w:val="0"/>
              <w:marTop w:val="0"/>
              <w:marBottom w:val="0"/>
              <w:divBdr>
                <w:top w:val="none" w:sz="0" w:space="0" w:color="auto"/>
                <w:left w:val="none" w:sz="0" w:space="0" w:color="auto"/>
                <w:bottom w:val="none" w:sz="0" w:space="0" w:color="auto"/>
                <w:right w:val="none" w:sz="0" w:space="0" w:color="auto"/>
              </w:divBdr>
            </w:div>
          </w:divsChild>
        </w:div>
        <w:div w:id="1646934116">
          <w:marLeft w:val="0"/>
          <w:marRight w:val="0"/>
          <w:marTop w:val="0"/>
          <w:marBottom w:val="0"/>
          <w:divBdr>
            <w:top w:val="none" w:sz="0" w:space="0" w:color="auto"/>
            <w:left w:val="none" w:sz="0" w:space="0" w:color="auto"/>
            <w:bottom w:val="none" w:sz="0" w:space="0" w:color="auto"/>
            <w:right w:val="none" w:sz="0" w:space="0" w:color="auto"/>
          </w:divBdr>
          <w:divsChild>
            <w:div w:id="598299780">
              <w:marLeft w:val="0"/>
              <w:marRight w:val="0"/>
              <w:marTop w:val="0"/>
              <w:marBottom w:val="0"/>
              <w:divBdr>
                <w:top w:val="none" w:sz="0" w:space="0" w:color="auto"/>
                <w:left w:val="none" w:sz="0" w:space="0" w:color="auto"/>
                <w:bottom w:val="none" w:sz="0" w:space="0" w:color="auto"/>
                <w:right w:val="none" w:sz="0" w:space="0" w:color="auto"/>
              </w:divBdr>
            </w:div>
          </w:divsChild>
        </w:div>
        <w:div w:id="1187788880">
          <w:marLeft w:val="0"/>
          <w:marRight w:val="0"/>
          <w:marTop w:val="0"/>
          <w:marBottom w:val="0"/>
          <w:divBdr>
            <w:top w:val="none" w:sz="0" w:space="0" w:color="auto"/>
            <w:left w:val="none" w:sz="0" w:space="0" w:color="auto"/>
            <w:bottom w:val="none" w:sz="0" w:space="0" w:color="auto"/>
            <w:right w:val="none" w:sz="0" w:space="0" w:color="auto"/>
          </w:divBdr>
          <w:divsChild>
            <w:div w:id="1609846281">
              <w:marLeft w:val="0"/>
              <w:marRight w:val="0"/>
              <w:marTop w:val="0"/>
              <w:marBottom w:val="0"/>
              <w:divBdr>
                <w:top w:val="none" w:sz="0" w:space="0" w:color="auto"/>
                <w:left w:val="none" w:sz="0" w:space="0" w:color="auto"/>
                <w:bottom w:val="none" w:sz="0" w:space="0" w:color="auto"/>
                <w:right w:val="none" w:sz="0" w:space="0" w:color="auto"/>
              </w:divBdr>
            </w:div>
          </w:divsChild>
        </w:div>
        <w:div w:id="1968580203">
          <w:marLeft w:val="0"/>
          <w:marRight w:val="0"/>
          <w:marTop w:val="0"/>
          <w:marBottom w:val="0"/>
          <w:divBdr>
            <w:top w:val="none" w:sz="0" w:space="0" w:color="auto"/>
            <w:left w:val="none" w:sz="0" w:space="0" w:color="auto"/>
            <w:bottom w:val="none" w:sz="0" w:space="0" w:color="auto"/>
            <w:right w:val="none" w:sz="0" w:space="0" w:color="auto"/>
          </w:divBdr>
          <w:divsChild>
            <w:div w:id="1655063793">
              <w:marLeft w:val="0"/>
              <w:marRight w:val="0"/>
              <w:marTop w:val="0"/>
              <w:marBottom w:val="0"/>
              <w:divBdr>
                <w:top w:val="none" w:sz="0" w:space="0" w:color="auto"/>
                <w:left w:val="none" w:sz="0" w:space="0" w:color="auto"/>
                <w:bottom w:val="none" w:sz="0" w:space="0" w:color="auto"/>
                <w:right w:val="none" w:sz="0" w:space="0" w:color="auto"/>
              </w:divBdr>
            </w:div>
          </w:divsChild>
        </w:div>
        <w:div w:id="891691688">
          <w:marLeft w:val="0"/>
          <w:marRight w:val="0"/>
          <w:marTop w:val="0"/>
          <w:marBottom w:val="0"/>
          <w:divBdr>
            <w:top w:val="none" w:sz="0" w:space="0" w:color="auto"/>
            <w:left w:val="none" w:sz="0" w:space="0" w:color="auto"/>
            <w:bottom w:val="none" w:sz="0" w:space="0" w:color="auto"/>
            <w:right w:val="none" w:sz="0" w:space="0" w:color="auto"/>
          </w:divBdr>
          <w:divsChild>
            <w:div w:id="1606887765">
              <w:marLeft w:val="0"/>
              <w:marRight w:val="0"/>
              <w:marTop w:val="0"/>
              <w:marBottom w:val="0"/>
              <w:divBdr>
                <w:top w:val="none" w:sz="0" w:space="0" w:color="auto"/>
                <w:left w:val="none" w:sz="0" w:space="0" w:color="auto"/>
                <w:bottom w:val="none" w:sz="0" w:space="0" w:color="auto"/>
                <w:right w:val="none" w:sz="0" w:space="0" w:color="auto"/>
              </w:divBdr>
            </w:div>
          </w:divsChild>
        </w:div>
        <w:div w:id="1042248439">
          <w:marLeft w:val="0"/>
          <w:marRight w:val="0"/>
          <w:marTop w:val="0"/>
          <w:marBottom w:val="0"/>
          <w:divBdr>
            <w:top w:val="none" w:sz="0" w:space="0" w:color="auto"/>
            <w:left w:val="none" w:sz="0" w:space="0" w:color="auto"/>
            <w:bottom w:val="none" w:sz="0" w:space="0" w:color="auto"/>
            <w:right w:val="none" w:sz="0" w:space="0" w:color="auto"/>
          </w:divBdr>
          <w:divsChild>
            <w:div w:id="642387523">
              <w:marLeft w:val="0"/>
              <w:marRight w:val="0"/>
              <w:marTop w:val="0"/>
              <w:marBottom w:val="0"/>
              <w:divBdr>
                <w:top w:val="none" w:sz="0" w:space="0" w:color="auto"/>
                <w:left w:val="none" w:sz="0" w:space="0" w:color="auto"/>
                <w:bottom w:val="none" w:sz="0" w:space="0" w:color="auto"/>
                <w:right w:val="none" w:sz="0" w:space="0" w:color="auto"/>
              </w:divBdr>
            </w:div>
          </w:divsChild>
        </w:div>
        <w:div w:id="36197972">
          <w:marLeft w:val="0"/>
          <w:marRight w:val="0"/>
          <w:marTop w:val="0"/>
          <w:marBottom w:val="0"/>
          <w:divBdr>
            <w:top w:val="none" w:sz="0" w:space="0" w:color="auto"/>
            <w:left w:val="none" w:sz="0" w:space="0" w:color="auto"/>
            <w:bottom w:val="none" w:sz="0" w:space="0" w:color="auto"/>
            <w:right w:val="none" w:sz="0" w:space="0" w:color="auto"/>
          </w:divBdr>
          <w:divsChild>
            <w:div w:id="715661704">
              <w:marLeft w:val="0"/>
              <w:marRight w:val="0"/>
              <w:marTop w:val="0"/>
              <w:marBottom w:val="0"/>
              <w:divBdr>
                <w:top w:val="none" w:sz="0" w:space="0" w:color="auto"/>
                <w:left w:val="none" w:sz="0" w:space="0" w:color="auto"/>
                <w:bottom w:val="none" w:sz="0" w:space="0" w:color="auto"/>
                <w:right w:val="none" w:sz="0" w:space="0" w:color="auto"/>
              </w:divBdr>
            </w:div>
          </w:divsChild>
        </w:div>
        <w:div w:id="1862476820">
          <w:marLeft w:val="0"/>
          <w:marRight w:val="0"/>
          <w:marTop w:val="0"/>
          <w:marBottom w:val="0"/>
          <w:divBdr>
            <w:top w:val="none" w:sz="0" w:space="0" w:color="auto"/>
            <w:left w:val="none" w:sz="0" w:space="0" w:color="auto"/>
            <w:bottom w:val="none" w:sz="0" w:space="0" w:color="auto"/>
            <w:right w:val="none" w:sz="0" w:space="0" w:color="auto"/>
          </w:divBdr>
          <w:divsChild>
            <w:div w:id="2079399554">
              <w:marLeft w:val="0"/>
              <w:marRight w:val="0"/>
              <w:marTop w:val="0"/>
              <w:marBottom w:val="0"/>
              <w:divBdr>
                <w:top w:val="none" w:sz="0" w:space="0" w:color="auto"/>
                <w:left w:val="none" w:sz="0" w:space="0" w:color="auto"/>
                <w:bottom w:val="none" w:sz="0" w:space="0" w:color="auto"/>
                <w:right w:val="none" w:sz="0" w:space="0" w:color="auto"/>
              </w:divBdr>
            </w:div>
          </w:divsChild>
        </w:div>
        <w:div w:id="1009217404">
          <w:marLeft w:val="0"/>
          <w:marRight w:val="0"/>
          <w:marTop w:val="0"/>
          <w:marBottom w:val="0"/>
          <w:divBdr>
            <w:top w:val="none" w:sz="0" w:space="0" w:color="auto"/>
            <w:left w:val="none" w:sz="0" w:space="0" w:color="auto"/>
            <w:bottom w:val="none" w:sz="0" w:space="0" w:color="auto"/>
            <w:right w:val="none" w:sz="0" w:space="0" w:color="auto"/>
          </w:divBdr>
          <w:divsChild>
            <w:div w:id="829440436">
              <w:marLeft w:val="0"/>
              <w:marRight w:val="0"/>
              <w:marTop w:val="0"/>
              <w:marBottom w:val="0"/>
              <w:divBdr>
                <w:top w:val="none" w:sz="0" w:space="0" w:color="auto"/>
                <w:left w:val="none" w:sz="0" w:space="0" w:color="auto"/>
                <w:bottom w:val="none" w:sz="0" w:space="0" w:color="auto"/>
                <w:right w:val="none" w:sz="0" w:space="0" w:color="auto"/>
              </w:divBdr>
            </w:div>
          </w:divsChild>
        </w:div>
        <w:div w:id="1172141629">
          <w:marLeft w:val="0"/>
          <w:marRight w:val="0"/>
          <w:marTop w:val="0"/>
          <w:marBottom w:val="0"/>
          <w:divBdr>
            <w:top w:val="none" w:sz="0" w:space="0" w:color="auto"/>
            <w:left w:val="none" w:sz="0" w:space="0" w:color="auto"/>
            <w:bottom w:val="none" w:sz="0" w:space="0" w:color="auto"/>
            <w:right w:val="none" w:sz="0" w:space="0" w:color="auto"/>
          </w:divBdr>
          <w:divsChild>
            <w:div w:id="59862876">
              <w:marLeft w:val="0"/>
              <w:marRight w:val="0"/>
              <w:marTop w:val="0"/>
              <w:marBottom w:val="0"/>
              <w:divBdr>
                <w:top w:val="none" w:sz="0" w:space="0" w:color="auto"/>
                <w:left w:val="none" w:sz="0" w:space="0" w:color="auto"/>
                <w:bottom w:val="none" w:sz="0" w:space="0" w:color="auto"/>
                <w:right w:val="none" w:sz="0" w:space="0" w:color="auto"/>
              </w:divBdr>
            </w:div>
          </w:divsChild>
        </w:div>
        <w:div w:id="1459688427">
          <w:marLeft w:val="0"/>
          <w:marRight w:val="0"/>
          <w:marTop w:val="0"/>
          <w:marBottom w:val="0"/>
          <w:divBdr>
            <w:top w:val="none" w:sz="0" w:space="0" w:color="auto"/>
            <w:left w:val="none" w:sz="0" w:space="0" w:color="auto"/>
            <w:bottom w:val="none" w:sz="0" w:space="0" w:color="auto"/>
            <w:right w:val="none" w:sz="0" w:space="0" w:color="auto"/>
          </w:divBdr>
          <w:divsChild>
            <w:div w:id="616525210">
              <w:marLeft w:val="0"/>
              <w:marRight w:val="0"/>
              <w:marTop w:val="0"/>
              <w:marBottom w:val="0"/>
              <w:divBdr>
                <w:top w:val="none" w:sz="0" w:space="0" w:color="auto"/>
                <w:left w:val="none" w:sz="0" w:space="0" w:color="auto"/>
                <w:bottom w:val="none" w:sz="0" w:space="0" w:color="auto"/>
                <w:right w:val="none" w:sz="0" w:space="0" w:color="auto"/>
              </w:divBdr>
            </w:div>
          </w:divsChild>
        </w:div>
        <w:div w:id="1925651687">
          <w:marLeft w:val="0"/>
          <w:marRight w:val="0"/>
          <w:marTop w:val="0"/>
          <w:marBottom w:val="0"/>
          <w:divBdr>
            <w:top w:val="none" w:sz="0" w:space="0" w:color="auto"/>
            <w:left w:val="none" w:sz="0" w:space="0" w:color="auto"/>
            <w:bottom w:val="none" w:sz="0" w:space="0" w:color="auto"/>
            <w:right w:val="none" w:sz="0" w:space="0" w:color="auto"/>
          </w:divBdr>
          <w:divsChild>
            <w:div w:id="942302398">
              <w:marLeft w:val="0"/>
              <w:marRight w:val="0"/>
              <w:marTop w:val="0"/>
              <w:marBottom w:val="0"/>
              <w:divBdr>
                <w:top w:val="none" w:sz="0" w:space="0" w:color="auto"/>
                <w:left w:val="none" w:sz="0" w:space="0" w:color="auto"/>
                <w:bottom w:val="none" w:sz="0" w:space="0" w:color="auto"/>
                <w:right w:val="none" w:sz="0" w:space="0" w:color="auto"/>
              </w:divBdr>
            </w:div>
          </w:divsChild>
        </w:div>
        <w:div w:id="680090397">
          <w:marLeft w:val="0"/>
          <w:marRight w:val="0"/>
          <w:marTop w:val="0"/>
          <w:marBottom w:val="0"/>
          <w:divBdr>
            <w:top w:val="none" w:sz="0" w:space="0" w:color="auto"/>
            <w:left w:val="none" w:sz="0" w:space="0" w:color="auto"/>
            <w:bottom w:val="none" w:sz="0" w:space="0" w:color="auto"/>
            <w:right w:val="none" w:sz="0" w:space="0" w:color="auto"/>
          </w:divBdr>
          <w:divsChild>
            <w:div w:id="1456633298">
              <w:marLeft w:val="0"/>
              <w:marRight w:val="0"/>
              <w:marTop w:val="0"/>
              <w:marBottom w:val="0"/>
              <w:divBdr>
                <w:top w:val="none" w:sz="0" w:space="0" w:color="auto"/>
                <w:left w:val="none" w:sz="0" w:space="0" w:color="auto"/>
                <w:bottom w:val="none" w:sz="0" w:space="0" w:color="auto"/>
                <w:right w:val="none" w:sz="0" w:space="0" w:color="auto"/>
              </w:divBdr>
            </w:div>
          </w:divsChild>
        </w:div>
        <w:div w:id="984896507">
          <w:marLeft w:val="0"/>
          <w:marRight w:val="0"/>
          <w:marTop w:val="0"/>
          <w:marBottom w:val="0"/>
          <w:divBdr>
            <w:top w:val="none" w:sz="0" w:space="0" w:color="auto"/>
            <w:left w:val="none" w:sz="0" w:space="0" w:color="auto"/>
            <w:bottom w:val="none" w:sz="0" w:space="0" w:color="auto"/>
            <w:right w:val="none" w:sz="0" w:space="0" w:color="auto"/>
          </w:divBdr>
          <w:divsChild>
            <w:div w:id="2058627350">
              <w:marLeft w:val="0"/>
              <w:marRight w:val="0"/>
              <w:marTop w:val="0"/>
              <w:marBottom w:val="0"/>
              <w:divBdr>
                <w:top w:val="none" w:sz="0" w:space="0" w:color="auto"/>
                <w:left w:val="none" w:sz="0" w:space="0" w:color="auto"/>
                <w:bottom w:val="none" w:sz="0" w:space="0" w:color="auto"/>
                <w:right w:val="none" w:sz="0" w:space="0" w:color="auto"/>
              </w:divBdr>
            </w:div>
          </w:divsChild>
        </w:div>
        <w:div w:id="1781490773">
          <w:marLeft w:val="0"/>
          <w:marRight w:val="0"/>
          <w:marTop w:val="0"/>
          <w:marBottom w:val="0"/>
          <w:divBdr>
            <w:top w:val="none" w:sz="0" w:space="0" w:color="auto"/>
            <w:left w:val="none" w:sz="0" w:space="0" w:color="auto"/>
            <w:bottom w:val="none" w:sz="0" w:space="0" w:color="auto"/>
            <w:right w:val="none" w:sz="0" w:space="0" w:color="auto"/>
          </w:divBdr>
          <w:divsChild>
            <w:div w:id="1441492248">
              <w:marLeft w:val="0"/>
              <w:marRight w:val="0"/>
              <w:marTop w:val="0"/>
              <w:marBottom w:val="0"/>
              <w:divBdr>
                <w:top w:val="none" w:sz="0" w:space="0" w:color="auto"/>
                <w:left w:val="none" w:sz="0" w:space="0" w:color="auto"/>
                <w:bottom w:val="none" w:sz="0" w:space="0" w:color="auto"/>
                <w:right w:val="none" w:sz="0" w:space="0" w:color="auto"/>
              </w:divBdr>
            </w:div>
          </w:divsChild>
        </w:div>
        <w:div w:id="1015421313">
          <w:marLeft w:val="0"/>
          <w:marRight w:val="0"/>
          <w:marTop w:val="0"/>
          <w:marBottom w:val="0"/>
          <w:divBdr>
            <w:top w:val="none" w:sz="0" w:space="0" w:color="auto"/>
            <w:left w:val="none" w:sz="0" w:space="0" w:color="auto"/>
            <w:bottom w:val="none" w:sz="0" w:space="0" w:color="auto"/>
            <w:right w:val="none" w:sz="0" w:space="0" w:color="auto"/>
          </w:divBdr>
          <w:divsChild>
            <w:div w:id="839737569">
              <w:marLeft w:val="0"/>
              <w:marRight w:val="0"/>
              <w:marTop w:val="0"/>
              <w:marBottom w:val="0"/>
              <w:divBdr>
                <w:top w:val="none" w:sz="0" w:space="0" w:color="auto"/>
                <w:left w:val="none" w:sz="0" w:space="0" w:color="auto"/>
                <w:bottom w:val="none" w:sz="0" w:space="0" w:color="auto"/>
                <w:right w:val="none" w:sz="0" w:space="0" w:color="auto"/>
              </w:divBdr>
            </w:div>
          </w:divsChild>
        </w:div>
        <w:div w:id="453139468">
          <w:marLeft w:val="0"/>
          <w:marRight w:val="0"/>
          <w:marTop w:val="0"/>
          <w:marBottom w:val="0"/>
          <w:divBdr>
            <w:top w:val="none" w:sz="0" w:space="0" w:color="auto"/>
            <w:left w:val="none" w:sz="0" w:space="0" w:color="auto"/>
            <w:bottom w:val="none" w:sz="0" w:space="0" w:color="auto"/>
            <w:right w:val="none" w:sz="0" w:space="0" w:color="auto"/>
          </w:divBdr>
          <w:divsChild>
            <w:div w:id="61871883">
              <w:marLeft w:val="0"/>
              <w:marRight w:val="0"/>
              <w:marTop w:val="0"/>
              <w:marBottom w:val="0"/>
              <w:divBdr>
                <w:top w:val="none" w:sz="0" w:space="0" w:color="auto"/>
                <w:left w:val="none" w:sz="0" w:space="0" w:color="auto"/>
                <w:bottom w:val="none" w:sz="0" w:space="0" w:color="auto"/>
                <w:right w:val="none" w:sz="0" w:space="0" w:color="auto"/>
              </w:divBdr>
            </w:div>
          </w:divsChild>
        </w:div>
        <w:div w:id="1746761413">
          <w:marLeft w:val="0"/>
          <w:marRight w:val="0"/>
          <w:marTop w:val="0"/>
          <w:marBottom w:val="0"/>
          <w:divBdr>
            <w:top w:val="none" w:sz="0" w:space="0" w:color="auto"/>
            <w:left w:val="none" w:sz="0" w:space="0" w:color="auto"/>
            <w:bottom w:val="none" w:sz="0" w:space="0" w:color="auto"/>
            <w:right w:val="none" w:sz="0" w:space="0" w:color="auto"/>
          </w:divBdr>
          <w:divsChild>
            <w:div w:id="1673339972">
              <w:marLeft w:val="0"/>
              <w:marRight w:val="0"/>
              <w:marTop w:val="0"/>
              <w:marBottom w:val="0"/>
              <w:divBdr>
                <w:top w:val="none" w:sz="0" w:space="0" w:color="auto"/>
                <w:left w:val="none" w:sz="0" w:space="0" w:color="auto"/>
                <w:bottom w:val="none" w:sz="0" w:space="0" w:color="auto"/>
                <w:right w:val="none" w:sz="0" w:space="0" w:color="auto"/>
              </w:divBdr>
            </w:div>
          </w:divsChild>
        </w:div>
        <w:div w:id="2064940438">
          <w:marLeft w:val="0"/>
          <w:marRight w:val="0"/>
          <w:marTop w:val="0"/>
          <w:marBottom w:val="0"/>
          <w:divBdr>
            <w:top w:val="none" w:sz="0" w:space="0" w:color="auto"/>
            <w:left w:val="none" w:sz="0" w:space="0" w:color="auto"/>
            <w:bottom w:val="none" w:sz="0" w:space="0" w:color="auto"/>
            <w:right w:val="none" w:sz="0" w:space="0" w:color="auto"/>
          </w:divBdr>
          <w:divsChild>
            <w:div w:id="102386216">
              <w:marLeft w:val="0"/>
              <w:marRight w:val="0"/>
              <w:marTop w:val="0"/>
              <w:marBottom w:val="0"/>
              <w:divBdr>
                <w:top w:val="none" w:sz="0" w:space="0" w:color="auto"/>
                <w:left w:val="none" w:sz="0" w:space="0" w:color="auto"/>
                <w:bottom w:val="none" w:sz="0" w:space="0" w:color="auto"/>
                <w:right w:val="none" w:sz="0" w:space="0" w:color="auto"/>
              </w:divBdr>
            </w:div>
          </w:divsChild>
        </w:div>
        <w:div w:id="1276869618">
          <w:marLeft w:val="0"/>
          <w:marRight w:val="0"/>
          <w:marTop w:val="0"/>
          <w:marBottom w:val="0"/>
          <w:divBdr>
            <w:top w:val="none" w:sz="0" w:space="0" w:color="auto"/>
            <w:left w:val="none" w:sz="0" w:space="0" w:color="auto"/>
            <w:bottom w:val="none" w:sz="0" w:space="0" w:color="auto"/>
            <w:right w:val="none" w:sz="0" w:space="0" w:color="auto"/>
          </w:divBdr>
          <w:divsChild>
            <w:div w:id="1051267">
              <w:marLeft w:val="0"/>
              <w:marRight w:val="0"/>
              <w:marTop w:val="0"/>
              <w:marBottom w:val="0"/>
              <w:divBdr>
                <w:top w:val="none" w:sz="0" w:space="0" w:color="auto"/>
                <w:left w:val="none" w:sz="0" w:space="0" w:color="auto"/>
                <w:bottom w:val="none" w:sz="0" w:space="0" w:color="auto"/>
                <w:right w:val="none" w:sz="0" w:space="0" w:color="auto"/>
              </w:divBdr>
            </w:div>
          </w:divsChild>
        </w:div>
        <w:div w:id="1566910130">
          <w:marLeft w:val="0"/>
          <w:marRight w:val="0"/>
          <w:marTop w:val="0"/>
          <w:marBottom w:val="0"/>
          <w:divBdr>
            <w:top w:val="none" w:sz="0" w:space="0" w:color="auto"/>
            <w:left w:val="none" w:sz="0" w:space="0" w:color="auto"/>
            <w:bottom w:val="none" w:sz="0" w:space="0" w:color="auto"/>
            <w:right w:val="none" w:sz="0" w:space="0" w:color="auto"/>
          </w:divBdr>
          <w:divsChild>
            <w:div w:id="762410271">
              <w:marLeft w:val="0"/>
              <w:marRight w:val="0"/>
              <w:marTop w:val="0"/>
              <w:marBottom w:val="0"/>
              <w:divBdr>
                <w:top w:val="none" w:sz="0" w:space="0" w:color="auto"/>
                <w:left w:val="none" w:sz="0" w:space="0" w:color="auto"/>
                <w:bottom w:val="none" w:sz="0" w:space="0" w:color="auto"/>
                <w:right w:val="none" w:sz="0" w:space="0" w:color="auto"/>
              </w:divBdr>
            </w:div>
          </w:divsChild>
        </w:div>
        <w:div w:id="934556253">
          <w:marLeft w:val="0"/>
          <w:marRight w:val="0"/>
          <w:marTop w:val="0"/>
          <w:marBottom w:val="0"/>
          <w:divBdr>
            <w:top w:val="none" w:sz="0" w:space="0" w:color="auto"/>
            <w:left w:val="none" w:sz="0" w:space="0" w:color="auto"/>
            <w:bottom w:val="none" w:sz="0" w:space="0" w:color="auto"/>
            <w:right w:val="none" w:sz="0" w:space="0" w:color="auto"/>
          </w:divBdr>
          <w:divsChild>
            <w:div w:id="441847186">
              <w:marLeft w:val="0"/>
              <w:marRight w:val="0"/>
              <w:marTop w:val="0"/>
              <w:marBottom w:val="0"/>
              <w:divBdr>
                <w:top w:val="none" w:sz="0" w:space="0" w:color="auto"/>
                <w:left w:val="none" w:sz="0" w:space="0" w:color="auto"/>
                <w:bottom w:val="none" w:sz="0" w:space="0" w:color="auto"/>
                <w:right w:val="none" w:sz="0" w:space="0" w:color="auto"/>
              </w:divBdr>
            </w:div>
          </w:divsChild>
        </w:div>
        <w:div w:id="360207552">
          <w:marLeft w:val="0"/>
          <w:marRight w:val="0"/>
          <w:marTop w:val="0"/>
          <w:marBottom w:val="0"/>
          <w:divBdr>
            <w:top w:val="none" w:sz="0" w:space="0" w:color="auto"/>
            <w:left w:val="none" w:sz="0" w:space="0" w:color="auto"/>
            <w:bottom w:val="none" w:sz="0" w:space="0" w:color="auto"/>
            <w:right w:val="none" w:sz="0" w:space="0" w:color="auto"/>
          </w:divBdr>
          <w:divsChild>
            <w:div w:id="709963276">
              <w:marLeft w:val="0"/>
              <w:marRight w:val="0"/>
              <w:marTop w:val="0"/>
              <w:marBottom w:val="0"/>
              <w:divBdr>
                <w:top w:val="none" w:sz="0" w:space="0" w:color="auto"/>
                <w:left w:val="none" w:sz="0" w:space="0" w:color="auto"/>
                <w:bottom w:val="none" w:sz="0" w:space="0" w:color="auto"/>
                <w:right w:val="none" w:sz="0" w:space="0" w:color="auto"/>
              </w:divBdr>
            </w:div>
          </w:divsChild>
        </w:div>
        <w:div w:id="931202024">
          <w:marLeft w:val="0"/>
          <w:marRight w:val="0"/>
          <w:marTop w:val="0"/>
          <w:marBottom w:val="0"/>
          <w:divBdr>
            <w:top w:val="none" w:sz="0" w:space="0" w:color="auto"/>
            <w:left w:val="none" w:sz="0" w:space="0" w:color="auto"/>
            <w:bottom w:val="none" w:sz="0" w:space="0" w:color="auto"/>
            <w:right w:val="none" w:sz="0" w:space="0" w:color="auto"/>
          </w:divBdr>
          <w:divsChild>
            <w:div w:id="1772773447">
              <w:marLeft w:val="0"/>
              <w:marRight w:val="0"/>
              <w:marTop w:val="0"/>
              <w:marBottom w:val="0"/>
              <w:divBdr>
                <w:top w:val="none" w:sz="0" w:space="0" w:color="auto"/>
                <w:left w:val="none" w:sz="0" w:space="0" w:color="auto"/>
                <w:bottom w:val="none" w:sz="0" w:space="0" w:color="auto"/>
                <w:right w:val="none" w:sz="0" w:space="0" w:color="auto"/>
              </w:divBdr>
            </w:div>
          </w:divsChild>
        </w:div>
        <w:div w:id="993800318">
          <w:marLeft w:val="0"/>
          <w:marRight w:val="0"/>
          <w:marTop w:val="0"/>
          <w:marBottom w:val="0"/>
          <w:divBdr>
            <w:top w:val="none" w:sz="0" w:space="0" w:color="auto"/>
            <w:left w:val="none" w:sz="0" w:space="0" w:color="auto"/>
            <w:bottom w:val="none" w:sz="0" w:space="0" w:color="auto"/>
            <w:right w:val="none" w:sz="0" w:space="0" w:color="auto"/>
          </w:divBdr>
          <w:divsChild>
            <w:div w:id="1763188082">
              <w:marLeft w:val="0"/>
              <w:marRight w:val="0"/>
              <w:marTop w:val="0"/>
              <w:marBottom w:val="0"/>
              <w:divBdr>
                <w:top w:val="none" w:sz="0" w:space="0" w:color="auto"/>
                <w:left w:val="none" w:sz="0" w:space="0" w:color="auto"/>
                <w:bottom w:val="none" w:sz="0" w:space="0" w:color="auto"/>
                <w:right w:val="none" w:sz="0" w:space="0" w:color="auto"/>
              </w:divBdr>
            </w:div>
          </w:divsChild>
        </w:div>
        <w:div w:id="1036780195">
          <w:marLeft w:val="0"/>
          <w:marRight w:val="0"/>
          <w:marTop w:val="0"/>
          <w:marBottom w:val="0"/>
          <w:divBdr>
            <w:top w:val="none" w:sz="0" w:space="0" w:color="auto"/>
            <w:left w:val="none" w:sz="0" w:space="0" w:color="auto"/>
            <w:bottom w:val="none" w:sz="0" w:space="0" w:color="auto"/>
            <w:right w:val="none" w:sz="0" w:space="0" w:color="auto"/>
          </w:divBdr>
          <w:divsChild>
            <w:div w:id="1686320950">
              <w:marLeft w:val="0"/>
              <w:marRight w:val="0"/>
              <w:marTop w:val="0"/>
              <w:marBottom w:val="0"/>
              <w:divBdr>
                <w:top w:val="none" w:sz="0" w:space="0" w:color="auto"/>
                <w:left w:val="none" w:sz="0" w:space="0" w:color="auto"/>
                <w:bottom w:val="none" w:sz="0" w:space="0" w:color="auto"/>
                <w:right w:val="none" w:sz="0" w:space="0" w:color="auto"/>
              </w:divBdr>
            </w:div>
          </w:divsChild>
        </w:div>
        <w:div w:id="931625368">
          <w:marLeft w:val="0"/>
          <w:marRight w:val="0"/>
          <w:marTop w:val="0"/>
          <w:marBottom w:val="0"/>
          <w:divBdr>
            <w:top w:val="none" w:sz="0" w:space="0" w:color="auto"/>
            <w:left w:val="none" w:sz="0" w:space="0" w:color="auto"/>
            <w:bottom w:val="none" w:sz="0" w:space="0" w:color="auto"/>
            <w:right w:val="none" w:sz="0" w:space="0" w:color="auto"/>
          </w:divBdr>
          <w:divsChild>
            <w:div w:id="694815429">
              <w:marLeft w:val="0"/>
              <w:marRight w:val="0"/>
              <w:marTop w:val="0"/>
              <w:marBottom w:val="0"/>
              <w:divBdr>
                <w:top w:val="none" w:sz="0" w:space="0" w:color="auto"/>
                <w:left w:val="none" w:sz="0" w:space="0" w:color="auto"/>
                <w:bottom w:val="none" w:sz="0" w:space="0" w:color="auto"/>
                <w:right w:val="none" w:sz="0" w:space="0" w:color="auto"/>
              </w:divBdr>
            </w:div>
          </w:divsChild>
        </w:div>
        <w:div w:id="139807005">
          <w:marLeft w:val="0"/>
          <w:marRight w:val="0"/>
          <w:marTop w:val="0"/>
          <w:marBottom w:val="0"/>
          <w:divBdr>
            <w:top w:val="none" w:sz="0" w:space="0" w:color="auto"/>
            <w:left w:val="none" w:sz="0" w:space="0" w:color="auto"/>
            <w:bottom w:val="none" w:sz="0" w:space="0" w:color="auto"/>
            <w:right w:val="none" w:sz="0" w:space="0" w:color="auto"/>
          </w:divBdr>
          <w:divsChild>
            <w:div w:id="1716000610">
              <w:marLeft w:val="0"/>
              <w:marRight w:val="0"/>
              <w:marTop w:val="0"/>
              <w:marBottom w:val="0"/>
              <w:divBdr>
                <w:top w:val="none" w:sz="0" w:space="0" w:color="auto"/>
                <w:left w:val="none" w:sz="0" w:space="0" w:color="auto"/>
                <w:bottom w:val="none" w:sz="0" w:space="0" w:color="auto"/>
                <w:right w:val="none" w:sz="0" w:space="0" w:color="auto"/>
              </w:divBdr>
            </w:div>
          </w:divsChild>
        </w:div>
        <w:div w:id="483590240">
          <w:marLeft w:val="0"/>
          <w:marRight w:val="0"/>
          <w:marTop w:val="0"/>
          <w:marBottom w:val="0"/>
          <w:divBdr>
            <w:top w:val="none" w:sz="0" w:space="0" w:color="auto"/>
            <w:left w:val="none" w:sz="0" w:space="0" w:color="auto"/>
            <w:bottom w:val="none" w:sz="0" w:space="0" w:color="auto"/>
            <w:right w:val="none" w:sz="0" w:space="0" w:color="auto"/>
          </w:divBdr>
          <w:divsChild>
            <w:div w:id="1955823400">
              <w:marLeft w:val="0"/>
              <w:marRight w:val="0"/>
              <w:marTop w:val="0"/>
              <w:marBottom w:val="0"/>
              <w:divBdr>
                <w:top w:val="none" w:sz="0" w:space="0" w:color="auto"/>
                <w:left w:val="none" w:sz="0" w:space="0" w:color="auto"/>
                <w:bottom w:val="none" w:sz="0" w:space="0" w:color="auto"/>
                <w:right w:val="none" w:sz="0" w:space="0" w:color="auto"/>
              </w:divBdr>
            </w:div>
            <w:div w:id="1520849478">
              <w:marLeft w:val="0"/>
              <w:marRight w:val="0"/>
              <w:marTop w:val="0"/>
              <w:marBottom w:val="0"/>
              <w:divBdr>
                <w:top w:val="none" w:sz="0" w:space="0" w:color="auto"/>
                <w:left w:val="none" w:sz="0" w:space="0" w:color="auto"/>
                <w:bottom w:val="none" w:sz="0" w:space="0" w:color="auto"/>
                <w:right w:val="none" w:sz="0" w:space="0" w:color="auto"/>
              </w:divBdr>
            </w:div>
            <w:div w:id="1469588099">
              <w:marLeft w:val="0"/>
              <w:marRight w:val="0"/>
              <w:marTop w:val="0"/>
              <w:marBottom w:val="0"/>
              <w:divBdr>
                <w:top w:val="none" w:sz="0" w:space="0" w:color="auto"/>
                <w:left w:val="none" w:sz="0" w:space="0" w:color="auto"/>
                <w:bottom w:val="none" w:sz="0" w:space="0" w:color="auto"/>
                <w:right w:val="none" w:sz="0" w:space="0" w:color="auto"/>
              </w:divBdr>
            </w:div>
          </w:divsChild>
        </w:div>
        <w:div w:id="1982953162">
          <w:marLeft w:val="0"/>
          <w:marRight w:val="0"/>
          <w:marTop w:val="0"/>
          <w:marBottom w:val="0"/>
          <w:divBdr>
            <w:top w:val="none" w:sz="0" w:space="0" w:color="auto"/>
            <w:left w:val="none" w:sz="0" w:space="0" w:color="auto"/>
            <w:bottom w:val="none" w:sz="0" w:space="0" w:color="auto"/>
            <w:right w:val="none" w:sz="0" w:space="0" w:color="auto"/>
          </w:divBdr>
          <w:divsChild>
            <w:div w:id="1975718803">
              <w:marLeft w:val="0"/>
              <w:marRight w:val="0"/>
              <w:marTop w:val="0"/>
              <w:marBottom w:val="0"/>
              <w:divBdr>
                <w:top w:val="none" w:sz="0" w:space="0" w:color="auto"/>
                <w:left w:val="none" w:sz="0" w:space="0" w:color="auto"/>
                <w:bottom w:val="none" w:sz="0" w:space="0" w:color="auto"/>
                <w:right w:val="none" w:sz="0" w:space="0" w:color="auto"/>
              </w:divBdr>
            </w:div>
          </w:divsChild>
        </w:div>
        <w:div w:id="1990356114">
          <w:marLeft w:val="0"/>
          <w:marRight w:val="0"/>
          <w:marTop w:val="0"/>
          <w:marBottom w:val="0"/>
          <w:divBdr>
            <w:top w:val="none" w:sz="0" w:space="0" w:color="auto"/>
            <w:left w:val="none" w:sz="0" w:space="0" w:color="auto"/>
            <w:bottom w:val="none" w:sz="0" w:space="0" w:color="auto"/>
            <w:right w:val="none" w:sz="0" w:space="0" w:color="auto"/>
          </w:divBdr>
          <w:divsChild>
            <w:div w:id="1555117086">
              <w:marLeft w:val="0"/>
              <w:marRight w:val="0"/>
              <w:marTop w:val="0"/>
              <w:marBottom w:val="0"/>
              <w:divBdr>
                <w:top w:val="none" w:sz="0" w:space="0" w:color="auto"/>
                <w:left w:val="none" w:sz="0" w:space="0" w:color="auto"/>
                <w:bottom w:val="none" w:sz="0" w:space="0" w:color="auto"/>
                <w:right w:val="none" w:sz="0" w:space="0" w:color="auto"/>
              </w:divBdr>
            </w:div>
          </w:divsChild>
        </w:div>
        <w:div w:id="1069032761">
          <w:marLeft w:val="0"/>
          <w:marRight w:val="0"/>
          <w:marTop w:val="0"/>
          <w:marBottom w:val="0"/>
          <w:divBdr>
            <w:top w:val="none" w:sz="0" w:space="0" w:color="auto"/>
            <w:left w:val="none" w:sz="0" w:space="0" w:color="auto"/>
            <w:bottom w:val="none" w:sz="0" w:space="0" w:color="auto"/>
            <w:right w:val="none" w:sz="0" w:space="0" w:color="auto"/>
          </w:divBdr>
          <w:divsChild>
            <w:div w:id="952245158">
              <w:marLeft w:val="0"/>
              <w:marRight w:val="0"/>
              <w:marTop w:val="0"/>
              <w:marBottom w:val="0"/>
              <w:divBdr>
                <w:top w:val="none" w:sz="0" w:space="0" w:color="auto"/>
                <w:left w:val="none" w:sz="0" w:space="0" w:color="auto"/>
                <w:bottom w:val="none" w:sz="0" w:space="0" w:color="auto"/>
                <w:right w:val="none" w:sz="0" w:space="0" w:color="auto"/>
              </w:divBdr>
            </w:div>
          </w:divsChild>
        </w:div>
        <w:div w:id="1875195581">
          <w:marLeft w:val="0"/>
          <w:marRight w:val="0"/>
          <w:marTop w:val="0"/>
          <w:marBottom w:val="0"/>
          <w:divBdr>
            <w:top w:val="none" w:sz="0" w:space="0" w:color="auto"/>
            <w:left w:val="none" w:sz="0" w:space="0" w:color="auto"/>
            <w:bottom w:val="none" w:sz="0" w:space="0" w:color="auto"/>
            <w:right w:val="none" w:sz="0" w:space="0" w:color="auto"/>
          </w:divBdr>
          <w:divsChild>
            <w:div w:id="355086769">
              <w:marLeft w:val="0"/>
              <w:marRight w:val="0"/>
              <w:marTop w:val="0"/>
              <w:marBottom w:val="0"/>
              <w:divBdr>
                <w:top w:val="none" w:sz="0" w:space="0" w:color="auto"/>
                <w:left w:val="none" w:sz="0" w:space="0" w:color="auto"/>
                <w:bottom w:val="none" w:sz="0" w:space="0" w:color="auto"/>
                <w:right w:val="none" w:sz="0" w:space="0" w:color="auto"/>
              </w:divBdr>
            </w:div>
          </w:divsChild>
        </w:div>
        <w:div w:id="765660914">
          <w:marLeft w:val="0"/>
          <w:marRight w:val="0"/>
          <w:marTop w:val="0"/>
          <w:marBottom w:val="0"/>
          <w:divBdr>
            <w:top w:val="none" w:sz="0" w:space="0" w:color="auto"/>
            <w:left w:val="none" w:sz="0" w:space="0" w:color="auto"/>
            <w:bottom w:val="none" w:sz="0" w:space="0" w:color="auto"/>
            <w:right w:val="none" w:sz="0" w:space="0" w:color="auto"/>
          </w:divBdr>
          <w:divsChild>
            <w:div w:id="152532731">
              <w:marLeft w:val="0"/>
              <w:marRight w:val="0"/>
              <w:marTop w:val="0"/>
              <w:marBottom w:val="0"/>
              <w:divBdr>
                <w:top w:val="none" w:sz="0" w:space="0" w:color="auto"/>
                <w:left w:val="none" w:sz="0" w:space="0" w:color="auto"/>
                <w:bottom w:val="none" w:sz="0" w:space="0" w:color="auto"/>
                <w:right w:val="none" w:sz="0" w:space="0" w:color="auto"/>
              </w:divBdr>
            </w:div>
          </w:divsChild>
        </w:div>
        <w:div w:id="2021273684">
          <w:marLeft w:val="0"/>
          <w:marRight w:val="0"/>
          <w:marTop w:val="0"/>
          <w:marBottom w:val="0"/>
          <w:divBdr>
            <w:top w:val="none" w:sz="0" w:space="0" w:color="auto"/>
            <w:left w:val="none" w:sz="0" w:space="0" w:color="auto"/>
            <w:bottom w:val="none" w:sz="0" w:space="0" w:color="auto"/>
            <w:right w:val="none" w:sz="0" w:space="0" w:color="auto"/>
          </w:divBdr>
          <w:divsChild>
            <w:div w:id="1556895967">
              <w:marLeft w:val="0"/>
              <w:marRight w:val="0"/>
              <w:marTop w:val="0"/>
              <w:marBottom w:val="0"/>
              <w:divBdr>
                <w:top w:val="none" w:sz="0" w:space="0" w:color="auto"/>
                <w:left w:val="none" w:sz="0" w:space="0" w:color="auto"/>
                <w:bottom w:val="none" w:sz="0" w:space="0" w:color="auto"/>
                <w:right w:val="none" w:sz="0" w:space="0" w:color="auto"/>
              </w:divBdr>
            </w:div>
          </w:divsChild>
        </w:div>
        <w:div w:id="725687929">
          <w:marLeft w:val="0"/>
          <w:marRight w:val="0"/>
          <w:marTop w:val="0"/>
          <w:marBottom w:val="0"/>
          <w:divBdr>
            <w:top w:val="none" w:sz="0" w:space="0" w:color="auto"/>
            <w:left w:val="none" w:sz="0" w:space="0" w:color="auto"/>
            <w:bottom w:val="none" w:sz="0" w:space="0" w:color="auto"/>
            <w:right w:val="none" w:sz="0" w:space="0" w:color="auto"/>
          </w:divBdr>
          <w:divsChild>
            <w:div w:id="259797206">
              <w:marLeft w:val="0"/>
              <w:marRight w:val="0"/>
              <w:marTop w:val="0"/>
              <w:marBottom w:val="0"/>
              <w:divBdr>
                <w:top w:val="none" w:sz="0" w:space="0" w:color="auto"/>
                <w:left w:val="none" w:sz="0" w:space="0" w:color="auto"/>
                <w:bottom w:val="none" w:sz="0" w:space="0" w:color="auto"/>
                <w:right w:val="none" w:sz="0" w:space="0" w:color="auto"/>
              </w:divBdr>
            </w:div>
          </w:divsChild>
        </w:div>
        <w:div w:id="370300919">
          <w:marLeft w:val="0"/>
          <w:marRight w:val="0"/>
          <w:marTop w:val="0"/>
          <w:marBottom w:val="0"/>
          <w:divBdr>
            <w:top w:val="none" w:sz="0" w:space="0" w:color="auto"/>
            <w:left w:val="none" w:sz="0" w:space="0" w:color="auto"/>
            <w:bottom w:val="none" w:sz="0" w:space="0" w:color="auto"/>
            <w:right w:val="none" w:sz="0" w:space="0" w:color="auto"/>
          </w:divBdr>
          <w:divsChild>
            <w:div w:id="414978073">
              <w:marLeft w:val="0"/>
              <w:marRight w:val="0"/>
              <w:marTop w:val="0"/>
              <w:marBottom w:val="0"/>
              <w:divBdr>
                <w:top w:val="none" w:sz="0" w:space="0" w:color="auto"/>
                <w:left w:val="none" w:sz="0" w:space="0" w:color="auto"/>
                <w:bottom w:val="none" w:sz="0" w:space="0" w:color="auto"/>
                <w:right w:val="none" w:sz="0" w:space="0" w:color="auto"/>
              </w:divBdr>
            </w:div>
          </w:divsChild>
        </w:div>
        <w:div w:id="770592089">
          <w:marLeft w:val="0"/>
          <w:marRight w:val="0"/>
          <w:marTop w:val="0"/>
          <w:marBottom w:val="0"/>
          <w:divBdr>
            <w:top w:val="none" w:sz="0" w:space="0" w:color="auto"/>
            <w:left w:val="none" w:sz="0" w:space="0" w:color="auto"/>
            <w:bottom w:val="none" w:sz="0" w:space="0" w:color="auto"/>
            <w:right w:val="none" w:sz="0" w:space="0" w:color="auto"/>
          </w:divBdr>
          <w:divsChild>
            <w:div w:id="820118382">
              <w:marLeft w:val="0"/>
              <w:marRight w:val="0"/>
              <w:marTop w:val="0"/>
              <w:marBottom w:val="0"/>
              <w:divBdr>
                <w:top w:val="none" w:sz="0" w:space="0" w:color="auto"/>
                <w:left w:val="none" w:sz="0" w:space="0" w:color="auto"/>
                <w:bottom w:val="none" w:sz="0" w:space="0" w:color="auto"/>
                <w:right w:val="none" w:sz="0" w:space="0" w:color="auto"/>
              </w:divBdr>
            </w:div>
          </w:divsChild>
        </w:div>
        <w:div w:id="583413307">
          <w:marLeft w:val="0"/>
          <w:marRight w:val="0"/>
          <w:marTop w:val="0"/>
          <w:marBottom w:val="0"/>
          <w:divBdr>
            <w:top w:val="none" w:sz="0" w:space="0" w:color="auto"/>
            <w:left w:val="none" w:sz="0" w:space="0" w:color="auto"/>
            <w:bottom w:val="none" w:sz="0" w:space="0" w:color="auto"/>
            <w:right w:val="none" w:sz="0" w:space="0" w:color="auto"/>
          </w:divBdr>
          <w:divsChild>
            <w:div w:id="1946618301">
              <w:marLeft w:val="0"/>
              <w:marRight w:val="0"/>
              <w:marTop w:val="0"/>
              <w:marBottom w:val="0"/>
              <w:divBdr>
                <w:top w:val="none" w:sz="0" w:space="0" w:color="auto"/>
                <w:left w:val="none" w:sz="0" w:space="0" w:color="auto"/>
                <w:bottom w:val="none" w:sz="0" w:space="0" w:color="auto"/>
                <w:right w:val="none" w:sz="0" w:space="0" w:color="auto"/>
              </w:divBdr>
            </w:div>
          </w:divsChild>
        </w:div>
        <w:div w:id="150367987">
          <w:marLeft w:val="0"/>
          <w:marRight w:val="0"/>
          <w:marTop w:val="0"/>
          <w:marBottom w:val="0"/>
          <w:divBdr>
            <w:top w:val="none" w:sz="0" w:space="0" w:color="auto"/>
            <w:left w:val="none" w:sz="0" w:space="0" w:color="auto"/>
            <w:bottom w:val="none" w:sz="0" w:space="0" w:color="auto"/>
            <w:right w:val="none" w:sz="0" w:space="0" w:color="auto"/>
          </w:divBdr>
          <w:divsChild>
            <w:div w:id="729185578">
              <w:marLeft w:val="0"/>
              <w:marRight w:val="0"/>
              <w:marTop w:val="0"/>
              <w:marBottom w:val="0"/>
              <w:divBdr>
                <w:top w:val="none" w:sz="0" w:space="0" w:color="auto"/>
                <w:left w:val="none" w:sz="0" w:space="0" w:color="auto"/>
                <w:bottom w:val="none" w:sz="0" w:space="0" w:color="auto"/>
                <w:right w:val="none" w:sz="0" w:space="0" w:color="auto"/>
              </w:divBdr>
            </w:div>
            <w:div w:id="1487277954">
              <w:marLeft w:val="0"/>
              <w:marRight w:val="0"/>
              <w:marTop w:val="0"/>
              <w:marBottom w:val="0"/>
              <w:divBdr>
                <w:top w:val="none" w:sz="0" w:space="0" w:color="auto"/>
                <w:left w:val="none" w:sz="0" w:space="0" w:color="auto"/>
                <w:bottom w:val="none" w:sz="0" w:space="0" w:color="auto"/>
                <w:right w:val="none" w:sz="0" w:space="0" w:color="auto"/>
              </w:divBdr>
            </w:div>
          </w:divsChild>
        </w:div>
        <w:div w:id="1334409104">
          <w:marLeft w:val="0"/>
          <w:marRight w:val="0"/>
          <w:marTop w:val="0"/>
          <w:marBottom w:val="0"/>
          <w:divBdr>
            <w:top w:val="none" w:sz="0" w:space="0" w:color="auto"/>
            <w:left w:val="none" w:sz="0" w:space="0" w:color="auto"/>
            <w:bottom w:val="none" w:sz="0" w:space="0" w:color="auto"/>
            <w:right w:val="none" w:sz="0" w:space="0" w:color="auto"/>
          </w:divBdr>
          <w:divsChild>
            <w:div w:id="172384351">
              <w:marLeft w:val="0"/>
              <w:marRight w:val="0"/>
              <w:marTop w:val="0"/>
              <w:marBottom w:val="0"/>
              <w:divBdr>
                <w:top w:val="none" w:sz="0" w:space="0" w:color="auto"/>
                <w:left w:val="none" w:sz="0" w:space="0" w:color="auto"/>
                <w:bottom w:val="none" w:sz="0" w:space="0" w:color="auto"/>
                <w:right w:val="none" w:sz="0" w:space="0" w:color="auto"/>
              </w:divBdr>
            </w:div>
          </w:divsChild>
        </w:div>
        <w:div w:id="1562980168">
          <w:marLeft w:val="0"/>
          <w:marRight w:val="0"/>
          <w:marTop w:val="0"/>
          <w:marBottom w:val="0"/>
          <w:divBdr>
            <w:top w:val="none" w:sz="0" w:space="0" w:color="auto"/>
            <w:left w:val="none" w:sz="0" w:space="0" w:color="auto"/>
            <w:bottom w:val="none" w:sz="0" w:space="0" w:color="auto"/>
            <w:right w:val="none" w:sz="0" w:space="0" w:color="auto"/>
          </w:divBdr>
          <w:divsChild>
            <w:div w:id="143159857">
              <w:marLeft w:val="0"/>
              <w:marRight w:val="0"/>
              <w:marTop w:val="0"/>
              <w:marBottom w:val="0"/>
              <w:divBdr>
                <w:top w:val="none" w:sz="0" w:space="0" w:color="auto"/>
                <w:left w:val="none" w:sz="0" w:space="0" w:color="auto"/>
                <w:bottom w:val="none" w:sz="0" w:space="0" w:color="auto"/>
                <w:right w:val="none" w:sz="0" w:space="0" w:color="auto"/>
              </w:divBdr>
            </w:div>
          </w:divsChild>
        </w:div>
        <w:div w:id="2056348956">
          <w:marLeft w:val="0"/>
          <w:marRight w:val="0"/>
          <w:marTop w:val="0"/>
          <w:marBottom w:val="0"/>
          <w:divBdr>
            <w:top w:val="none" w:sz="0" w:space="0" w:color="auto"/>
            <w:left w:val="none" w:sz="0" w:space="0" w:color="auto"/>
            <w:bottom w:val="none" w:sz="0" w:space="0" w:color="auto"/>
            <w:right w:val="none" w:sz="0" w:space="0" w:color="auto"/>
          </w:divBdr>
          <w:divsChild>
            <w:div w:id="2119644227">
              <w:marLeft w:val="0"/>
              <w:marRight w:val="0"/>
              <w:marTop w:val="0"/>
              <w:marBottom w:val="0"/>
              <w:divBdr>
                <w:top w:val="none" w:sz="0" w:space="0" w:color="auto"/>
                <w:left w:val="none" w:sz="0" w:space="0" w:color="auto"/>
                <w:bottom w:val="none" w:sz="0" w:space="0" w:color="auto"/>
                <w:right w:val="none" w:sz="0" w:space="0" w:color="auto"/>
              </w:divBdr>
            </w:div>
          </w:divsChild>
        </w:div>
        <w:div w:id="905722908">
          <w:marLeft w:val="0"/>
          <w:marRight w:val="0"/>
          <w:marTop w:val="0"/>
          <w:marBottom w:val="0"/>
          <w:divBdr>
            <w:top w:val="none" w:sz="0" w:space="0" w:color="auto"/>
            <w:left w:val="none" w:sz="0" w:space="0" w:color="auto"/>
            <w:bottom w:val="none" w:sz="0" w:space="0" w:color="auto"/>
            <w:right w:val="none" w:sz="0" w:space="0" w:color="auto"/>
          </w:divBdr>
          <w:divsChild>
            <w:div w:id="455024270">
              <w:marLeft w:val="0"/>
              <w:marRight w:val="0"/>
              <w:marTop w:val="0"/>
              <w:marBottom w:val="0"/>
              <w:divBdr>
                <w:top w:val="none" w:sz="0" w:space="0" w:color="auto"/>
                <w:left w:val="none" w:sz="0" w:space="0" w:color="auto"/>
                <w:bottom w:val="none" w:sz="0" w:space="0" w:color="auto"/>
                <w:right w:val="none" w:sz="0" w:space="0" w:color="auto"/>
              </w:divBdr>
            </w:div>
          </w:divsChild>
        </w:div>
        <w:div w:id="1660618242">
          <w:marLeft w:val="0"/>
          <w:marRight w:val="0"/>
          <w:marTop w:val="0"/>
          <w:marBottom w:val="0"/>
          <w:divBdr>
            <w:top w:val="none" w:sz="0" w:space="0" w:color="auto"/>
            <w:left w:val="none" w:sz="0" w:space="0" w:color="auto"/>
            <w:bottom w:val="none" w:sz="0" w:space="0" w:color="auto"/>
            <w:right w:val="none" w:sz="0" w:space="0" w:color="auto"/>
          </w:divBdr>
          <w:divsChild>
            <w:div w:id="556823369">
              <w:marLeft w:val="0"/>
              <w:marRight w:val="0"/>
              <w:marTop w:val="0"/>
              <w:marBottom w:val="0"/>
              <w:divBdr>
                <w:top w:val="none" w:sz="0" w:space="0" w:color="auto"/>
                <w:left w:val="none" w:sz="0" w:space="0" w:color="auto"/>
                <w:bottom w:val="none" w:sz="0" w:space="0" w:color="auto"/>
                <w:right w:val="none" w:sz="0" w:space="0" w:color="auto"/>
              </w:divBdr>
            </w:div>
          </w:divsChild>
        </w:div>
        <w:div w:id="1578438417">
          <w:marLeft w:val="0"/>
          <w:marRight w:val="0"/>
          <w:marTop w:val="0"/>
          <w:marBottom w:val="0"/>
          <w:divBdr>
            <w:top w:val="none" w:sz="0" w:space="0" w:color="auto"/>
            <w:left w:val="none" w:sz="0" w:space="0" w:color="auto"/>
            <w:bottom w:val="none" w:sz="0" w:space="0" w:color="auto"/>
            <w:right w:val="none" w:sz="0" w:space="0" w:color="auto"/>
          </w:divBdr>
          <w:divsChild>
            <w:div w:id="1951350050">
              <w:marLeft w:val="0"/>
              <w:marRight w:val="0"/>
              <w:marTop w:val="0"/>
              <w:marBottom w:val="0"/>
              <w:divBdr>
                <w:top w:val="none" w:sz="0" w:space="0" w:color="auto"/>
                <w:left w:val="none" w:sz="0" w:space="0" w:color="auto"/>
                <w:bottom w:val="none" w:sz="0" w:space="0" w:color="auto"/>
                <w:right w:val="none" w:sz="0" w:space="0" w:color="auto"/>
              </w:divBdr>
            </w:div>
          </w:divsChild>
        </w:div>
        <w:div w:id="1885101129">
          <w:marLeft w:val="0"/>
          <w:marRight w:val="0"/>
          <w:marTop w:val="0"/>
          <w:marBottom w:val="0"/>
          <w:divBdr>
            <w:top w:val="none" w:sz="0" w:space="0" w:color="auto"/>
            <w:left w:val="none" w:sz="0" w:space="0" w:color="auto"/>
            <w:bottom w:val="none" w:sz="0" w:space="0" w:color="auto"/>
            <w:right w:val="none" w:sz="0" w:space="0" w:color="auto"/>
          </w:divBdr>
          <w:divsChild>
            <w:div w:id="2019768024">
              <w:marLeft w:val="0"/>
              <w:marRight w:val="0"/>
              <w:marTop w:val="0"/>
              <w:marBottom w:val="0"/>
              <w:divBdr>
                <w:top w:val="none" w:sz="0" w:space="0" w:color="auto"/>
                <w:left w:val="none" w:sz="0" w:space="0" w:color="auto"/>
                <w:bottom w:val="none" w:sz="0" w:space="0" w:color="auto"/>
                <w:right w:val="none" w:sz="0" w:space="0" w:color="auto"/>
              </w:divBdr>
            </w:div>
            <w:div w:id="457919333">
              <w:marLeft w:val="0"/>
              <w:marRight w:val="0"/>
              <w:marTop w:val="0"/>
              <w:marBottom w:val="0"/>
              <w:divBdr>
                <w:top w:val="none" w:sz="0" w:space="0" w:color="auto"/>
                <w:left w:val="none" w:sz="0" w:space="0" w:color="auto"/>
                <w:bottom w:val="none" w:sz="0" w:space="0" w:color="auto"/>
                <w:right w:val="none" w:sz="0" w:space="0" w:color="auto"/>
              </w:divBdr>
            </w:div>
          </w:divsChild>
        </w:div>
        <w:div w:id="988746505">
          <w:marLeft w:val="0"/>
          <w:marRight w:val="0"/>
          <w:marTop w:val="0"/>
          <w:marBottom w:val="0"/>
          <w:divBdr>
            <w:top w:val="none" w:sz="0" w:space="0" w:color="auto"/>
            <w:left w:val="none" w:sz="0" w:space="0" w:color="auto"/>
            <w:bottom w:val="none" w:sz="0" w:space="0" w:color="auto"/>
            <w:right w:val="none" w:sz="0" w:space="0" w:color="auto"/>
          </w:divBdr>
          <w:divsChild>
            <w:div w:id="204217591">
              <w:marLeft w:val="0"/>
              <w:marRight w:val="0"/>
              <w:marTop w:val="0"/>
              <w:marBottom w:val="0"/>
              <w:divBdr>
                <w:top w:val="none" w:sz="0" w:space="0" w:color="auto"/>
                <w:left w:val="none" w:sz="0" w:space="0" w:color="auto"/>
                <w:bottom w:val="none" w:sz="0" w:space="0" w:color="auto"/>
                <w:right w:val="none" w:sz="0" w:space="0" w:color="auto"/>
              </w:divBdr>
            </w:div>
          </w:divsChild>
        </w:div>
        <w:div w:id="396785569">
          <w:marLeft w:val="0"/>
          <w:marRight w:val="0"/>
          <w:marTop w:val="0"/>
          <w:marBottom w:val="0"/>
          <w:divBdr>
            <w:top w:val="none" w:sz="0" w:space="0" w:color="auto"/>
            <w:left w:val="none" w:sz="0" w:space="0" w:color="auto"/>
            <w:bottom w:val="none" w:sz="0" w:space="0" w:color="auto"/>
            <w:right w:val="none" w:sz="0" w:space="0" w:color="auto"/>
          </w:divBdr>
          <w:divsChild>
            <w:div w:id="1064794771">
              <w:marLeft w:val="0"/>
              <w:marRight w:val="0"/>
              <w:marTop w:val="0"/>
              <w:marBottom w:val="0"/>
              <w:divBdr>
                <w:top w:val="none" w:sz="0" w:space="0" w:color="auto"/>
                <w:left w:val="none" w:sz="0" w:space="0" w:color="auto"/>
                <w:bottom w:val="none" w:sz="0" w:space="0" w:color="auto"/>
                <w:right w:val="none" w:sz="0" w:space="0" w:color="auto"/>
              </w:divBdr>
            </w:div>
          </w:divsChild>
        </w:div>
        <w:div w:id="1359158588">
          <w:marLeft w:val="0"/>
          <w:marRight w:val="0"/>
          <w:marTop w:val="0"/>
          <w:marBottom w:val="0"/>
          <w:divBdr>
            <w:top w:val="none" w:sz="0" w:space="0" w:color="auto"/>
            <w:left w:val="none" w:sz="0" w:space="0" w:color="auto"/>
            <w:bottom w:val="none" w:sz="0" w:space="0" w:color="auto"/>
            <w:right w:val="none" w:sz="0" w:space="0" w:color="auto"/>
          </w:divBdr>
          <w:divsChild>
            <w:div w:id="258490188">
              <w:marLeft w:val="0"/>
              <w:marRight w:val="0"/>
              <w:marTop w:val="0"/>
              <w:marBottom w:val="0"/>
              <w:divBdr>
                <w:top w:val="none" w:sz="0" w:space="0" w:color="auto"/>
                <w:left w:val="none" w:sz="0" w:space="0" w:color="auto"/>
                <w:bottom w:val="none" w:sz="0" w:space="0" w:color="auto"/>
                <w:right w:val="none" w:sz="0" w:space="0" w:color="auto"/>
              </w:divBdr>
            </w:div>
          </w:divsChild>
        </w:div>
        <w:div w:id="1931816629">
          <w:marLeft w:val="0"/>
          <w:marRight w:val="0"/>
          <w:marTop w:val="0"/>
          <w:marBottom w:val="0"/>
          <w:divBdr>
            <w:top w:val="none" w:sz="0" w:space="0" w:color="auto"/>
            <w:left w:val="none" w:sz="0" w:space="0" w:color="auto"/>
            <w:bottom w:val="none" w:sz="0" w:space="0" w:color="auto"/>
            <w:right w:val="none" w:sz="0" w:space="0" w:color="auto"/>
          </w:divBdr>
          <w:divsChild>
            <w:div w:id="500899351">
              <w:marLeft w:val="0"/>
              <w:marRight w:val="0"/>
              <w:marTop w:val="0"/>
              <w:marBottom w:val="0"/>
              <w:divBdr>
                <w:top w:val="none" w:sz="0" w:space="0" w:color="auto"/>
                <w:left w:val="none" w:sz="0" w:space="0" w:color="auto"/>
                <w:bottom w:val="none" w:sz="0" w:space="0" w:color="auto"/>
                <w:right w:val="none" w:sz="0" w:space="0" w:color="auto"/>
              </w:divBdr>
            </w:div>
            <w:div w:id="2022273085">
              <w:marLeft w:val="0"/>
              <w:marRight w:val="0"/>
              <w:marTop w:val="0"/>
              <w:marBottom w:val="0"/>
              <w:divBdr>
                <w:top w:val="none" w:sz="0" w:space="0" w:color="auto"/>
                <w:left w:val="none" w:sz="0" w:space="0" w:color="auto"/>
                <w:bottom w:val="none" w:sz="0" w:space="0" w:color="auto"/>
                <w:right w:val="none" w:sz="0" w:space="0" w:color="auto"/>
              </w:divBdr>
            </w:div>
          </w:divsChild>
        </w:div>
        <w:div w:id="1616642582">
          <w:marLeft w:val="0"/>
          <w:marRight w:val="0"/>
          <w:marTop w:val="0"/>
          <w:marBottom w:val="0"/>
          <w:divBdr>
            <w:top w:val="none" w:sz="0" w:space="0" w:color="auto"/>
            <w:left w:val="none" w:sz="0" w:space="0" w:color="auto"/>
            <w:bottom w:val="none" w:sz="0" w:space="0" w:color="auto"/>
            <w:right w:val="none" w:sz="0" w:space="0" w:color="auto"/>
          </w:divBdr>
          <w:divsChild>
            <w:div w:id="2118869498">
              <w:marLeft w:val="0"/>
              <w:marRight w:val="0"/>
              <w:marTop w:val="0"/>
              <w:marBottom w:val="0"/>
              <w:divBdr>
                <w:top w:val="none" w:sz="0" w:space="0" w:color="auto"/>
                <w:left w:val="none" w:sz="0" w:space="0" w:color="auto"/>
                <w:bottom w:val="none" w:sz="0" w:space="0" w:color="auto"/>
                <w:right w:val="none" w:sz="0" w:space="0" w:color="auto"/>
              </w:divBdr>
            </w:div>
          </w:divsChild>
        </w:div>
        <w:div w:id="1907032880">
          <w:marLeft w:val="0"/>
          <w:marRight w:val="0"/>
          <w:marTop w:val="0"/>
          <w:marBottom w:val="0"/>
          <w:divBdr>
            <w:top w:val="none" w:sz="0" w:space="0" w:color="auto"/>
            <w:left w:val="none" w:sz="0" w:space="0" w:color="auto"/>
            <w:bottom w:val="none" w:sz="0" w:space="0" w:color="auto"/>
            <w:right w:val="none" w:sz="0" w:space="0" w:color="auto"/>
          </w:divBdr>
          <w:divsChild>
            <w:div w:id="2096778572">
              <w:marLeft w:val="0"/>
              <w:marRight w:val="0"/>
              <w:marTop w:val="0"/>
              <w:marBottom w:val="0"/>
              <w:divBdr>
                <w:top w:val="none" w:sz="0" w:space="0" w:color="auto"/>
                <w:left w:val="none" w:sz="0" w:space="0" w:color="auto"/>
                <w:bottom w:val="none" w:sz="0" w:space="0" w:color="auto"/>
                <w:right w:val="none" w:sz="0" w:space="0" w:color="auto"/>
              </w:divBdr>
            </w:div>
          </w:divsChild>
        </w:div>
        <w:div w:id="1621303606">
          <w:marLeft w:val="0"/>
          <w:marRight w:val="0"/>
          <w:marTop w:val="0"/>
          <w:marBottom w:val="0"/>
          <w:divBdr>
            <w:top w:val="none" w:sz="0" w:space="0" w:color="auto"/>
            <w:left w:val="none" w:sz="0" w:space="0" w:color="auto"/>
            <w:bottom w:val="none" w:sz="0" w:space="0" w:color="auto"/>
            <w:right w:val="none" w:sz="0" w:space="0" w:color="auto"/>
          </w:divBdr>
          <w:divsChild>
            <w:div w:id="1112165954">
              <w:marLeft w:val="0"/>
              <w:marRight w:val="0"/>
              <w:marTop w:val="0"/>
              <w:marBottom w:val="0"/>
              <w:divBdr>
                <w:top w:val="none" w:sz="0" w:space="0" w:color="auto"/>
                <w:left w:val="none" w:sz="0" w:space="0" w:color="auto"/>
                <w:bottom w:val="none" w:sz="0" w:space="0" w:color="auto"/>
                <w:right w:val="none" w:sz="0" w:space="0" w:color="auto"/>
              </w:divBdr>
            </w:div>
          </w:divsChild>
        </w:div>
        <w:div w:id="1671642169">
          <w:marLeft w:val="0"/>
          <w:marRight w:val="0"/>
          <w:marTop w:val="0"/>
          <w:marBottom w:val="0"/>
          <w:divBdr>
            <w:top w:val="none" w:sz="0" w:space="0" w:color="auto"/>
            <w:left w:val="none" w:sz="0" w:space="0" w:color="auto"/>
            <w:bottom w:val="none" w:sz="0" w:space="0" w:color="auto"/>
            <w:right w:val="none" w:sz="0" w:space="0" w:color="auto"/>
          </w:divBdr>
          <w:divsChild>
            <w:div w:id="650256415">
              <w:marLeft w:val="0"/>
              <w:marRight w:val="0"/>
              <w:marTop w:val="0"/>
              <w:marBottom w:val="0"/>
              <w:divBdr>
                <w:top w:val="none" w:sz="0" w:space="0" w:color="auto"/>
                <w:left w:val="none" w:sz="0" w:space="0" w:color="auto"/>
                <w:bottom w:val="none" w:sz="0" w:space="0" w:color="auto"/>
                <w:right w:val="none" w:sz="0" w:space="0" w:color="auto"/>
              </w:divBdr>
            </w:div>
          </w:divsChild>
        </w:div>
        <w:div w:id="1620605569">
          <w:marLeft w:val="0"/>
          <w:marRight w:val="0"/>
          <w:marTop w:val="0"/>
          <w:marBottom w:val="0"/>
          <w:divBdr>
            <w:top w:val="none" w:sz="0" w:space="0" w:color="auto"/>
            <w:left w:val="none" w:sz="0" w:space="0" w:color="auto"/>
            <w:bottom w:val="none" w:sz="0" w:space="0" w:color="auto"/>
            <w:right w:val="none" w:sz="0" w:space="0" w:color="auto"/>
          </w:divBdr>
          <w:divsChild>
            <w:div w:id="1859156362">
              <w:marLeft w:val="0"/>
              <w:marRight w:val="0"/>
              <w:marTop w:val="0"/>
              <w:marBottom w:val="0"/>
              <w:divBdr>
                <w:top w:val="none" w:sz="0" w:space="0" w:color="auto"/>
                <w:left w:val="none" w:sz="0" w:space="0" w:color="auto"/>
                <w:bottom w:val="none" w:sz="0" w:space="0" w:color="auto"/>
                <w:right w:val="none" w:sz="0" w:space="0" w:color="auto"/>
              </w:divBdr>
            </w:div>
          </w:divsChild>
        </w:div>
        <w:div w:id="1628975457">
          <w:marLeft w:val="0"/>
          <w:marRight w:val="0"/>
          <w:marTop w:val="0"/>
          <w:marBottom w:val="0"/>
          <w:divBdr>
            <w:top w:val="none" w:sz="0" w:space="0" w:color="auto"/>
            <w:left w:val="none" w:sz="0" w:space="0" w:color="auto"/>
            <w:bottom w:val="none" w:sz="0" w:space="0" w:color="auto"/>
            <w:right w:val="none" w:sz="0" w:space="0" w:color="auto"/>
          </w:divBdr>
          <w:divsChild>
            <w:div w:id="1131823638">
              <w:marLeft w:val="0"/>
              <w:marRight w:val="0"/>
              <w:marTop w:val="0"/>
              <w:marBottom w:val="0"/>
              <w:divBdr>
                <w:top w:val="none" w:sz="0" w:space="0" w:color="auto"/>
                <w:left w:val="none" w:sz="0" w:space="0" w:color="auto"/>
                <w:bottom w:val="none" w:sz="0" w:space="0" w:color="auto"/>
                <w:right w:val="none" w:sz="0" w:space="0" w:color="auto"/>
              </w:divBdr>
            </w:div>
          </w:divsChild>
        </w:div>
        <w:div w:id="813137855">
          <w:marLeft w:val="0"/>
          <w:marRight w:val="0"/>
          <w:marTop w:val="0"/>
          <w:marBottom w:val="0"/>
          <w:divBdr>
            <w:top w:val="none" w:sz="0" w:space="0" w:color="auto"/>
            <w:left w:val="none" w:sz="0" w:space="0" w:color="auto"/>
            <w:bottom w:val="none" w:sz="0" w:space="0" w:color="auto"/>
            <w:right w:val="none" w:sz="0" w:space="0" w:color="auto"/>
          </w:divBdr>
          <w:divsChild>
            <w:div w:id="1510096418">
              <w:marLeft w:val="0"/>
              <w:marRight w:val="0"/>
              <w:marTop w:val="0"/>
              <w:marBottom w:val="0"/>
              <w:divBdr>
                <w:top w:val="none" w:sz="0" w:space="0" w:color="auto"/>
                <w:left w:val="none" w:sz="0" w:space="0" w:color="auto"/>
                <w:bottom w:val="none" w:sz="0" w:space="0" w:color="auto"/>
                <w:right w:val="none" w:sz="0" w:space="0" w:color="auto"/>
              </w:divBdr>
            </w:div>
            <w:div w:id="824205226">
              <w:marLeft w:val="0"/>
              <w:marRight w:val="0"/>
              <w:marTop w:val="0"/>
              <w:marBottom w:val="0"/>
              <w:divBdr>
                <w:top w:val="none" w:sz="0" w:space="0" w:color="auto"/>
                <w:left w:val="none" w:sz="0" w:space="0" w:color="auto"/>
                <w:bottom w:val="none" w:sz="0" w:space="0" w:color="auto"/>
                <w:right w:val="none" w:sz="0" w:space="0" w:color="auto"/>
              </w:divBdr>
            </w:div>
          </w:divsChild>
        </w:div>
        <w:div w:id="1435713343">
          <w:marLeft w:val="0"/>
          <w:marRight w:val="0"/>
          <w:marTop w:val="0"/>
          <w:marBottom w:val="0"/>
          <w:divBdr>
            <w:top w:val="none" w:sz="0" w:space="0" w:color="auto"/>
            <w:left w:val="none" w:sz="0" w:space="0" w:color="auto"/>
            <w:bottom w:val="none" w:sz="0" w:space="0" w:color="auto"/>
            <w:right w:val="none" w:sz="0" w:space="0" w:color="auto"/>
          </w:divBdr>
          <w:divsChild>
            <w:div w:id="1625381803">
              <w:marLeft w:val="0"/>
              <w:marRight w:val="0"/>
              <w:marTop w:val="0"/>
              <w:marBottom w:val="0"/>
              <w:divBdr>
                <w:top w:val="none" w:sz="0" w:space="0" w:color="auto"/>
                <w:left w:val="none" w:sz="0" w:space="0" w:color="auto"/>
                <w:bottom w:val="none" w:sz="0" w:space="0" w:color="auto"/>
                <w:right w:val="none" w:sz="0" w:space="0" w:color="auto"/>
              </w:divBdr>
            </w:div>
          </w:divsChild>
        </w:div>
        <w:div w:id="56320773">
          <w:marLeft w:val="0"/>
          <w:marRight w:val="0"/>
          <w:marTop w:val="0"/>
          <w:marBottom w:val="0"/>
          <w:divBdr>
            <w:top w:val="none" w:sz="0" w:space="0" w:color="auto"/>
            <w:left w:val="none" w:sz="0" w:space="0" w:color="auto"/>
            <w:bottom w:val="none" w:sz="0" w:space="0" w:color="auto"/>
            <w:right w:val="none" w:sz="0" w:space="0" w:color="auto"/>
          </w:divBdr>
          <w:divsChild>
            <w:div w:id="2097558485">
              <w:marLeft w:val="0"/>
              <w:marRight w:val="0"/>
              <w:marTop w:val="0"/>
              <w:marBottom w:val="0"/>
              <w:divBdr>
                <w:top w:val="none" w:sz="0" w:space="0" w:color="auto"/>
                <w:left w:val="none" w:sz="0" w:space="0" w:color="auto"/>
                <w:bottom w:val="none" w:sz="0" w:space="0" w:color="auto"/>
                <w:right w:val="none" w:sz="0" w:space="0" w:color="auto"/>
              </w:divBdr>
            </w:div>
          </w:divsChild>
        </w:div>
        <w:div w:id="152643784">
          <w:marLeft w:val="0"/>
          <w:marRight w:val="0"/>
          <w:marTop w:val="0"/>
          <w:marBottom w:val="0"/>
          <w:divBdr>
            <w:top w:val="none" w:sz="0" w:space="0" w:color="auto"/>
            <w:left w:val="none" w:sz="0" w:space="0" w:color="auto"/>
            <w:bottom w:val="none" w:sz="0" w:space="0" w:color="auto"/>
            <w:right w:val="none" w:sz="0" w:space="0" w:color="auto"/>
          </w:divBdr>
          <w:divsChild>
            <w:div w:id="1585145209">
              <w:marLeft w:val="0"/>
              <w:marRight w:val="0"/>
              <w:marTop w:val="0"/>
              <w:marBottom w:val="0"/>
              <w:divBdr>
                <w:top w:val="none" w:sz="0" w:space="0" w:color="auto"/>
                <w:left w:val="none" w:sz="0" w:space="0" w:color="auto"/>
                <w:bottom w:val="none" w:sz="0" w:space="0" w:color="auto"/>
                <w:right w:val="none" w:sz="0" w:space="0" w:color="auto"/>
              </w:divBdr>
            </w:div>
          </w:divsChild>
        </w:div>
        <w:div w:id="354773957">
          <w:marLeft w:val="0"/>
          <w:marRight w:val="0"/>
          <w:marTop w:val="0"/>
          <w:marBottom w:val="0"/>
          <w:divBdr>
            <w:top w:val="none" w:sz="0" w:space="0" w:color="auto"/>
            <w:left w:val="none" w:sz="0" w:space="0" w:color="auto"/>
            <w:bottom w:val="none" w:sz="0" w:space="0" w:color="auto"/>
            <w:right w:val="none" w:sz="0" w:space="0" w:color="auto"/>
          </w:divBdr>
          <w:divsChild>
            <w:div w:id="401295429">
              <w:marLeft w:val="0"/>
              <w:marRight w:val="0"/>
              <w:marTop w:val="0"/>
              <w:marBottom w:val="0"/>
              <w:divBdr>
                <w:top w:val="none" w:sz="0" w:space="0" w:color="auto"/>
                <w:left w:val="none" w:sz="0" w:space="0" w:color="auto"/>
                <w:bottom w:val="none" w:sz="0" w:space="0" w:color="auto"/>
                <w:right w:val="none" w:sz="0" w:space="0" w:color="auto"/>
              </w:divBdr>
            </w:div>
          </w:divsChild>
        </w:div>
        <w:div w:id="1341128987">
          <w:marLeft w:val="0"/>
          <w:marRight w:val="0"/>
          <w:marTop w:val="0"/>
          <w:marBottom w:val="0"/>
          <w:divBdr>
            <w:top w:val="none" w:sz="0" w:space="0" w:color="auto"/>
            <w:left w:val="none" w:sz="0" w:space="0" w:color="auto"/>
            <w:bottom w:val="none" w:sz="0" w:space="0" w:color="auto"/>
            <w:right w:val="none" w:sz="0" w:space="0" w:color="auto"/>
          </w:divBdr>
          <w:divsChild>
            <w:div w:id="104737640">
              <w:marLeft w:val="0"/>
              <w:marRight w:val="0"/>
              <w:marTop w:val="0"/>
              <w:marBottom w:val="0"/>
              <w:divBdr>
                <w:top w:val="none" w:sz="0" w:space="0" w:color="auto"/>
                <w:left w:val="none" w:sz="0" w:space="0" w:color="auto"/>
                <w:bottom w:val="none" w:sz="0" w:space="0" w:color="auto"/>
                <w:right w:val="none" w:sz="0" w:space="0" w:color="auto"/>
              </w:divBdr>
            </w:div>
          </w:divsChild>
        </w:div>
        <w:div w:id="1897354423">
          <w:marLeft w:val="0"/>
          <w:marRight w:val="0"/>
          <w:marTop w:val="0"/>
          <w:marBottom w:val="0"/>
          <w:divBdr>
            <w:top w:val="none" w:sz="0" w:space="0" w:color="auto"/>
            <w:left w:val="none" w:sz="0" w:space="0" w:color="auto"/>
            <w:bottom w:val="none" w:sz="0" w:space="0" w:color="auto"/>
            <w:right w:val="none" w:sz="0" w:space="0" w:color="auto"/>
          </w:divBdr>
          <w:divsChild>
            <w:div w:id="1692533489">
              <w:marLeft w:val="0"/>
              <w:marRight w:val="0"/>
              <w:marTop w:val="0"/>
              <w:marBottom w:val="0"/>
              <w:divBdr>
                <w:top w:val="none" w:sz="0" w:space="0" w:color="auto"/>
                <w:left w:val="none" w:sz="0" w:space="0" w:color="auto"/>
                <w:bottom w:val="none" w:sz="0" w:space="0" w:color="auto"/>
                <w:right w:val="none" w:sz="0" w:space="0" w:color="auto"/>
              </w:divBdr>
            </w:div>
          </w:divsChild>
        </w:div>
        <w:div w:id="1353415829">
          <w:marLeft w:val="0"/>
          <w:marRight w:val="0"/>
          <w:marTop w:val="0"/>
          <w:marBottom w:val="0"/>
          <w:divBdr>
            <w:top w:val="none" w:sz="0" w:space="0" w:color="auto"/>
            <w:left w:val="none" w:sz="0" w:space="0" w:color="auto"/>
            <w:bottom w:val="none" w:sz="0" w:space="0" w:color="auto"/>
            <w:right w:val="none" w:sz="0" w:space="0" w:color="auto"/>
          </w:divBdr>
          <w:divsChild>
            <w:div w:id="322004329">
              <w:marLeft w:val="0"/>
              <w:marRight w:val="0"/>
              <w:marTop w:val="0"/>
              <w:marBottom w:val="0"/>
              <w:divBdr>
                <w:top w:val="none" w:sz="0" w:space="0" w:color="auto"/>
                <w:left w:val="none" w:sz="0" w:space="0" w:color="auto"/>
                <w:bottom w:val="none" w:sz="0" w:space="0" w:color="auto"/>
                <w:right w:val="none" w:sz="0" w:space="0" w:color="auto"/>
              </w:divBdr>
            </w:div>
            <w:div w:id="83458285">
              <w:marLeft w:val="0"/>
              <w:marRight w:val="0"/>
              <w:marTop w:val="0"/>
              <w:marBottom w:val="0"/>
              <w:divBdr>
                <w:top w:val="none" w:sz="0" w:space="0" w:color="auto"/>
                <w:left w:val="none" w:sz="0" w:space="0" w:color="auto"/>
                <w:bottom w:val="none" w:sz="0" w:space="0" w:color="auto"/>
                <w:right w:val="none" w:sz="0" w:space="0" w:color="auto"/>
              </w:divBdr>
            </w:div>
          </w:divsChild>
        </w:div>
        <w:div w:id="1566799466">
          <w:marLeft w:val="0"/>
          <w:marRight w:val="0"/>
          <w:marTop w:val="0"/>
          <w:marBottom w:val="0"/>
          <w:divBdr>
            <w:top w:val="none" w:sz="0" w:space="0" w:color="auto"/>
            <w:left w:val="none" w:sz="0" w:space="0" w:color="auto"/>
            <w:bottom w:val="none" w:sz="0" w:space="0" w:color="auto"/>
            <w:right w:val="none" w:sz="0" w:space="0" w:color="auto"/>
          </w:divBdr>
          <w:divsChild>
            <w:div w:id="216934699">
              <w:marLeft w:val="0"/>
              <w:marRight w:val="0"/>
              <w:marTop w:val="0"/>
              <w:marBottom w:val="0"/>
              <w:divBdr>
                <w:top w:val="none" w:sz="0" w:space="0" w:color="auto"/>
                <w:left w:val="none" w:sz="0" w:space="0" w:color="auto"/>
                <w:bottom w:val="none" w:sz="0" w:space="0" w:color="auto"/>
                <w:right w:val="none" w:sz="0" w:space="0" w:color="auto"/>
              </w:divBdr>
            </w:div>
          </w:divsChild>
        </w:div>
        <w:div w:id="143279020">
          <w:marLeft w:val="0"/>
          <w:marRight w:val="0"/>
          <w:marTop w:val="0"/>
          <w:marBottom w:val="0"/>
          <w:divBdr>
            <w:top w:val="none" w:sz="0" w:space="0" w:color="auto"/>
            <w:left w:val="none" w:sz="0" w:space="0" w:color="auto"/>
            <w:bottom w:val="none" w:sz="0" w:space="0" w:color="auto"/>
            <w:right w:val="none" w:sz="0" w:space="0" w:color="auto"/>
          </w:divBdr>
          <w:divsChild>
            <w:div w:id="1931304843">
              <w:marLeft w:val="0"/>
              <w:marRight w:val="0"/>
              <w:marTop w:val="0"/>
              <w:marBottom w:val="0"/>
              <w:divBdr>
                <w:top w:val="none" w:sz="0" w:space="0" w:color="auto"/>
                <w:left w:val="none" w:sz="0" w:space="0" w:color="auto"/>
                <w:bottom w:val="none" w:sz="0" w:space="0" w:color="auto"/>
                <w:right w:val="none" w:sz="0" w:space="0" w:color="auto"/>
              </w:divBdr>
            </w:div>
          </w:divsChild>
        </w:div>
        <w:div w:id="2105109706">
          <w:marLeft w:val="0"/>
          <w:marRight w:val="0"/>
          <w:marTop w:val="0"/>
          <w:marBottom w:val="0"/>
          <w:divBdr>
            <w:top w:val="none" w:sz="0" w:space="0" w:color="auto"/>
            <w:left w:val="none" w:sz="0" w:space="0" w:color="auto"/>
            <w:bottom w:val="none" w:sz="0" w:space="0" w:color="auto"/>
            <w:right w:val="none" w:sz="0" w:space="0" w:color="auto"/>
          </w:divBdr>
          <w:divsChild>
            <w:div w:id="1223523197">
              <w:marLeft w:val="0"/>
              <w:marRight w:val="0"/>
              <w:marTop w:val="0"/>
              <w:marBottom w:val="0"/>
              <w:divBdr>
                <w:top w:val="none" w:sz="0" w:space="0" w:color="auto"/>
                <w:left w:val="none" w:sz="0" w:space="0" w:color="auto"/>
                <w:bottom w:val="none" w:sz="0" w:space="0" w:color="auto"/>
                <w:right w:val="none" w:sz="0" w:space="0" w:color="auto"/>
              </w:divBdr>
            </w:div>
            <w:div w:id="562452342">
              <w:marLeft w:val="0"/>
              <w:marRight w:val="0"/>
              <w:marTop w:val="0"/>
              <w:marBottom w:val="0"/>
              <w:divBdr>
                <w:top w:val="none" w:sz="0" w:space="0" w:color="auto"/>
                <w:left w:val="none" w:sz="0" w:space="0" w:color="auto"/>
                <w:bottom w:val="none" w:sz="0" w:space="0" w:color="auto"/>
                <w:right w:val="none" w:sz="0" w:space="0" w:color="auto"/>
              </w:divBdr>
            </w:div>
          </w:divsChild>
        </w:div>
        <w:div w:id="604508520">
          <w:marLeft w:val="0"/>
          <w:marRight w:val="0"/>
          <w:marTop w:val="0"/>
          <w:marBottom w:val="0"/>
          <w:divBdr>
            <w:top w:val="none" w:sz="0" w:space="0" w:color="auto"/>
            <w:left w:val="none" w:sz="0" w:space="0" w:color="auto"/>
            <w:bottom w:val="none" w:sz="0" w:space="0" w:color="auto"/>
            <w:right w:val="none" w:sz="0" w:space="0" w:color="auto"/>
          </w:divBdr>
          <w:divsChild>
            <w:div w:id="764570229">
              <w:marLeft w:val="0"/>
              <w:marRight w:val="0"/>
              <w:marTop w:val="0"/>
              <w:marBottom w:val="0"/>
              <w:divBdr>
                <w:top w:val="none" w:sz="0" w:space="0" w:color="auto"/>
                <w:left w:val="none" w:sz="0" w:space="0" w:color="auto"/>
                <w:bottom w:val="none" w:sz="0" w:space="0" w:color="auto"/>
                <w:right w:val="none" w:sz="0" w:space="0" w:color="auto"/>
              </w:divBdr>
            </w:div>
          </w:divsChild>
        </w:div>
        <w:div w:id="804852808">
          <w:marLeft w:val="0"/>
          <w:marRight w:val="0"/>
          <w:marTop w:val="0"/>
          <w:marBottom w:val="0"/>
          <w:divBdr>
            <w:top w:val="none" w:sz="0" w:space="0" w:color="auto"/>
            <w:left w:val="none" w:sz="0" w:space="0" w:color="auto"/>
            <w:bottom w:val="none" w:sz="0" w:space="0" w:color="auto"/>
            <w:right w:val="none" w:sz="0" w:space="0" w:color="auto"/>
          </w:divBdr>
          <w:divsChild>
            <w:div w:id="1568570865">
              <w:marLeft w:val="0"/>
              <w:marRight w:val="0"/>
              <w:marTop w:val="0"/>
              <w:marBottom w:val="0"/>
              <w:divBdr>
                <w:top w:val="none" w:sz="0" w:space="0" w:color="auto"/>
                <w:left w:val="none" w:sz="0" w:space="0" w:color="auto"/>
                <w:bottom w:val="none" w:sz="0" w:space="0" w:color="auto"/>
                <w:right w:val="none" w:sz="0" w:space="0" w:color="auto"/>
              </w:divBdr>
            </w:div>
          </w:divsChild>
        </w:div>
        <w:div w:id="1693875041">
          <w:marLeft w:val="0"/>
          <w:marRight w:val="0"/>
          <w:marTop w:val="0"/>
          <w:marBottom w:val="0"/>
          <w:divBdr>
            <w:top w:val="none" w:sz="0" w:space="0" w:color="auto"/>
            <w:left w:val="none" w:sz="0" w:space="0" w:color="auto"/>
            <w:bottom w:val="none" w:sz="0" w:space="0" w:color="auto"/>
            <w:right w:val="none" w:sz="0" w:space="0" w:color="auto"/>
          </w:divBdr>
          <w:divsChild>
            <w:div w:id="415592889">
              <w:marLeft w:val="0"/>
              <w:marRight w:val="0"/>
              <w:marTop w:val="0"/>
              <w:marBottom w:val="0"/>
              <w:divBdr>
                <w:top w:val="none" w:sz="0" w:space="0" w:color="auto"/>
                <w:left w:val="none" w:sz="0" w:space="0" w:color="auto"/>
                <w:bottom w:val="none" w:sz="0" w:space="0" w:color="auto"/>
                <w:right w:val="none" w:sz="0" w:space="0" w:color="auto"/>
              </w:divBdr>
            </w:div>
          </w:divsChild>
        </w:div>
        <w:div w:id="162741729">
          <w:marLeft w:val="0"/>
          <w:marRight w:val="0"/>
          <w:marTop w:val="0"/>
          <w:marBottom w:val="0"/>
          <w:divBdr>
            <w:top w:val="none" w:sz="0" w:space="0" w:color="auto"/>
            <w:left w:val="none" w:sz="0" w:space="0" w:color="auto"/>
            <w:bottom w:val="none" w:sz="0" w:space="0" w:color="auto"/>
            <w:right w:val="none" w:sz="0" w:space="0" w:color="auto"/>
          </w:divBdr>
          <w:divsChild>
            <w:div w:id="1803689923">
              <w:marLeft w:val="0"/>
              <w:marRight w:val="0"/>
              <w:marTop w:val="0"/>
              <w:marBottom w:val="0"/>
              <w:divBdr>
                <w:top w:val="none" w:sz="0" w:space="0" w:color="auto"/>
                <w:left w:val="none" w:sz="0" w:space="0" w:color="auto"/>
                <w:bottom w:val="none" w:sz="0" w:space="0" w:color="auto"/>
                <w:right w:val="none" w:sz="0" w:space="0" w:color="auto"/>
              </w:divBdr>
            </w:div>
          </w:divsChild>
        </w:div>
        <w:div w:id="422458928">
          <w:marLeft w:val="0"/>
          <w:marRight w:val="0"/>
          <w:marTop w:val="0"/>
          <w:marBottom w:val="0"/>
          <w:divBdr>
            <w:top w:val="none" w:sz="0" w:space="0" w:color="auto"/>
            <w:left w:val="none" w:sz="0" w:space="0" w:color="auto"/>
            <w:bottom w:val="none" w:sz="0" w:space="0" w:color="auto"/>
            <w:right w:val="none" w:sz="0" w:space="0" w:color="auto"/>
          </w:divBdr>
          <w:divsChild>
            <w:div w:id="130832291">
              <w:marLeft w:val="0"/>
              <w:marRight w:val="0"/>
              <w:marTop w:val="0"/>
              <w:marBottom w:val="0"/>
              <w:divBdr>
                <w:top w:val="none" w:sz="0" w:space="0" w:color="auto"/>
                <w:left w:val="none" w:sz="0" w:space="0" w:color="auto"/>
                <w:bottom w:val="none" w:sz="0" w:space="0" w:color="auto"/>
                <w:right w:val="none" w:sz="0" w:space="0" w:color="auto"/>
              </w:divBdr>
            </w:div>
          </w:divsChild>
        </w:div>
        <w:div w:id="316030901">
          <w:marLeft w:val="0"/>
          <w:marRight w:val="0"/>
          <w:marTop w:val="0"/>
          <w:marBottom w:val="0"/>
          <w:divBdr>
            <w:top w:val="none" w:sz="0" w:space="0" w:color="auto"/>
            <w:left w:val="none" w:sz="0" w:space="0" w:color="auto"/>
            <w:bottom w:val="none" w:sz="0" w:space="0" w:color="auto"/>
            <w:right w:val="none" w:sz="0" w:space="0" w:color="auto"/>
          </w:divBdr>
          <w:divsChild>
            <w:div w:id="1547721021">
              <w:marLeft w:val="0"/>
              <w:marRight w:val="0"/>
              <w:marTop w:val="0"/>
              <w:marBottom w:val="0"/>
              <w:divBdr>
                <w:top w:val="none" w:sz="0" w:space="0" w:color="auto"/>
                <w:left w:val="none" w:sz="0" w:space="0" w:color="auto"/>
                <w:bottom w:val="none" w:sz="0" w:space="0" w:color="auto"/>
                <w:right w:val="none" w:sz="0" w:space="0" w:color="auto"/>
              </w:divBdr>
            </w:div>
          </w:divsChild>
        </w:div>
        <w:div w:id="1340233972">
          <w:marLeft w:val="0"/>
          <w:marRight w:val="0"/>
          <w:marTop w:val="0"/>
          <w:marBottom w:val="0"/>
          <w:divBdr>
            <w:top w:val="none" w:sz="0" w:space="0" w:color="auto"/>
            <w:left w:val="none" w:sz="0" w:space="0" w:color="auto"/>
            <w:bottom w:val="none" w:sz="0" w:space="0" w:color="auto"/>
            <w:right w:val="none" w:sz="0" w:space="0" w:color="auto"/>
          </w:divBdr>
          <w:divsChild>
            <w:div w:id="668750749">
              <w:marLeft w:val="0"/>
              <w:marRight w:val="0"/>
              <w:marTop w:val="0"/>
              <w:marBottom w:val="0"/>
              <w:divBdr>
                <w:top w:val="none" w:sz="0" w:space="0" w:color="auto"/>
                <w:left w:val="none" w:sz="0" w:space="0" w:color="auto"/>
                <w:bottom w:val="none" w:sz="0" w:space="0" w:color="auto"/>
                <w:right w:val="none" w:sz="0" w:space="0" w:color="auto"/>
              </w:divBdr>
            </w:div>
          </w:divsChild>
        </w:div>
        <w:div w:id="1350061357">
          <w:marLeft w:val="0"/>
          <w:marRight w:val="0"/>
          <w:marTop w:val="0"/>
          <w:marBottom w:val="0"/>
          <w:divBdr>
            <w:top w:val="none" w:sz="0" w:space="0" w:color="auto"/>
            <w:left w:val="none" w:sz="0" w:space="0" w:color="auto"/>
            <w:bottom w:val="none" w:sz="0" w:space="0" w:color="auto"/>
            <w:right w:val="none" w:sz="0" w:space="0" w:color="auto"/>
          </w:divBdr>
          <w:divsChild>
            <w:div w:id="833883703">
              <w:marLeft w:val="0"/>
              <w:marRight w:val="0"/>
              <w:marTop w:val="0"/>
              <w:marBottom w:val="0"/>
              <w:divBdr>
                <w:top w:val="none" w:sz="0" w:space="0" w:color="auto"/>
                <w:left w:val="none" w:sz="0" w:space="0" w:color="auto"/>
                <w:bottom w:val="none" w:sz="0" w:space="0" w:color="auto"/>
                <w:right w:val="none" w:sz="0" w:space="0" w:color="auto"/>
              </w:divBdr>
            </w:div>
          </w:divsChild>
        </w:div>
        <w:div w:id="576206354">
          <w:marLeft w:val="0"/>
          <w:marRight w:val="0"/>
          <w:marTop w:val="0"/>
          <w:marBottom w:val="0"/>
          <w:divBdr>
            <w:top w:val="none" w:sz="0" w:space="0" w:color="auto"/>
            <w:left w:val="none" w:sz="0" w:space="0" w:color="auto"/>
            <w:bottom w:val="none" w:sz="0" w:space="0" w:color="auto"/>
            <w:right w:val="none" w:sz="0" w:space="0" w:color="auto"/>
          </w:divBdr>
          <w:divsChild>
            <w:div w:id="1746997300">
              <w:marLeft w:val="0"/>
              <w:marRight w:val="0"/>
              <w:marTop w:val="0"/>
              <w:marBottom w:val="0"/>
              <w:divBdr>
                <w:top w:val="none" w:sz="0" w:space="0" w:color="auto"/>
                <w:left w:val="none" w:sz="0" w:space="0" w:color="auto"/>
                <w:bottom w:val="none" w:sz="0" w:space="0" w:color="auto"/>
                <w:right w:val="none" w:sz="0" w:space="0" w:color="auto"/>
              </w:divBdr>
            </w:div>
          </w:divsChild>
        </w:div>
        <w:div w:id="1449742429">
          <w:marLeft w:val="0"/>
          <w:marRight w:val="0"/>
          <w:marTop w:val="0"/>
          <w:marBottom w:val="0"/>
          <w:divBdr>
            <w:top w:val="none" w:sz="0" w:space="0" w:color="auto"/>
            <w:left w:val="none" w:sz="0" w:space="0" w:color="auto"/>
            <w:bottom w:val="none" w:sz="0" w:space="0" w:color="auto"/>
            <w:right w:val="none" w:sz="0" w:space="0" w:color="auto"/>
          </w:divBdr>
          <w:divsChild>
            <w:div w:id="1910723148">
              <w:marLeft w:val="0"/>
              <w:marRight w:val="0"/>
              <w:marTop w:val="0"/>
              <w:marBottom w:val="0"/>
              <w:divBdr>
                <w:top w:val="none" w:sz="0" w:space="0" w:color="auto"/>
                <w:left w:val="none" w:sz="0" w:space="0" w:color="auto"/>
                <w:bottom w:val="none" w:sz="0" w:space="0" w:color="auto"/>
                <w:right w:val="none" w:sz="0" w:space="0" w:color="auto"/>
              </w:divBdr>
            </w:div>
          </w:divsChild>
        </w:div>
        <w:div w:id="567036180">
          <w:marLeft w:val="0"/>
          <w:marRight w:val="0"/>
          <w:marTop w:val="0"/>
          <w:marBottom w:val="0"/>
          <w:divBdr>
            <w:top w:val="none" w:sz="0" w:space="0" w:color="auto"/>
            <w:left w:val="none" w:sz="0" w:space="0" w:color="auto"/>
            <w:bottom w:val="none" w:sz="0" w:space="0" w:color="auto"/>
            <w:right w:val="none" w:sz="0" w:space="0" w:color="auto"/>
          </w:divBdr>
          <w:divsChild>
            <w:div w:id="416295883">
              <w:marLeft w:val="0"/>
              <w:marRight w:val="0"/>
              <w:marTop w:val="0"/>
              <w:marBottom w:val="0"/>
              <w:divBdr>
                <w:top w:val="none" w:sz="0" w:space="0" w:color="auto"/>
                <w:left w:val="none" w:sz="0" w:space="0" w:color="auto"/>
                <w:bottom w:val="none" w:sz="0" w:space="0" w:color="auto"/>
                <w:right w:val="none" w:sz="0" w:space="0" w:color="auto"/>
              </w:divBdr>
            </w:div>
          </w:divsChild>
        </w:div>
        <w:div w:id="1999070419">
          <w:marLeft w:val="0"/>
          <w:marRight w:val="0"/>
          <w:marTop w:val="0"/>
          <w:marBottom w:val="0"/>
          <w:divBdr>
            <w:top w:val="none" w:sz="0" w:space="0" w:color="auto"/>
            <w:left w:val="none" w:sz="0" w:space="0" w:color="auto"/>
            <w:bottom w:val="none" w:sz="0" w:space="0" w:color="auto"/>
            <w:right w:val="none" w:sz="0" w:space="0" w:color="auto"/>
          </w:divBdr>
          <w:divsChild>
            <w:div w:id="294410776">
              <w:marLeft w:val="0"/>
              <w:marRight w:val="0"/>
              <w:marTop w:val="0"/>
              <w:marBottom w:val="0"/>
              <w:divBdr>
                <w:top w:val="none" w:sz="0" w:space="0" w:color="auto"/>
                <w:left w:val="none" w:sz="0" w:space="0" w:color="auto"/>
                <w:bottom w:val="none" w:sz="0" w:space="0" w:color="auto"/>
                <w:right w:val="none" w:sz="0" w:space="0" w:color="auto"/>
              </w:divBdr>
            </w:div>
          </w:divsChild>
        </w:div>
        <w:div w:id="1808430784">
          <w:marLeft w:val="0"/>
          <w:marRight w:val="0"/>
          <w:marTop w:val="0"/>
          <w:marBottom w:val="0"/>
          <w:divBdr>
            <w:top w:val="none" w:sz="0" w:space="0" w:color="auto"/>
            <w:left w:val="none" w:sz="0" w:space="0" w:color="auto"/>
            <w:bottom w:val="none" w:sz="0" w:space="0" w:color="auto"/>
            <w:right w:val="none" w:sz="0" w:space="0" w:color="auto"/>
          </w:divBdr>
          <w:divsChild>
            <w:div w:id="215052999">
              <w:marLeft w:val="0"/>
              <w:marRight w:val="0"/>
              <w:marTop w:val="0"/>
              <w:marBottom w:val="0"/>
              <w:divBdr>
                <w:top w:val="none" w:sz="0" w:space="0" w:color="auto"/>
                <w:left w:val="none" w:sz="0" w:space="0" w:color="auto"/>
                <w:bottom w:val="none" w:sz="0" w:space="0" w:color="auto"/>
                <w:right w:val="none" w:sz="0" w:space="0" w:color="auto"/>
              </w:divBdr>
            </w:div>
          </w:divsChild>
        </w:div>
        <w:div w:id="57898471">
          <w:marLeft w:val="0"/>
          <w:marRight w:val="0"/>
          <w:marTop w:val="0"/>
          <w:marBottom w:val="0"/>
          <w:divBdr>
            <w:top w:val="none" w:sz="0" w:space="0" w:color="auto"/>
            <w:left w:val="none" w:sz="0" w:space="0" w:color="auto"/>
            <w:bottom w:val="none" w:sz="0" w:space="0" w:color="auto"/>
            <w:right w:val="none" w:sz="0" w:space="0" w:color="auto"/>
          </w:divBdr>
          <w:divsChild>
            <w:div w:id="1063215514">
              <w:marLeft w:val="0"/>
              <w:marRight w:val="0"/>
              <w:marTop w:val="0"/>
              <w:marBottom w:val="0"/>
              <w:divBdr>
                <w:top w:val="none" w:sz="0" w:space="0" w:color="auto"/>
                <w:left w:val="none" w:sz="0" w:space="0" w:color="auto"/>
                <w:bottom w:val="none" w:sz="0" w:space="0" w:color="auto"/>
                <w:right w:val="none" w:sz="0" w:space="0" w:color="auto"/>
              </w:divBdr>
            </w:div>
          </w:divsChild>
        </w:div>
        <w:div w:id="977030229">
          <w:marLeft w:val="0"/>
          <w:marRight w:val="0"/>
          <w:marTop w:val="0"/>
          <w:marBottom w:val="0"/>
          <w:divBdr>
            <w:top w:val="none" w:sz="0" w:space="0" w:color="auto"/>
            <w:left w:val="none" w:sz="0" w:space="0" w:color="auto"/>
            <w:bottom w:val="none" w:sz="0" w:space="0" w:color="auto"/>
            <w:right w:val="none" w:sz="0" w:space="0" w:color="auto"/>
          </w:divBdr>
          <w:divsChild>
            <w:div w:id="1132593774">
              <w:marLeft w:val="0"/>
              <w:marRight w:val="0"/>
              <w:marTop w:val="0"/>
              <w:marBottom w:val="0"/>
              <w:divBdr>
                <w:top w:val="none" w:sz="0" w:space="0" w:color="auto"/>
                <w:left w:val="none" w:sz="0" w:space="0" w:color="auto"/>
                <w:bottom w:val="none" w:sz="0" w:space="0" w:color="auto"/>
                <w:right w:val="none" w:sz="0" w:space="0" w:color="auto"/>
              </w:divBdr>
            </w:div>
          </w:divsChild>
        </w:div>
        <w:div w:id="2000646750">
          <w:marLeft w:val="0"/>
          <w:marRight w:val="0"/>
          <w:marTop w:val="0"/>
          <w:marBottom w:val="0"/>
          <w:divBdr>
            <w:top w:val="none" w:sz="0" w:space="0" w:color="auto"/>
            <w:left w:val="none" w:sz="0" w:space="0" w:color="auto"/>
            <w:bottom w:val="none" w:sz="0" w:space="0" w:color="auto"/>
            <w:right w:val="none" w:sz="0" w:space="0" w:color="auto"/>
          </w:divBdr>
          <w:divsChild>
            <w:div w:id="125708307">
              <w:marLeft w:val="0"/>
              <w:marRight w:val="0"/>
              <w:marTop w:val="0"/>
              <w:marBottom w:val="0"/>
              <w:divBdr>
                <w:top w:val="none" w:sz="0" w:space="0" w:color="auto"/>
                <w:left w:val="none" w:sz="0" w:space="0" w:color="auto"/>
                <w:bottom w:val="none" w:sz="0" w:space="0" w:color="auto"/>
                <w:right w:val="none" w:sz="0" w:space="0" w:color="auto"/>
              </w:divBdr>
            </w:div>
          </w:divsChild>
        </w:div>
        <w:div w:id="2018578061">
          <w:marLeft w:val="0"/>
          <w:marRight w:val="0"/>
          <w:marTop w:val="0"/>
          <w:marBottom w:val="0"/>
          <w:divBdr>
            <w:top w:val="none" w:sz="0" w:space="0" w:color="auto"/>
            <w:left w:val="none" w:sz="0" w:space="0" w:color="auto"/>
            <w:bottom w:val="none" w:sz="0" w:space="0" w:color="auto"/>
            <w:right w:val="none" w:sz="0" w:space="0" w:color="auto"/>
          </w:divBdr>
          <w:divsChild>
            <w:div w:id="928193913">
              <w:marLeft w:val="0"/>
              <w:marRight w:val="0"/>
              <w:marTop w:val="0"/>
              <w:marBottom w:val="0"/>
              <w:divBdr>
                <w:top w:val="none" w:sz="0" w:space="0" w:color="auto"/>
                <w:left w:val="none" w:sz="0" w:space="0" w:color="auto"/>
                <w:bottom w:val="none" w:sz="0" w:space="0" w:color="auto"/>
                <w:right w:val="none" w:sz="0" w:space="0" w:color="auto"/>
              </w:divBdr>
            </w:div>
            <w:div w:id="788426866">
              <w:marLeft w:val="0"/>
              <w:marRight w:val="0"/>
              <w:marTop w:val="0"/>
              <w:marBottom w:val="0"/>
              <w:divBdr>
                <w:top w:val="none" w:sz="0" w:space="0" w:color="auto"/>
                <w:left w:val="none" w:sz="0" w:space="0" w:color="auto"/>
                <w:bottom w:val="none" w:sz="0" w:space="0" w:color="auto"/>
                <w:right w:val="none" w:sz="0" w:space="0" w:color="auto"/>
              </w:divBdr>
            </w:div>
          </w:divsChild>
        </w:div>
        <w:div w:id="1304386130">
          <w:marLeft w:val="0"/>
          <w:marRight w:val="0"/>
          <w:marTop w:val="0"/>
          <w:marBottom w:val="0"/>
          <w:divBdr>
            <w:top w:val="none" w:sz="0" w:space="0" w:color="auto"/>
            <w:left w:val="none" w:sz="0" w:space="0" w:color="auto"/>
            <w:bottom w:val="none" w:sz="0" w:space="0" w:color="auto"/>
            <w:right w:val="none" w:sz="0" w:space="0" w:color="auto"/>
          </w:divBdr>
          <w:divsChild>
            <w:div w:id="1404522624">
              <w:marLeft w:val="0"/>
              <w:marRight w:val="0"/>
              <w:marTop w:val="0"/>
              <w:marBottom w:val="0"/>
              <w:divBdr>
                <w:top w:val="none" w:sz="0" w:space="0" w:color="auto"/>
                <w:left w:val="none" w:sz="0" w:space="0" w:color="auto"/>
                <w:bottom w:val="none" w:sz="0" w:space="0" w:color="auto"/>
                <w:right w:val="none" w:sz="0" w:space="0" w:color="auto"/>
              </w:divBdr>
            </w:div>
          </w:divsChild>
        </w:div>
        <w:div w:id="797185024">
          <w:marLeft w:val="0"/>
          <w:marRight w:val="0"/>
          <w:marTop w:val="0"/>
          <w:marBottom w:val="0"/>
          <w:divBdr>
            <w:top w:val="none" w:sz="0" w:space="0" w:color="auto"/>
            <w:left w:val="none" w:sz="0" w:space="0" w:color="auto"/>
            <w:bottom w:val="none" w:sz="0" w:space="0" w:color="auto"/>
            <w:right w:val="none" w:sz="0" w:space="0" w:color="auto"/>
          </w:divBdr>
          <w:divsChild>
            <w:div w:id="429086317">
              <w:marLeft w:val="0"/>
              <w:marRight w:val="0"/>
              <w:marTop w:val="0"/>
              <w:marBottom w:val="0"/>
              <w:divBdr>
                <w:top w:val="none" w:sz="0" w:space="0" w:color="auto"/>
                <w:left w:val="none" w:sz="0" w:space="0" w:color="auto"/>
                <w:bottom w:val="none" w:sz="0" w:space="0" w:color="auto"/>
                <w:right w:val="none" w:sz="0" w:space="0" w:color="auto"/>
              </w:divBdr>
            </w:div>
          </w:divsChild>
        </w:div>
        <w:div w:id="1545288413">
          <w:marLeft w:val="0"/>
          <w:marRight w:val="0"/>
          <w:marTop w:val="0"/>
          <w:marBottom w:val="0"/>
          <w:divBdr>
            <w:top w:val="none" w:sz="0" w:space="0" w:color="auto"/>
            <w:left w:val="none" w:sz="0" w:space="0" w:color="auto"/>
            <w:bottom w:val="none" w:sz="0" w:space="0" w:color="auto"/>
            <w:right w:val="none" w:sz="0" w:space="0" w:color="auto"/>
          </w:divBdr>
          <w:divsChild>
            <w:div w:id="1493181320">
              <w:marLeft w:val="0"/>
              <w:marRight w:val="0"/>
              <w:marTop w:val="0"/>
              <w:marBottom w:val="0"/>
              <w:divBdr>
                <w:top w:val="none" w:sz="0" w:space="0" w:color="auto"/>
                <w:left w:val="none" w:sz="0" w:space="0" w:color="auto"/>
                <w:bottom w:val="none" w:sz="0" w:space="0" w:color="auto"/>
                <w:right w:val="none" w:sz="0" w:space="0" w:color="auto"/>
              </w:divBdr>
            </w:div>
            <w:div w:id="453643751">
              <w:marLeft w:val="0"/>
              <w:marRight w:val="0"/>
              <w:marTop w:val="0"/>
              <w:marBottom w:val="0"/>
              <w:divBdr>
                <w:top w:val="none" w:sz="0" w:space="0" w:color="auto"/>
                <w:left w:val="none" w:sz="0" w:space="0" w:color="auto"/>
                <w:bottom w:val="none" w:sz="0" w:space="0" w:color="auto"/>
                <w:right w:val="none" w:sz="0" w:space="0" w:color="auto"/>
              </w:divBdr>
            </w:div>
          </w:divsChild>
        </w:div>
        <w:div w:id="1202593117">
          <w:marLeft w:val="0"/>
          <w:marRight w:val="0"/>
          <w:marTop w:val="0"/>
          <w:marBottom w:val="0"/>
          <w:divBdr>
            <w:top w:val="none" w:sz="0" w:space="0" w:color="auto"/>
            <w:left w:val="none" w:sz="0" w:space="0" w:color="auto"/>
            <w:bottom w:val="none" w:sz="0" w:space="0" w:color="auto"/>
            <w:right w:val="none" w:sz="0" w:space="0" w:color="auto"/>
          </w:divBdr>
          <w:divsChild>
            <w:div w:id="1398281940">
              <w:marLeft w:val="0"/>
              <w:marRight w:val="0"/>
              <w:marTop w:val="0"/>
              <w:marBottom w:val="0"/>
              <w:divBdr>
                <w:top w:val="none" w:sz="0" w:space="0" w:color="auto"/>
                <w:left w:val="none" w:sz="0" w:space="0" w:color="auto"/>
                <w:bottom w:val="none" w:sz="0" w:space="0" w:color="auto"/>
                <w:right w:val="none" w:sz="0" w:space="0" w:color="auto"/>
              </w:divBdr>
            </w:div>
          </w:divsChild>
        </w:div>
        <w:div w:id="938098649">
          <w:marLeft w:val="0"/>
          <w:marRight w:val="0"/>
          <w:marTop w:val="0"/>
          <w:marBottom w:val="0"/>
          <w:divBdr>
            <w:top w:val="none" w:sz="0" w:space="0" w:color="auto"/>
            <w:left w:val="none" w:sz="0" w:space="0" w:color="auto"/>
            <w:bottom w:val="none" w:sz="0" w:space="0" w:color="auto"/>
            <w:right w:val="none" w:sz="0" w:space="0" w:color="auto"/>
          </w:divBdr>
          <w:divsChild>
            <w:div w:id="440730315">
              <w:marLeft w:val="0"/>
              <w:marRight w:val="0"/>
              <w:marTop w:val="0"/>
              <w:marBottom w:val="0"/>
              <w:divBdr>
                <w:top w:val="none" w:sz="0" w:space="0" w:color="auto"/>
                <w:left w:val="none" w:sz="0" w:space="0" w:color="auto"/>
                <w:bottom w:val="none" w:sz="0" w:space="0" w:color="auto"/>
                <w:right w:val="none" w:sz="0" w:space="0" w:color="auto"/>
              </w:divBdr>
            </w:div>
          </w:divsChild>
        </w:div>
        <w:div w:id="1945533241">
          <w:marLeft w:val="0"/>
          <w:marRight w:val="0"/>
          <w:marTop w:val="0"/>
          <w:marBottom w:val="0"/>
          <w:divBdr>
            <w:top w:val="none" w:sz="0" w:space="0" w:color="auto"/>
            <w:left w:val="none" w:sz="0" w:space="0" w:color="auto"/>
            <w:bottom w:val="none" w:sz="0" w:space="0" w:color="auto"/>
            <w:right w:val="none" w:sz="0" w:space="0" w:color="auto"/>
          </w:divBdr>
          <w:divsChild>
            <w:div w:id="312832087">
              <w:marLeft w:val="0"/>
              <w:marRight w:val="0"/>
              <w:marTop w:val="0"/>
              <w:marBottom w:val="0"/>
              <w:divBdr>
                <w:top w:val="none" w:sz="0" w:space="0" w:color="auto"/>
                <w:left w:val="none" w:sz="0" w:space="0" w:color="auto"/>
                <w:bottom w:val="none" w:sz="0" w:space="0" w:color="auto"/>
                <w:right w:val="none" w:sz="0" w:space="0" w:color="auto"/>
              </w:divBdr>
            </w:div>
          </w:divsChild>
        </w:div>
        <w:div w:id="50006758">
          <w:marLeft w:val="0"/>
          <w:marRight w:val="0"/>
          <w:marTop w:val="0"/>
          <w:marBottom w:val="0"/>
          <w:divBdr>
            <w:top w:val="none" w:sz="0" w:space="0" w:color="auto"/>
            <w:left w:val="none" w:sz="0" w:space="0" w:color="auto"/>
            <w:bottom w:val="none" w:sz="0" w:space="0" w:color="auto"/>
            <w:right w:val="none" w:sz="0" w:space="0" w:color="auto"/>
          </w:divBdr>
          <w:divsChild>
            <w:div w:id="2014868345">
              <w:marLeft w:val="0"/>
              <w:marRight w:val="0"/>
              <w:marTop w:val="0"/>
              <w:marBottom w:val="0"/>
              <w:divBdr>
                <w:top w:val="none" w:sz="0" w:space="0" w:color="auto"/>
                <w:left w:val="none" w:sz="0" w:space="0" w:color="auto"/>
                <w:bottom w:val="none" w:sz="0" w:space="0" w:color="auto"/>
                <w:right w:val="none" w:sz="0" w:space="0" w:color="auto"/>
              </w:divBdr>
            </w:div>
          </w:divsChild>
        </w:div>
        <w:div w:id="420563624">
          <w:marLeft w:val="0"/>
          <w:marRight w:val="0"/>
          <w:marTop w:val="0"/>
          <w:marBottom w:val="0"/>
          <w:divBdr>
            <w:top w:val="none" w:sz="0" w:space="0" w:color="auto"/>
            <w:left w:val="none" w:sz="0" w:space="0" w:color="auto"/>
            <w:bottom w:val="none" w:sz="0" w:space="0" w:color="auto"/>
            <w:right w:val="none" w:sz="0" w:space="0" w:color="auto"/>
          </w:divBdr>
          <w:divsChild>
            <w:div w:id="844128280">
              <w:marLeft w:val="0"/>
              <w:marRight w:val="0"/>
              <w:marTop w:val="0"/>
              <w:marBottom w:val="0"/>
              <w:divBdr>
                <w:top w:val="none" w:sz="0" w:space="0" w:color="auto"/>
                <w:left w:val="none" w:sz="0" w:space="0" w:color="auto"/>
                <w:bottom w:val="none" w:sz="0" w:space="0" w:color="auto"/>
                <w:right w:val="none" w:sz="0" w:space="0" w:color="auto"/>
              </w:divBdr>
            </w:div>
          </w:divsChild>
        </w:div>
        <w:div w:id="412970519">
          <w:marLeft w:val="0"/>
          <w:marRight w:val="0"/>
          <w:marTop w:val="0"/>
          <w:marBottom w:val="0"/>
          <w:divBdr>
            <w:top w:val="none" w:sz="0" w:space="0" w:color="auto"/>
            <w:left w:val="none" w:sz="0" w:space="0" w:color="auto"/>
            <w:bottom w:val="none" w:sz="0" w:space="0" w:color="auto"/>
            <w:right w:val="none" w:sz="0" w:space="0" w:color="auto"/>
          </w:divBdr>
          <w:divsChild>
            <w:div w:id="674725277">
              <w:marLeft w:val="0"/>
              <w:marRight w:val="0"/>
              <w:marTop w:val="0"/>
              <w:marBottom w:val="0"/>
              <w:divBdr>
                <w:top w:val="none" w:sz="0" w:space="0" w:color="auto"/>
                <w:left w:val="none" w:sz="0" w:space="0" w:color="auto"/>
                <w:bottom w:val="none" w:sz="0" w:space="0" w:color="auto"/>
                <w:right w:val="none" w:sz="0" w:space="0" w:color="auto"/>
              </w:divBdr>
            </w:div>
          </w:divsChild>
        </w:div>
        <w:div w:id="459421792">
          <w:marLeft w:val="0"/>
          <w:marRight w:val="0"/>
          <w:marTop w:val="0"/>
          <w:marBottom w:val="0"/>
          <w:divBdr>
            <w:top w:val="none" w:sz="0" w:space="0" w:color="auto"/>
            <w:left w:val="none" w:sz="0" w:space="0" w:color="auto"/>
            <w:bottom w:val="none" w:sz="0" w:space="0" w:color="auto"/>
            <w:right w:val="none" w:sz="0" w:space="0" w:color="auto"/>
          </w:divBdr>
          <w:divsChild>
            <w:div w:id="276835041">
              <w:marLeft w:val="0"/>
              <w:marRight w:val="0"/>
              <w:marTop w:val="0"/>
              <w:marBottom w:val="0"/>
              <w:divBdr>
                <w:top w:val="none" w:sz="0" w:space="0" w:color="auto"/>
                <w:left w:val="none" w:sz="0" w:space="0" w:color="auto"/>
                <w:bottom w:val="none" w:sz="0" w:space="0" w:color="auto"/>
                <w:right w:val="none" w:sz="0" w:space="0" w:color="auto"/>
              </w:divBdr>
            </w:div>
          </w:divsChild>
        </w:div>
        <w:div w:id="290749675">
          <w:marLeft w:val="0"/>
          <w:marRight w:val="0"/>
          <w:marTop w:val="0"/>
          <w:marBottom w:val="0"/>
          <w:divBdr>
            <w:top w:val="none" w:sz="0" w:space="0" w:color="auto"/>
            <w:left w:val="none" w:sz="0" w:space="0" w:color="auto"/>
            <w:bottom w:val="none" w:sz="0" w:space="0" w:color="auto"/>
            <w:right w:val="none" w:sz="0" w:space="0" w:color="auto"/>
          </w:divBdr>
          <w:divsChild>
            <w:div w:id="1683169993">
              <w:marLeft w:val="0"/>
              <w:marRight w:val="0"/>
              <w:marTop w:val="0"/>
              <w:marBottom w:val="0"/>
              <w:divBdr>
                <w:top w:val="none" w:sz="0" w:space="0" w:color="auto"/>
                <w:left w:val="none" w:sz="0" w:space="0" w:color="auto"/>
                <w:bottom w:val="none" w:sz="0" w:space="0" w:color="auto"/>
                <w:right w:val="none" w:sz="0" w:space="0" w:color="auto"/>
              </w:divBdr>
            </w:div>
          </w:divsChild>
        </w:div>
        <w:div w:id="149106133">
          <w:marLeft w:val="0"/>
          <w:marRight w:val="0"/>
          <w:marTop w:val="0"/>
          <w:marBottom w:val="0"/>
          <w:divBdr>
            <w:top w:val="none" w:sz="0" w:space="0" w:color="auto"/>
            <w:left w:val="none" w:sz="0" w:space="0" w:color="auto"/>
            <w:bottom w:val="none" w:sz="0" w:space="0" w:color="auto"/>
            <w:right w:val="none" w:sz="0" w:space="0" w:color="auto"/>
          </w:divBdr>
          <w:divsChild>
            <w:div w:id="1597665141">
              <w:marLeft w:val="0"/>
              <w:marRight w:val="0"/>
              <w:marTop w:val="0"/>
              <w:marBottom w:val="0"/>
              <w:divBdr>
                <w:top w:val="none" w:sz="0" w:space="0" w:color="auto"/>
                <w:left w:val="none" w:sz="0" w:space="0" w:color="auto"/>
                <w:bottom w:val="none" w:sz="0" w:space="0" w:color="auto"/>
                <w:right w:val="none" w:sz="0" w:space="0" w:color="auto"/>
              </w:divBdr>
            </w:div>
          </w:divsChild>
        </w:div>
        <w:div w:id="1273631702">
          <w:marLeft w:val="0"/>
          <w:marRight w:val="0"/>
          <w:marTop w:val="0"/>
          <w:marBottom w:val="0"/>
          <w:divBdr>
            <w:top w:val="none" w:sz="0" w:space="0" w:color="auto"/>
            <w:left w:val="none" w:sz="0" w:space="0" w:color="auto"/>
            <w:bottom w:val="none" w:sz="0" w:space="0" w:color="auto"/>
            <w:right w:val="none" w:sz="0" w:space="0" w:color="auto"/>
          </w:divBdr>
          <w:divsChild>
            <w:div w:id="1226836851">
              <w:marLeft w:val="0"/>
              <w:marRight w:val="0"/>
              <w:marTop w:val="0"/>
              <w:marBottom w:val="0"/>
              <w:divBdr>
                <w:top w:val="none" w:sz="0" w:space="0" w:color="auto"/>
                <w:left w:val="none" w:sz="0" w:space="0" w:color="auto"/>
                <w:bottom w:val="none" w:sz="0" w:space="0" w:color="auto"/>
                <w:right w:val="none" w:sz="0" w:space="0" w:color="auto"/>
              </w:divBdr>
            </w:div>
          </w:divsChild>
        </w:div>
        <w:div w:id="238251842">
          <w:marLeft w:val="0"/>
          <w:marRight w:val="0"/>
          <w:marTop w:val="0"/>
          <w:marBottom w:val="0"/>
          <w:divBdr>
            <w:top w:val="none" w:sz="0" w:space="0" w:color="auto"/>
            <w:left w:val="none" w:sz="0" w:space="0" w:color="auto"/>
            <w:bottom w:val="none" w:sz="0" w:space="0" w:color="auto"/>
            <w:right w:val="none" w:sz="0" w:space="0" w:color="auto"/>
          </w:divBdr>
          <w:divsChild>
            <w:div w:id="1983578496">
              <w:marLeft w:val="0"/>
              <w:marRight w:val="0"/>
              <w:marTop w:val="0"/>
              <w:marBottom w:val="0"/>
              <w:divBdr>
                <w:top w:val="none" w:sz="0" w:space="0" w:color="auto"/>
                <w:left w:val="none" w:sz="0" w:space="0" w:color="auto"/>
                <w:bottom w:val="none" w:sz="0" w:space="0" w:color="auto"/>
                <w:right w:val="none" w:sz="0" w:space="0" w:color="auto"/>
              </w:divBdr>
            </w:div>
          </w:divsChild>
        </w:div>
        <w:div w:id="536284766">
          <w:marLeft w:val="0"/>
          <w:marRight w:val="0"/>
          <w:marTop w:val="0"/>
          <w:marBottom w:val="0"/>
          <w:divBdr>
            <w:top w:val="none" w:sz="0" w:space="0" w:color="auto"/>
            <w:left w:val="none" w:sz="0" w:space="0" w:color="auto"/>
            <w:bottom w:val="none" w:sz="0" w:space="0" w:color="auto"/>
            <w:right w:val="none" w:sz="0" w:space="0" w:color="auto"/>
          </w:divBdr>
          <w:divsChild>
            <w:div w:id="1738043037">
              <w:marLeft w:val="0"/>
              <w:marRight w:val="0"/>
              <w:marTop w:val="0"/>
              <w:marBottom w:val="0"/>
              <w:divBdr>
                <w:top w:val="none" w:sz="0" w:space="0" w:color="auto"/>
                <w:left w:val="none" w:sz="0" w:space="0" w:color="auto"/>
                <w:bottom w:val="none" w:sz="0" w:space="0" w:color="auto"/>
                <w:right w:val="none" w:sz="0" w:space="0" w:color="auto"/>
              </w:divBdr>
            </w:div>
          </w:divsChild>
        </w:div>
        <w:div w:id="1023364220">
          <w:marLeft w:val="0"/>
          <w:marRight w:val="0"/>
          <w:marTop w:val="0"/>
          <w:marBottom w:val="0"/>
          <w:divBdr>
            <w:top w:val="none" w:sz="0" w:space="0" w:color="auto"/>
            <w:left w:val="none" w:sz="0" w:space="0" w:color="auto"/>
            <w:bottom w:val="none" w:sz="0" w:space="0" w:color="auto"/>
            <w:right w:val="none" w:sz="0" w:space="0" w:color="auto"/>
          </w:divBdr>
          <w:divsChild>
            <w:div w:id="1130125620">
              <w:marLeft w:val="0"/>
              <w:marRight w:val="0"/>
              <w:marTop w:val="0"/>
              <w:marBottom w:val="0"/>
              <w:divBdr>
                <w:top w:val="none" w:sz="0" w:space="0" w:color="auto"/>
                <w:left w:val="none" w:sz="0" w:space="0" w:color="auto"/>
                <w:bottom w:val="none" w:sz="0" w:space="0" w:color="auto"/>
                <w:right w:val="none" w:sz="0" w:space="0" w:color="auto"/>
              </w:divBdr>
            </w:div>
          </w:divsChild>
        </w:div>
        <w:div w:id="1859469620">
          <w:marLeft w:val="0"/>
          <w:marRight w:val="0"/>
          <w:marTop w:val="0"/>
          <w:marBottom w:val="0"/>
          <w:divBdr>
            <w:top w:val="none" w:sz="0" w:space="0" w:color="auto"/>
            <w:left w:val="none" w:sz="0" w:space="0" w:color="auto"/>
            <w:bottom w:val="none" w:sz="0" w:space="0" w:color="auto"/>
            <w:right w:val="none" w:sz="0" w:space="0" w:color="auto"/>
          </w:divBdr>
          <w:divsChild>
            <w:div w:id="1604147039">
              <w:marLeft w:val="0"/>
              <w:marRight w:val="0"/>
              <w:marTop w:val="0"/>
              <w:marBottom w:val="0"/>
              <w:divBdr>
                <w:top w:val="none" w:sz="0" w:space="0" w:color="auto"/>
                <w:left w:val="none" w:sz="0" w:space="0" w:color="auto"/>
                <w:bottom w:val="none" w:sz="0" w:space="0" w:color="auto"/>
                <w:right w:val="none" w:sz="0" w:space="0" w:color="auto"/>
              </w:divBdr>
            </w:div>
          </w:divsChild>
        </w:div>
        <w:div w:id="358624991">
          <w:marLeft w:val="0"/>
          <w:marRight w:val="0"/>
          <w:marTop w:val="0"/>
          <w:marBottom w:val="0"/>
          <w:divBdr>
            <w:top w:val="none" w:sz="0" w:space="0" w:color="auto"/>
            <w:left w:val="none" w:sz="0" w:space="0" w:color="auto"/>
            <w:bottom w:val="none" w:sz="0" w:space="0" w:color="auto"/>
            <w:right w:val="none" w:sz="0" w:space="0" w:color="auto"/>
          </w:divBdr>
          <w:divsChild>
            <w:div w:id="190386541">
              <w:marLeft w:val="0"/>
              <w:marRight w:val="0"/>
              <w:marTop w:val="0"/>
              <w:marBottom w:val="0"/>
              <w:divBdr>
                <w:top w:val="none" w:sz="0" w:space="0" w:color="auto"/>
                <w:left w:val="none" w:sz="0" w:space="0" w:color="auto"/>
                <w:bottom w:val="none" w:sz="0" w:space="0" w:color="auto"/>
                <w:right w:val="none" w:sz="0" w:space="0" w:color="auto"/>
              </w:divBdr>
            </w:div>
          </w:divsChild>
        </w:div>
        <w:div w:id="1329137681">
          <w:marLeft w:val="0"/>
          <w:marRight w:val="0"/>
          <w:marTop w:val="0"/>
          <w:marBottom w:val="0"/>
          <w:divBdr>
            <w:top w:val="none" w:sz="0" w:space="0" w:color="auto"/>
            <w:left w:val="none" w:sz="0" w:space="0" w:color="auto"/>
            <w:bottom w:val="none" w:sz="0" w:space="0" w:color="auto"/>
            <w:right w:val="none" w:sz="0" w:space="0" w:color="auto"/>
          </w:divBdr>
          <w:divsChild>
            <w:div w:id="1202979822">
              <w:marLeft w:val="0"/>
              <w:marRight w:val="0"/>
              <w:marTop w:val="0"/>
              <w:marBottom w:val="0"/>
              <w:divBdr>
                <w:top w:val="none" w:sz="0" w:space="0" w:color="auto"/>
                <w:left w:val="none" w:sz="0" w:space="0" w:color="auto"/>
                <w:bottom w:val="none" w:sz="0" w:space="0" w:color="auto"/>
                <w:right w:val="none" w:sz="0" w:space="0" w:color="auto"/>
              </w:divBdr>
            </w:div>
            <w:div w:id="1555387672">
              <w:marLeft w:val="0"/>
              <w:marRight w:val="0"/>
              <w:marTop w:val="0"/>
              <w:marBottom w:val="0"/>
              <w:divBdr>
                <w:top w:val="none" w:sz="0" w:space="0" w:color="auto"/>
                <w:left w:val="none" w:sz="0" w:space="0" w:color="auto"/>
                <w:bottom w:val="none" w:sz="0" w:space="0" w:color="auto"/>
                <w:right w:val="none" w:sz="0" w:space="0" w:color="auto"/>
              </w:divBdr>
            </w:div>
            <w:div w:id="657654308">
              <w:marLeft w:val="0"/>
              <w:marRight w:val="0"/>
              <w:marTop w:val="0"/>
              <w:marBottom w:val="0"/>
              <w:divBdr>
                <w:top w:val="none" w:sz="0" w:space="0" w:color="auto"/>
                <w:left w:val="none" w:sz="0" w:space="0" w:color="auto"/>
                <w:bottom w:val="none" w:sz="0" w:space="0" w:color="auto"/>
                <w:right w:val="none" w:sz="0" w:space="0" w:color="auto"/>
              </w:divBdr>
            </w:div>
            <w:div w:id="529152865">
              <w:marLeft w:val="0"/>
              <w:marRight w:val="0"/>
              <w:marTop w:val="0"/>
              <w:marBottom w:val="0"/>
              <w:divBdr>
                <w:top w:val="none" w:sz="0" w:space="0" w:color="auto"/>
                <w:left w:val="none" w:sz="0" w:space="0" w:color="auto"/>
                <w:bottom w:val="none" w:sz="0" w:space="0" w:color="auto"/>
                <w:right w:val="none" w:sz="0" w:space="0" w:color="auto"/>
              </w:divBdr>
            </w:div>
            <w:div w:id="381290956">
              <w:marLeft w:val="0"/>
              <w:marRight w:val="0"/>
              <w:marTop w:val="0"/>
              <w:marBottom w:val="0"/>
              <w:divBdr>
                <w:top w:val="none" w:sz="0" w:space="0" w:color="auto"/>
                <w:left w:val="none" w:sz="0" w:space="0" w:color="auto"/>
                <w:bottom w:val="none" w:sz="0" w:space="0" w:color="auto"/>
                <w:right w:val="none" w:sz="0" w:space="0" w:color="auto"/>
              </w:divBdr>
            </w:div>
          </w:divsChild>
        </w:div>
        <w:div w:id="214123325">
          <w:marLeft w:val="0"/>
          <w:marRight w:val="0"/>
          <w:marTop w:val="0"/>
          <w:marBottom w:val="0"/>
          <w:divBdr>
            <w:top w:val="none" w:sz="0" w:space="0" w:color="auto"/>
            <w:left w:val="none" w:sz="0" w:space="0" w:color="auto"/>
            <w:bottom w:val="none" w:sz="0" w:space="0" w:color="auto"/>
            <w:right w:val="none" w:sz="0" w:space="0" w:color="auto"/>
          </w:divBdr>
          <w:divsChild>
            <w:div w:id="37632304">
              <w:marLeft w:val="0"/>
              <w:marRight w:val="0"/>
              <w:marTop w:val="0"/>
              <w:marBottom w:val="0"/>
              <w:divBdr>
                <w:top w:val="none" w:sz="0" w:space="0" w:color="auto"/>
                <w:left w:val="none" w:sz="0" w:space="0" w:color="auto"/>
                <w:bottom w:val="none" w:sz="0" w:space="0" w:color="auto"/>
                <w:right w:val="none" w:sz="0" w:space="0" w:color="auto"/>
              </w:divBdr>
            </w:div>
          </w:divsChild>
        </w:div>
        <w:div w:id="920914662">
          <w:marLeft w:val="0"/>
          <w:marRight w:val="0"/>
          <w:marTop w:val="0"/>
          <w:marBottom w:val="0"/>
          <w:divBdr>
            <w:top w:val="none" w:sz="0" w:space="0" w:color="auto"/>
            <w:left w:val="none" w:sz="0" w:space="0" w:color="auto"/>
            <w:bottom w:val="none" w:sz="0" w:space="0" w:color="auto"/>
            <w:right w:val="none" w:sz="0" w:space="0" w:color="auto"/>
          </w:divBdr>
          <w:divsChild>
            <w:div w:id="362830095">
              <w:marLeft w:val="0"/>
              <w:marRight w:val="0"/>
              <w:marTop w:val="0"/>
              <w:marBottom w:val="0"/>
              <w:divBdr>
                <w:top w:val="none" w:sz="0" w:space="0" w:color="auto"/>
                <w:left w:val="none" w:sz="0" w:space="0" w:color="auto"/>
                <w:bottom w:val="none" w:sz="0" w:space="0" w:color="auto"/>
                <w:right w:val="none" w:sz="0" w:space="0" w:color="auto"/>
              </w:divBdr>
            </w:div>
          </w:divsChild>
        </w:div>
        <w:div w:id="1794326408">
          <w:marLeft w:val="0"/>
          <w:marRight w:val="0"/>
          <w:marTop w:val="0"/>
          <w:marBottom w:val="0"/>
          <w:divBdr>
            <w:top w:val="none" w:sz="0" w:space="0" w:color="auto"/>
            <w:left w:val="none" w:sz="0" w:space="0" w:color="auto"/>
            <w:bottom w:val="none" w:sz="0" w:space="0" w:color="auto"/>
            <w:right w:val="none" w:sz="0" w:space="0" w:color="auto"/>
          </w:divBdr>
          <w:divsChild>
            <w:div w:id="415516243">
              <w:marLeft w:val="0"/>
              <w:marRight w:val="0"/>
              <w:marTop w:val="0"/>
              <w:marBottom w:val="0"/>
              <w:divBdr>
                <w:top w:val="none" w:sz="0" w:space="0" w:color="auto"/>
                <w:left w:val="none" w:sz="0" w:space="0" w:color="auto"/>
                <w:bottom w:val="none" w:sz="0" w:space="0" w:color="auto"/>
                <w:right w:val="none" w:sz="0" w:space="0" w:color="auto"/>
              </w:divBdr>
            </w:div>
          </w:divsChild>
        </w:div>
        <w:div w:id="22706473">
          <w:marLeft w:val="0"/>
          <w:marRight w:val="0"/>
          <w:marTop w:val="0"/>
          <w:marBottom w:val="0"/>
          <w:divBdr>
            <w:top w:val="none" w:sz="0" w:space="0" w:color="auto"/>
            <w:left w:val="none" w:sz="0" w:space="0" w:color="auto"/>
            <w:bottom w:val="none" w:sz="0" w:space="0" w:color="auto"/>
            <w:right w:val="none" w:sz="0" w:space="0" w:color="auto"/>
          </w:divBdr>
          <w:divsChild>
            <w:div w:id="1434864832">
              <w:marLeft w:val="0"/>
              <w:marRight w:val="0"/>
              <w:marTop w:val="0"/>
              <w:marBottom w:val="0"/>
              <w:divBdr>
                <w:top w:val="none" w:sz="0" w:space="0" w:color="auto"/>
                <w:left w:val="none" w:sz="0" w:space="0" w:color="auto"/>
                <w:bottom w:val="none" w:sz="0" w:space="0" w:color="auto"/>
                <w:right w:val="none" w:sz="0" w:space="0" w:color="auto"/>
              </w:divBdr>
            </w:div>
          </w:divsChild>
        </w:div>
        <w:div w:id="184833882">
          <w:marLeft w:val="0"/>
          <w:marRight w:val="0"/>
          <w:marTop w:val="0"/>
          <w:marBottom w:val="0"/>
          <w:divBdr>
            <w:top w:val="none" w:sz="0" w:space="0" w:color="auto"/>
            <w:left w:val="none" w:sz="0" w:space="0" w:color="auto"/>
            <w:bottom w:val="none" w:sz="0" w:space="0" w:color="auto"/>
            <w:right w:val="none" w:sz="0" w:space="0" w:color="auto"/>
          </w:divBdr>
          <w:divsChild>
            <w:div w:id="1132597766">
              <w:marLeft w:val="0"/>
              <w:marRight w:val="0"/>
              <w:marTop w:val="0"/>
              <w:marBottom w:val="0"/>
              <w:divBdr>
                <w:top w:val="none" w:sz="0" w:space="0" w:color="auto"/>
                <w:left w:val="none" w:sz="0" w:space="0" w:color="auto"/>
                <w:bottom w:val="none" w:sz="0" w:space="0" w:color="auto"/>
                <w:right w:val="none" w:sz="0" w:space="0" w:color="auto"/>
              </w:divBdr>
            </w:div>
          </w:divsChild>
        </w:div>
        <w:div w:id="1009211729">
          <w:marLeft w:val="0"/>
          <w:marRight w:val="0"/>
          <w:marTop w:val="0"/>
          <w:marBottom w:val="0"/>
          <w:divBdr>
            <w:top w:val="none" w:sz="0" w:space="0" w:color="auto"/>
            <w:left w:val="none" w:sz="0" w:space="0" w:color="auto"/>
            <w:bottom w:val="none" w:sz="0" w:space="0" w:color="auto"/>
            <w:right w:val="none" w:sz="0" w:space="0" w:color="auto"/>
          </w:divBdr>
          <w:divsChild>
            <w:div w:id="1047490212">
              <w:marLeft w:val="0"/>
              <w:marRight w:val="0"/>
              <w:marTop w:val="0"/>
              <w:marBottom w:val="0"/>
              <w:divBdr>
                <w:top w:val="none" w:sz="0" w:space="0" w:color="auto"/>
                <w:left w:val="none" w:sz="0" w:space="0" w:color="auto"/>
                <w:bottom w:val="none" w:sz="0" w:space="0" w:color="auto"/>
                <w:right w:val="none" w:sz="0" w:space="0" w:color="auto"/>
              </w:divBdr>
            </w:div>
          </w:divsChild>
        </w:div>
        <w:div w:id="64572719">
          <w:marLeft w:val="0"/>
          <w:marRight w:val="0"/>
          <w:marTop w:val="0"/>
          <w:marBottom w:val="0"/>
          <w:divBdr>
            <w:top w:val="none" w:sz="0" w:space="0" w:color="auto"/>
            <w:left w:val="none" w:sz="0" w:space="0" w:color="auto"/>
            <w:bottom w:val="none" w:sz="0" w:space="0" w:color="auto"/>
            <w:right w:val="none" w:sz="0" w:space="0" w:color="auto"/>
          </w:divBdr>
          <w:divsChild>
            <w:div w:id="564799698">
              <w:marLeft w:val="0"/>
              <w:marRight w:val="0"/>
              <w:marTop w:val="0"/>
              <w:marBottom w:val="0"/>
              <w:divBdr>
                <w:top w:val="none" w:sz="0" w:space="0" w:color="auto"/>
                <w:left w:val="none" w:sz="0" w:space="0" w:color="auto"/>
                <w:bottom w:val="none" w:sz="0" w:space="0" w:color="auto"/>
                <w:right w:val="none" w:sz="0" w:space="0" w:color="auto"/>
              </w:divBdr>
            </w:div>
          </w:divsChild>
        </w:div>
        <w:div w:id="536283124">
          <w:marLeft w:val="0"/>
          <w:marRight w:val="0"/>
          <w:marTop w:val="0"/>
          <w:marBottom w:val="0"/>
          <w:divBdr>
            <w:top w:val="none" w:sz="0" w:space="0" w:color="auto"/>
            <w:left w:val="none" w:sz="0" w:space="0" w:color="auto"/>
            <w:bottom w:val="none" w:sz="0" w:space="0" w:color="auto"/>
            <w:right w:val="none" w:sz="0" w:space="0" w:color="auto"/>
          </w:divBdr>
          <w:divsChild>
            <w:div w:id="599610026">
              <w:marLeft w:val="0"/>
              <w:marRight w:val="0"/>
              <w:marTop w:val="0"/>
              <w:marBottom w:val="0"/>
              <w:divBdr>
                <w:top w:val="none" w:sz="0" w:space="0" w:color="auto"/>
                <w:left w:val="none" w:sz="0" w:space="0" w:color="auto"/>
                <w:bottom w:val="none" w:sz="0" w:space="0" w:color="auto"/>
                <w:right w:val="none" w:sz="0" w:space="0" w:color="auto"/>
              </w:divBdr>
            </w:div>
            <w:div w:id="1764229935">
              <w:marLeft w:val="0"/>
              <w:marRight w:val="0"/>
              <w:marTop w:val="0"/>
              <w:marBottom w:val="0"/>
              <w:divBdr>
                <w:top w:val="none" w:sz="0" w:space="0" w:color="auto"/>
                <w:left w:val="none" w:sz="0" w:space="0" w:color="auto"/>
                <w:bottom w:val="none" w:sz="0" w:space="0" w:color="auto"/>
                <w:right w:val="none" w:sz="0" w:space="0" w:color="auto"/>
              </w:divBdr>
            </w:div>
          </w:divsChild>
        </w:div>
        <w:div w:id="913516885">
          <w:marLeft w:val="0"/>
          <w:marRight w:val="0"/>
          <w:marTop w:val="0"/>
          <w:marBottom w:val="0"/>
          <w:divBdr>
            <w:top w:val="none" w:sz="0" w:space="0" w:color="auto"/>
            <w:left w:val="none" w:sz="0" w:space="0" w:color="auto"/>
            <w:bottom w:val="none" w:sz="0" w:space="0" w:color="auto"/>
            <w:right w:val="none" w:sz="0" w:space="0" w:color="auto"/>
          </w:divBdr>
          <w:divsChild>
            <w:div w:id="322662743">
              <w:marLeft w:val="0"/>
              <w:marRight w:val="0"/>
              <w:marTop w:val="0"/>
              <w:marBottom w:val="0"/>
              <w:divBdr>
                <w:top w:val="none" w:sz="0" w:space="0" w:color="auto"/>
                <w:left w:val="none" w:sz="0" w:space="0" w:color="auto"/>
                <w:bottom w:val="none" w:sz="0" w:space="0" w:color="auto"/>
                <w:right w:val="none" w:sz="0" w:space="0" w:color="auto"/>
              </w:divBdr>
            </w:div>
          </w:divsChild>
        </w:div>
        <w:div w:id="1418793946">
          <w:marLeft w:val="0"/>
          <w:marRight w:val="0"/>
          <w:marTop w:val="0"/>
          <w:marBottom w:val="0"/>
          <w:divBdr>
            <w:top w:val="none" w:sz="0" w:space="0" w:color="auto"/>
            <w:left w:val="none" w:sz="0" w:space="0" w:color="auto"/>
            <w:bottom w:val="none" w:sz="0" w:space="0" w:color="auto"/>
            <w:right w:val="none" w:sz="0" w:space="0" w:color="auto"/>
          </w:divBdr>
          <w:divsChild>
            <w:div w:id="1153914701">
              <w:marLeft w:val="0"/>
              <w:marRight w:val="0"/>
              <w:marTop w:val="0"/>
              <w:marBottom w:val="0"/>
              <w:divBdr>
                <w:top w:val="none" w:sz="0" w:space="0" w:color="auto"/>
                <w:left w:val="none" w:sz="0" w:space="0" w:color="auto"/>
                <w:bottom w:val="none" w:sz="0" w:space="0" w:color="auto"/>
                <w:right w:val="none" w:sz="0" w:space="0" w:color="auto"/>
              </w:divBdr>
            </w:div>
          </w:divsChild>
        </w:div>
        <w:div w:id="235938405">
          <w:marLeft w:val="0"/>
          <w:marRight w:val="0"/>
          <w:marTop w:val="0"/>
          <w:marBottom w:val="0"/>
          <w:divBdr>
            <w:top w:val="none" w:sz="0" w:space="0" w:color="auto"/>
            <w:left w:val="none" w:sz="0" w:space="0" w:color="auto"/>
            <w:bottom w:val="none" w:sz="0" w:space="0" w:color="auto"/>
            <w:right w:val="none" w:sz="0" w:space="0" w:color="auto"/>
          </w:divBdr>
          <w:divsChild>
            <w:div w:id="510267994">
              <w:marLeft w:val="0"/>
              <w:marRight w:val="0"/>
              <w:marTop w:val="0"/>
              <w:marBottom w:val="0"/>
              <w:divBdr>
                <w:top w:val="none" w:sz="0" w:space="0" w:color="auto"/>
                <w:left w:val="none" w:sz="0" w:space="0" w:color="auto"/>
                <w:bottom w:val="none" w:sz="0" w:space="0" w:color="auto"/>
                <w:right w:val="none" w:sz="0" w:space="0" w:color="auto"/>
              </w:divBdr>
            </w:div>
          </w:divsChild>
        </w:div>
        <w:div w:id="946231817">
          <w:marLeft w:val="0"/>
          <w:marRight w:val="0"/>
          <w:marTop w:val="0"/>
          <w:marBottom w:val="0"/>
          <w:divBdr>
            <w:top w:val="none" w:sz="0" w:space="0" w:color="auto"/>
            <w:left w:val="none" w:sz="0" w:space="0" w:color="auto"/>
            <w:bottom w:val="none" w:sz="0" w:space="0" w:color="auto"/>
            <w:right w:val="none" w:sz="0" w:space="0" w:color="auto"/>
          </w:divBdr>
          <w:divsChild>
            <w:div w:id="82651408">
              <w:marLeft w:val="0"/>
              <w:marRight w:val="0"/>
              <w:marTop w:val="0"/>
              <w:marBottom w:val="0"/>
              <w:divBdr>
                <w:top w:val="none" w:sz="0" w:space="0" w:color="auto"/>
                <w:left w:val="none" w:sz="0" w:space="0" w:color="auto"/>
                <w:bottom w:val="none" w:sz="0" w:space="0" w:color="auto"/>
                <w:right w:val="none" w:sz="0" w:space="0" w:color="auto"/>
              </w:divBdr>
            </w:div>
            <w:div w:id="1465274432">
              <w:marLeft w:val="0"/>
              <w:marRight w:val="0"/>
              <w:marTop w:val="0"/>
              <w:marBottom w:val="0"/>
              <w:divBdr>
                <w:top w:val="none" w:sz="0" w:space="0" w:color="auto"/>
                <w:left w:val="none" w:sz="0" w:space="0" w:color="auto"/>
                <w:bottom w:val="none" w:sz="0" w:space="0" w:color="auto"/>
                <w:right w:val="none" w:sz="0" w:space="0" w:color="auto"/>
              </w:divBdr>
            </w:div>
          </w:divsChild>
        </w:div>
        <w:div w:id="2108377856">
          <w:marLeft w:val="0"/>
          <w:marRight w:val="0"/>
          <w:marTop w:val="0"/>
          <w:marBottom w:val="0"/>
          <w:divBdr>
            <w:top w:val="none" w:sz="0" w:space="0" w:color="auto"/>
            <w:left w:val="none" w:sz="0" w:space="0" w:color="auto"/>
            <w:bottom w:val="none" w:sz="0" w:space="0" w:color="auto"/>
            <w:right w:val="none" w:sz="0" w:space="0" w:color="auto"/>
          </w:divBdr>
          <w:divsChild>
            <w:div w:id="668287849">
              <w:marLeft w:val="0"/>
              <w:marRight w:val="0"/>
              <w:marTop w:val="0"/>
              <w:marBottom w:val="0"/>
              <w:divBdr>
                <w:top w:val="none" w:sz="0" w:space="0" w:color="auto"/>
                <w:left w:val="none" w:sz="0" w:space="0" w:color="auto"/>
                <w:bottom w:val="none" w:sz="0" w:space="0" w:color="auto"/>
                <w:right w:val="none" w:sz="0" w:space="0" w:color="auto"/>
              </w:divBdr>
            </w:div>
            <w:div w:id="754865111">
              <w:marLeft w:val="0"/>
              <w:marRight w:val="0"/>
              <w:marTop w:val="0"/>
              <w:marBottom w:val="0"/>
              <w:divBdr>
                <w:top w:val="none" w:sz="0" w:space="0" w:color="auto"/>
                <w:left w:val="none" w:sz="0" w:space="0" w:color="auto"/>
                <w:bottom w:val="none" w:sz="0" w:space="0" w:color="auto"/>
                <w:right w:val="none" w:sz="0" w:space="0" w:color="auto"/>
              </w:divBdr>
            </w:div>
          </w:divsChild>
        </w:div>
        <w:div w:id="1928146281">
          <w:marLeft w:val="0"/>
          <w:marRight w:val="0"/>
          <w:marTop w:val="0"/>
          <w:marBottom w:val="0"/>
          <w:divBdr>
            <w:top w:val="none" w:sz="0" w:space="0" w:color="auto"/>
            <w:left w:val="none" w:sz="0" w:space="0" w:color="auto"/>
            <w:bottom w:val="none" w:sz="0" w:space="0" w:color="auto"/>
            <w:right w:val="none" w:sz="0" w:space="0" w:color="auto"/>
          </w:divBdr>
          <w:divsChild>
            <w:div w:id="1395664007">
              <w:marLeft w:val="0"/>
              <w:marRight w:val="0"/>
              <w:marTop w:val="0"/>
              <w:marBottom w:val="0"/>
              <w:divBdr>
                <w:top w:val="none" w:sz="0" w:space="0" w:color="auto"/>
                <w:left w:val="none" w:sz="0" w:space="0" w:color="auto"/>
                <w:bottom w:val="none" w:sz="0" w:space="0" w:color="auto"/>
                <w:right w:val="none" w:sz="0" w:space="0" w:color="auto"/>
              </w:divBdr>
            </w:div>
          </w:divsChild>
        </w:div>
        <w:div w:id="1272937007">
          <w:marLeft w:val="0"/>
          <w:marRight w:val="0"/>
          <w:marTop w:val="0"/>
          <w:marBottom w:val="0"/>
          <w:divBdr>
            <w:top w:val="none" w:sz="0" w:space="0" w:color="auto"/>
            <w:left w:val="none" w:sz="0" w:space="0" w:color="auto"/>
            <w:bottom w:val="none" w:sz="0" w:space="0" w:color="auto"/>
            <w:right w:val="none" w:sz="0" w:space="0" w:color="auto"/>
          </w:divBdr>
          <w:divsChild>
            <w:div w:id="490680035">
              <w:marLeft w:val="0"/>
              <w:marRight w:val="0"/>
              <w:marTop w:val="0"/>
              <w:marBottom w:val="0"/>
              <w:divBdr>
                <w:top w:val="none" w:sz="0" w:space="0" w:color="auto"/>
                <w:left w:val="none" w:sz="0" w:space="0" w:color="auto"/>
                <w:bottom w:val="none" w:sz="0" w:space="0" w:color="auto"/>
                <w:right w:val="none" w:sz="0" w:space="0" w:color="auto"/>
              </w:divBdr>
            </w:div>
          </w:divsChild>
        </w:div>
        <w:div w:id="1901792564">
          <w:marLeft w:val="0"/>
          <w:marRight w:val="0"/>
          <w:marTop w:val="0"/>
          <w:marBottom w:val="0"/>
          <w:divBdr>
            <w:top w:val="none" w:sz="0" w:space="0" w:color="auto"/>
            <w:left w:val="none" w:sz="0" w:space="0" w:color="auto"/>
            <w:bottom w:val="none" w:sz="0" w:space="0" w:color="auto"/>
            <w:right w:val="none" w:sz="0" w:space="0" w:color="auto"/>
          </w:divBdr>
          <w:divsChild>
            <w:div w:id="1986548261">
              <w:marLeft w:val="0"/>
              <w:marRight w:val="0"/>
              <w:marTop w:val="0"/>
              <w:marBottom w:val="0"/>
              <w:divBdr>
                <w:top w:val="none" w:sz="0" w:space="0" w:color="auto"/>
                <w:left w:val="none" w:sz="0" w:space="0" w:color="auto"/>
                <w:bottom w:val="none" w:sz="0" w:space="0" w:color="auto"/>
                <w:right w:val="none" w:sz="0" w:space="0" w:color="auto"/>
              </w:divBdr>
            </w:div>
          </w:divsChild>
        </w:div>
        <w:div w:id="1711605959">
          <w:marLeft w:val="0"/>
          <w:marRight w:val="0"/>
          <w:marTop w:val="0"/>
          <w:marBottom w:val="0"/>
          <w:divBdr>
            <w:top w:val="none" w:sz="0" w:space="0" w:color="auto"/>
            <w:left w:val="none" w:sz="0" w:space="0" w:color="auto"/>
            <w:bottom w:val="none" w:sz="0" w:space="0" w:color="auto"/>
            <w:right w:val="none" w:sz="0" w:space="0" w:color="auto"/>
          </w:divBdr>
          <w:divsChild>
            <w:div w:id="594574">
              <w:marLeft w:val="0"/>
              <w:marRight w:val="0"/>
              <w:marTop w:val="0"/>
              <w:marBottom w:val="0"/>
              <w:divBdr>
                <w:top w:val="none" w:sz="0" w:space="0" w:color="auto"/>
                <w:left w:val="none" w:sz="0" w:space="0" w:color="auto"/>
                <w:bottom w:val="none" w:sz="0" w:space="0" w:color="auto"/>
                <w:right w:val="none" w:sz="0" w:space="0" w:color="auto"/>
              </w:divBdr>
            </w:div>
          </w:divsChild>
        </w:div>
        <w:div w:id="378478378">
          <w:marLeft w:val="0"/>
          <w:marRight w:val="0"/>
          <w:marTop w:val="0"/>
          <w:marBottom w:val="0"/>
          <w:divBdr>
            <w:top w:val="none" w:sz="0" w:space="0" w:color="auto"/>
            <w:left w:val="none" w:sz="0" w:space="0" w:color="auto"/>
            <w:bottom w:val="none" w:sz="0" w:space="0" w:color="auto"/>
            <w:right w:val="none" w:sz="0" w:space="0" w:color="auto"/>
          </w:divBdr>
          <w:divsChild>
            <w:div w:id="992027044">
              <w:marLeft w:val="0"/>
              <w:marRight w:val="0"/>
              <w:marTop w:val="0"/>
              <w:marBottom w:val="0"/>
              <w:divBdr>
                <w:top w:val="none" w:sz="0" w:space="0" w:color="auto"/>
                <w:left w:val="none" w:sz="0" w:space="0" w:color="auto"/>
                <w:bottom w:val="none" w:sz="0" w:space="0" w:color="auto"/>
                <w:right w:val="none" w:sz="0" w:space="0" w:color="auto"/>
              </w:divBdr>
            </w:div>
          </w:divsChild>
        </w:div>
        <w:div w:id="229006222">
          <w:marLeft w:val="0"/>
          <w:marRight w:val="0"/>
          <w:marTop w:val="0"/>
          <w:marBottom w:val="0"/>
          <w:divBdr>
            <w:top w:val="none" w:sz="0" w:space="0" w:color="auto"/>
            <w:left w:val="none" w:sz="0" w:space="0" w:color="auto"/>
            <w:bottom w:val="none" w:sz="0" w:space="0" w:color="auto"/>
            <w:right w:val="none" w:sz="0" w:space="0" w:color="auto"/>
          </w:divBdr>
          <w:divsChild>
            <w:div w:id="480344036">
              <w:marLeft w:val="0"/>
              <w:marRight w:val="0"/>
              <w:marTop w:val="0"/>
              <w:marBottom w:val="0"/>
              <w:divBdr>
                <w:top w:val="none" w:sz="0" w:space="0" w:color="auto"/>
                <w:left w:val="none" w:sz="0" w:space="0" w:color="auto"/>
                <w:bottom w:val="none" w:sz="0" w:space="0" w:color="auto"/>
                <w:right w:val="none" w:sz="0" w:space="0" w:color="auto"/>
              </w:divBdr>
            </w:div>
          </w:divsChild>
        </w:div>
        <w:div w:id="628248985">
          <w:marLeft w:val="0"/>
          <w:marRight w:val="0"/>
          <w:marTop w:val="0"/>
          <w:marBottom w:val="0"/>
          <w:divBdr>
            <w:top w:val="none" w:sz="0" w:space="0" w:color="auto"/>
            <w:left w:val="none" w:sz="0" w:space="0" w:color="auto"/>
            <w:bottom w:val="none" w:sz="0" w:space="0" w:color="auto"/>
            <w:right w:val="none" w:sz="0" w:space="0" w:color="auto"/>
          </w:divBdr>
          <w:divsChild>
            <w:div w:id="2032682170">
              <w:marLeft w:val="0"/>
              <w:marRight w:val="0"/>
              <w:marTop w:val="0"/>
              <w:marBottom w:val="0"/>
              <w:divBdr>
                <w:top w:val="none" w:sz="0" w:space="0" w:color="auto"/>
                <w:left w:val="none" w:sz="0" w:space="0" w:color="auto"/>
                <w:bottom w:val="none" w:sz="0" w:space="0" w:color="auto"/>
                <w:right w:val="none" w:sz="0" w:space="0" w:color="auto"/>
              </w:divBdr>
            </w:div>
          </w:divsChild>
        </w:div>
        <w:div w:id="1992711757">
          <w:marLeft w:val="0"/>
          <w:marRight w:val="0"/>
          <w:marTop w:val="0"/>
          <w:marBottom w:val="0"/>
          <w:divBdr>
            <w:top w:val="none" w:sz="0" w:space="0" w:color="auto"/>
            <w:left w:val="none" w:sz="0" w:space="0" w:color="auto"/>
            <w:bottom w:val="none" w:sz="0" w:space="0" w:color="auto"/>
            <w:right w:val="none" w:sz="0" w:space="0" w:color="auto"/>
          </w:divBdr>
          <w:divsChild>
            <w:div w:id="186675568">
              <w:marLeft w:val="0"/>
              <w:marRight w:val="0"/>
              <w:marTop w:val="0"/>
              <w:marBottom w:val="0"/>
              <w:divBdr>
                <w:top w:val="none" w:sz="0" w:space="0" w:color="auto"/>
                <w:left w:val="none" w:sz="0" w:space="0" w:color="auto"/>
                <w:bottom w:val="none" w:sz="0" w:space="0" w:color="auto"/>
                <w:right w:val="none" w:sz="0" w:space="0" w:color="auto"/>
              </w:divBdr>
            </w:div>
          </w:divsChild>
        </w:div>
        <w:div w:id="660424738">
          <w:marLeft w:val="0"/>
          <w:marRight w:val="0"/>
          <w:marTop w:val="0"/>
          <w:marBottom w:val="0"/>
          <w:divBdr>
            <w:top w:val="none" w:sz="0" w:space="0" w:color="auto"/>
            <w:left w:val="none" w:sz="0" w:space="0" w:color="auto"/>
            <w:bottom w:val="none" w:sz="0" w:space="0" w:color="auto"/>
            <w:right w:val="none" w:sz="0" w:space="0" w:color="auto"/>
          </w:divBdr>
          <w:divsChild>
            <w:div w:id="1658606769">
              <w:marLeft w:val="0"/>
              <w:marRight w:val="0"/>
              <w:marTop w:val="0"/>
              <w:marBottom w:val="0"/>
              <w:divBdr>
                <w:top w:val="none" w:sz="0" w:space="0" w:color="auto"/>
                <w:left w:val="none" w:sz="0" w:space="0" w:color="auto"/>
                <w:bottom w:val="none" w:sz="0" w:space="0" w:color="auto"/>
                <w:right w:val="none" w:sz="0" w:space="0" w:color="auto"/>
              </w:divBdr>
            </w:div>
          </w:divsChild>
        </w:div>
        <w:div w:id="679700307">
          <w:marLeft w:val="0"/>
          <w:marRight w:val="0"/>
          <w:marTop w:val="0"/>
          <w:marBottom w:val="0"/>
          <w:divBdr>
            <w:top w:val="none" w:sz="0" w:space="0" w:color="auto"/>
            <w:left w:val="none" w:sz="0" w:space="0" w:color="auto"/>
            <w:bottom w:val="none" w:sz="0" w:space="0" w:color="auto"/>
            <w:right w:val="none" w:sz="0" w:space="0" w:color="auto"/>
          </w:divBdr>
          <w:divsChild>
            <w:div w:id="1470435431">
              <w:marLeft w:val="0"/>
              <w:marRight w:val="0"/>
              <w:marTop w:val="0"/>
              <w:marBottom w:val="0"/>
              <w:divBdr>
                <w:top w:val="none" w:sz="0" w:space="0" w:color="auto"/>
                <w:left w:val="none" w:sz="0" w:space="0" w:color="auto"/>
                <w:bottom w:val="none" w:sz="0" w:space="0" w:color="auto"/>
                <w:right w:val="none" w:sz="0" w:space="0" w:color="auto"/>
              </w:divBdr>
            </w:div>
            <w:div w:id="1075199421">
              <w:marLeft w:val="0"/>
              <w:marRight w:val="0"/>
              <w:marTop w:val="0"/>
              <w:marBottom w:val="0"/>
              <w:divBdr>
                <w:top w:val="none" w:sz="0" w:space="0" w:color="auto"/>
                <w:left w:val="none" w:sz="0" w:space="0" w:color="auto"/>
                <w:bottom w:val="none" w:sz="0" w:space="0" w:color="auto"/>
                <w:right w:val="none" w:sz="0" w:space="0" w:color="auto"/>
              </w:divBdr>
            </w:div>
          </w:divsChild>
        </w:div>
        <w:div w:id="1925920527">
          <w:marLeft w:val="0"/>
          <w:marRight w:val="0"/>
          <w:marTop w:val="0"/>
          <w:marBottom w:val="0"/>
          <w:divBdr>
            <w:top w:val="none" w:sz="0" w:space="0" w:color="auto"/>
            <w:left w:val="none" w:sz="0" w:space="0" w:color="auto"/>
            <w:bottom w:val="none" w:sz="0" w:space="0" w:color="auto"/>
            <w:right w:val="none" w:sz="0" w:space="0" w:color="auto"/>
          </w:divBdr>
          <w:divsChild>
            <w:div w:id="1945575015">
              <w:marLeft w:val="0"/>
              <w:marRight w:val="0"/>
              <w:marTop w:val="0"/>
              <w:marBottom w:val="0"/>
              <w:divBdr>
                <w:top w:val="none" w:sz="0" w:space="0" w:color="auto"/>
                <w:left w:val="none" w:sz="0" w:space="0" w:color="auto"/>
                <w:bottom w:val="none" w:sz="0" w:space="0" w:color="auto"/>
                <w:right w:val="none" w:sz="0" w:space="0" w:color="auto"/>
              </w:divBdr>
            </w:div>
          </w:divsChild>
        </w:div>
        <w:div w:id="1175531257">
          <w:marLeft w:val="0"/>
          <w:marRight w:val="0"/>
          <w:marTop w:val="0"/>
          <w:marBottom w:val="0"/>
          <w:divBdr>
            <w:top w:val="none" w:sz="0" w:space="0" w:color="auto"/>
            <w:left w:val="none" w:sz="0" w:space="0" w:color="auto"/>
            <w:bottom w:val="none" w:sz="0" w:space="0" w:color="auto"/>
            <w:right w:val="none" w:sz="0" w:space="0" w:color="auto"/>
          </w:divBdr>
          <w:divsChild>
            <w:div w:id="1424453211">
              <w:marLeft w:val="0"/>
              <w:marRight w:val="0"/>
              <w:marTop w:val="0"/>
              <w:marBottom w:val="0"/>
              <w:divBdr>
                <w:top w:val="none" w:sz="0" w:space="0" w:color="auto"/>
                <w:left w:val="none" w:sz="0" w:space="0" w:color="auto"/>
                <w:bottom w:val="none" w:sz="0" w:space="0" w:color="auto"/>
                <w:right w:val="none" w:sz="0" w:space="0" w:color="auto"/>
              </w:divBdr>
            </w:div>
          </w:divsChild>
        </w:div>
        <w:div w:id="1549680310">
          <w:marLeft w:val="0"/>
          <w:marRight w:val="0"/>
          <w:marTop w:val="0"/>
          <w:marBottom w:val="0"/>
          <w:divBdr>
            <w:top w:val="none" w:sz="0" w:space="0" w:color="auto"/>
            <w:left w:val="none" w:sz="0" w:space="0" w:color="auto"/>
            <w:bottom w:val="none" w:sz="0" w:space="0" w:color="auto"/>
            <w:right w:val="none" w:sz="0" w:space="0" w:color="auto"/>
          </w:divBdr>
          <w:divsChild>
            <w:div w:id="436222402">
              <w:marLeft w:val="0"/>
              <w:marRight w:val="0"/>
              <w:marTop w:val="0"/>
              <w:marBottom w:val="0"/>
              <w:divBdr>
                <w:top w:val="none" w:sz="0" w:space="0" w:color="auto"/>
                <w:left w:val="none" w:sz="0" w:space="0" w:color="auto"/>
                <w:bottom w:val="none" w:sz="0" w:space="0" w:color="auto"/>
                <w:right w:val="none" w:sz="0" w:space="0" w:color="auto"/>
              </w:divBdr>
            </w:div>
          </w:divsChild>
        </w:div>
        <w:div w:id="1819377020">
          <w:marLeft w:val="0"/>
          <w:marRight w:val="0"/>
          <w:marTop w:val="0"/>
          <w:marBottom w:val="0"/>
          <w:divBdr>
            <w:top w:val="none" w:sz="0" w:space="0" w:color="auto"/>
            <w:left w:val="none" w:sz="0" w:space="0" w:color="auto"/>
            <w:bottom w:val="none" w:sz="0" w:space="0" w:color="auto"/>
            <w:right w:val="none" w:sz="0" w:space="0" w:color="auto"/>
          </w:divBdr>
          <w:divsChild>
            <w:div w:id="1489394100">
              <w:marLeft w:val="0"/>
              <w:marRight w:val="0"/>
              <w:marTop w:val="0"/>
              <w:marBottom w:val="0"/>
              <w:divBdr>
                <w:top w:val="none" w:sz="0" w:space="0" w:color="auto"/>
                <w:left w:val="none" w:sz="0" w:space="0" w:color="auto"/>
                <w:bottom w:val="none" w:sz="0" w:space="0" w:color="auto"/>
                <w:right w:val="none" w:sz="0" w:space="0" w:color="auto"/>
              </w:divBdr>
            </w:div>
          </w:divsChild>
        </w:div>
        <w:div w:id="1577519071">
          <w:marLeft w:val="0"/>
          <w:marRight w:val="0"/>
          <w:marTop w:val="0"/>
          <w:marBottom w:val="0"/>
          <w:divBdr>
            <w:top w:val="none" w:sz="0" w:space="0" w:color="auto"/>
            <w:left w:val="none" w:sz="0" w:space="0" w:color="auto"/>
            <w:bottom w:val="none" w:sz="0" w:space="0" w:color="auto"/>
            <w:right w:val="none" w:sz="0" w:space="0" w:color="auto"/>
          </w:divBdr>
          <w:divsChild>
            <w:div w:id="859776789">
              <w:marLeft w:val="0"/>
              <w:marRight w:val="0"/>
              <w:marTop w:val="0"/>
              <w:marBottom w:val="0"/>
              <w:divBdr>
                <w:top w:val="none" w:sz="0" w:space="0" w:color="auto"/>
                <w:left w:val="none" w:sz="0" w:space="0" w:color="auto"/>
                <w:bottom w:val="none" w:sz="0" w:space="0" w:color="auto"/>
                <w:right w:val="none" w:sz="0" w:space="0" w:color="auto"/>
              </w:divBdr>
            </w:div>
          </w:divsChild>
        </w:div>
        <w:div w:id="322517213">
          <w:marLeft w:val="0"/>
          <w:marRight w:val="0"/>
          <w:marTop w:val="0"/>
          <w:marBottom w:val="0"/>
          <w:divBdr>
            <w:top w:val="none" w:sz="0" w:space="0" w:color="auto"/>
            <w:left w:val="none" w:sz="0" w:space="0" w:color="auto"/>
            <w:bottom w:val="none" w:sz="0" w:space="0" w:color="auto"/>
            <w:right w:val="none" w:sz="0" w:space="0" w:color="auto"/>
          </w:divBdr>
          <w:divsChild>
            <w:div w:id="19314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6506">
      <w:bodyDiv w:val="1"/>
      <w:marLeft w:val="0"/>
      <w:marRight w:val="0"/>
      <w:marTop w:val="0"/>
      <w:marBottom w:val="0"/>
      <w:divBdr>
        <w:top w:val="none" w:sz="0" w:space="0" w:color="auto"/>
        <w:left w:val="none" w:sz="0" w:space="0" w:color="auto"/>
        <w:bottom w:val="none" w:sz="0" w:space="0" w:color="auto"/>
        <w:right w:val="none" w:sz="0" w:space="0" w:color="auto"/>
      </w:divBdr>
    </w:div>
    <w:div w:id="186060912">
      <w:bodyDiv w:val="1"/>
      <w:marLeft w:val="0"/>
      <w:marRight w:val="0"/>
      <w:marTop w:val="0"/>
      <w:marBottom w:val="0"/>
      <w:divBdr>
        <w:top w:val="none" w:sz="0" w:space="0" w:color="auto"/>
        <w:left w:val="none" w:sz="0" w:space="0" w:color="auto"/>
        <w:bottom w:val="none" w:sz="0" w:space="0" w:color="auto"/>
        <w:right w:val="none" w:sz="0" w:space="0" w:color="auto"/>
      </w:divBdr>
    </w:div>
    <w:div w:id="270288398">
      <w:bodyDiv w:val="1"/>
      <w:marLeft w:val="0"/>
      <w:marRight w:val="0"/>
      <w:marTop w:val="0"/>
      <w:marBottom w:val="0"/>
      <w:divBdr>
        <w:top w:val="none" w:sz="0" w:space="0" w:color="auto"/>
        <w:left w:val="none" w:sz="0" w:space="0" w:color="auto"/>
        <w:bottom w:val="none" w:sz="0" w:space="0" w:color="auto"/>
        <w:right w:val="none" w:sz="0" w:space="0" w:color="auto"/>
      </w:divBdr>
    </w:div>
    <w:div w:id="274753917">
      <w:bodyDiv w:val="1"/>
      <w:marLeft w:val="0"/>
      <w:marRight w:val="0"/>
      <w:marTop w:val="0"/>
      <w:marBottom w:val="0"/>
      <w:divBdr>
        <w:top w:val="none" w:sz="0" w:space="0" w:color="auto"/>
        <w:left w:val="none" w:sz="0" w:space="0" w:color="auto"/>
        <w:bottom w:val="none" w:sz="0" w:space="0" w:color="auto"/>
        <w:right w:val="none" w:sz="0" w:space="0" w:color="auto"/>
      </w:divBdr>
    </w:div>
    <w:div w:id="277183791">
      <w:bodyDiv w:val="1"/>
      <w:marLeft w:val="0"/>
      <w:marRight w:val="0"/>
      <w:marTop w:val="0"/>
      <w:marBottom w:val="0"/>
      <w:divBdr>
        <w:top w:val="none" w:sz="0" w:space="0" w:color="auto"/>
        <w:left w:val="none" w:sz="0" w:space="0" w:color="auto"/>
        <w:bottom w:val="none" w:sz="0" w:space="0" w:color="auto"/>
        <w:right w:val="none" w:sz="0" w:space="0" w:color="auto"/>
      </w:divBdr>
    </w:div>
    <w:div w:id="347175814">
      <w:bodyDiv w:val="1"/>
      <w:marLeft w:val="0"/>
      <w:marRight w:val="0"/>
      <w:marTop w:val="0"/>
      <w:marBottom w:val="0"/>
      <w:divBdr>
        <w:top w:val="none" w:sz="0" w:space="0" w:color="auto"/>
        <w:left w:val="none" w:sz="0" w:space="0" w:color="auto"/>
        <w:bottom w:val="none" w:sz="0" w:space="0" w:color="auto"/>
        <w:right w:val="none" w:sz="0" w:space="0" w:color="auto"/>
      </w:divBdr>
    </w:div>
    <w:div w:id="366443693">
      <w:bodyDiv w:val="1"/>
      <w:marLeft w:val="0"/>
      <w:marRight w:val="0"/>
      <w:marTop w:val="0"/>
      <w:marBottom w:val="0"/>
      <w:divBdr>
        <w:top w:val="none" w:sz="0" w:space="0" w:color="auto"/>
        <w:left w:val="none" w:sz="0" w:space="0" w:color="auto"/>
        <w:bottom w:val="none" w:sz="0" w:space="0" w:color="auto"/>
        <w:right w:val="none" w:sz="0" w:space="0" w:color="auto"/>
      </w:divBdr>
    </w:div>
    <w:div w:id="384449438">
      <w:bodyDiv w:val="1"/>
      <w:marLeft w:val="0"/>
      <w:marRight w:val="0"/>
      <w:marTop w:val="0"/>
      <w:marBottom w:val="0"/>
      <w:divBdr>
        <w:top w:val="none" w:sz="0" w:space="0" w:color="auto"/>
        <w:left w:val="none" w:sz="0" w:space="0" w:color="auto"/>
        <w:bottom w:val="none" w:sz="0" w:space="0" w:color="auto"/>
        <w:right w:val="none" w:sz="0" w:space="0" w:color="auto"/>
      </w:divBdr>
    </w:div>
    <w:div w:id="411664227">
      <w:bodyDiv w:val="1"/>
      <w:marLeft w:val="0"/>
      <w:marRight w:val="0"/>
      <w:marTop w:val="0"/>
      <w:marBottom w:val="0"/>
      <w:divBdr>
        <w:top w:val="none" w:sz="0" w:space="0" w:color="auto"/>
        <w:left w:val="none" w:sz="0" w:space="0" w:color="auto"/>
        <w:bottom w:val="none" w:sz="0" w:space="0" w:color="auto"/>
        <w:right w:val="none" w:sz="0" w:space="0" w:color="auto"/>
      </w:divBdr>
    </w:div>
    <w:div w:id="467820166">
      <w:bodyDiv w:val="1"/>
      <w:marLeft w:val="0"/>
      <w:marRight w:val="0"/>
      <w:marTop w:val="0"/>
      <w:marBottom w:val="0"/>
      <w:divBdr>
        <w:top w:val="none" w:sz="0" w:space="0" w:color="auto"/>
        <w:left w:val="none" w:sz="0" w:space="0" w:color="auto"/>
        <w:bottom w:val="none" w:sz="0" w:space="0" w:color="auto"/>
        <w:right w:val="none" w:sz="0" w:space="0" w:color="auto"/>
      </w:divBdr>
    </w:div>
    <w:div w:id="534778387">
      <w:bodyDiv w:val="1"/>
      <w:marLeft w:val="0"/>
      <w:marRight w:val="0"/>
      <w:marTop w:val="0"/>
      <w:marBottom w:val="0"/>
      <w:divBdr>
        <w:top w:val="none" w:sz="0" w:space="0" w:color="auto"/>
        <w:left w:val="none" w:sz="0" w:space="0" w:color="auto"/>
        <w:bottom w:val="none" w:sz="0" w:space="0" w:color="auto"/>
        <w:right w:val="none" w:sz="0" w:space="0" w:color="auto"/>
      </w:divBdr>
    </w:div>
    <w:div w:id="540631229">
      <w:bodyDiv w:val="1"/>
      <w:marLeft w:val="0"/>
      <w:marRight w:val="0"/>
      <w:marTop w:val="0"/>
      <w:marBottom w:val="0"/>
      <w:divBdr>
        <w:top w:val="none" w:sz="0" w:space="0" w:color="auto"/>
        <w:left w:val="none" w:sz="0" w:space="0" w:color="auto"/>
        <w:bottom w:val="none" w:sz="0" w:space="0" w:color="auto"/>
        <w:right w:val="none" w:sz="0" w:space="0" w:color="auto"/>
      </w:divBdr>
    </w:div>
    <w:div w:id="558446388">
      <w:bodyDiv w:val="1"/>
      <w:marLeft w:val="0"/>
      <w:marRight w:val="0"/>
      <w:marTop w:val="0"/>
      <w:marBottom w:val="0"/>
      <w:divBdr>
        <w:top w:val="none" w:sz="0" w:space="0" w:color="auto"/>
        <w:left w:val="none" w:sz="0" w:space="0" w:color="auto"/>
        <w:bottom w:val="none" w:sz="0" w:space="0" w:color="auto"/>
        <w:right w:val="none" w:sz="0" w:space="0" w:color="auto"/>
      </w:divBdr>
    </w:div>
    <w:div w:id="592128124">
      <w:bodyDiv w:val="1"/>
      <w:marLeft w:val="0"/>
      <w:marRight w:val="0"/>
      <w:marTop w:val="0"/>
      <w:marBottom w:val="0"/>
      <w:divBdr>
        <w:top w:val="none" w:sz="0" w:space="0" w:color="auto"/>
        <w:left w:val="none" w:sz="0" w:space="0" w:color="auto"/>
        <w:bottom w:val="none" w:sz="0" w:space="0" w:color="auto"/>
        <w:right w:val="none" w:sz="0" w:space="0" w:color="auto"/>
      </w:divBdr>
    </w:div>
    <w:div w:id="604076316">
      <w:bodyDiv w:val="1"/>
      <w:marLeft w:val="0"/>
      <w:marRight w:val="0"/>
      <w:marTop w:val="0"/>
      <w:marBottom w:val="0"/>
      <w:divBdr>
        <w:top w:val="none" w:sz="0" w:space="0" w:color="auto"/>
        <w:left w:val="none" w:sz="0" w:space="0" w:color="auto"/>
        <w:bottom w:val="none" w:sz="0" w:space="0" w:color="auto"/>
        <w:right w:val="none" w:sz="0" w:space="0" w:color="auto"/>
      </w:divBdr>
    </w:div>
    <w:div w:id="641426596">
      <w:bodyDiv w:val="1"/>
      <w:marLeft w:val="0"/>
      <w:marRight w:val="0"/>
      <w:marTop w:val="0"/>
      <w:marBottom w:val="0"/>
      <w:divBdr>
        <w:top w:val="none" w:sz="0" w:space="0" w:color="auto"/>
        <w:left w:val="none" w:sz="0" w:space="0" w:color="auto"/>
        <w:bottom w:val="none" w:sz="0" w:space="0" w:color="auto"/>
        <w:right w:val="none" w:sz="0" w:space="0" w:color="auto"/>
      </w:divBdr>
    </w:div>
    <w:div w:id="745415016">
      <w:bodyDiv w:val="1"/>
      <w:marLeft w:val="0"/>
      <w:marRight w:val="0"/>
      <w:marTop w:val="0"/>
      <w:marBottom w:val="0"/>
      <w:divBdr>
        <w:top w:val="none" w:sz="0" w:space="0" w:color="auto"/>
        <w:left w:val="none" w:sz="0" w:space="0" w:color="auto"/>
        <w:bottom w:val="none" w:sz="0" w:space="0" w:color="auto"/>
        <w:right w:val="none" w:sz="0" w:space="0" w:color="auto"/>
      </w:divBdr>
    </w:div>
    <w:div w:id="804548818">
      <w:bodyDiv w:val="1"/>
      <w:marLeft w:val="0"/>
      <w:marRight w:val="0"/>
      <w:marTop w:val="0"/>
      <w:marBottom w:val="0"/>
      <w:divBdr>
        <w:top w:val="none" w:sz="0" w:space="0" w:color="auto"/>
        <w:left w:val="none" w:sz="0" w:space="0" w:color="auto"/>
        <w:bottom w:val="none" w:sz="0" w:space="0" w:color="auto"/>
        <w:right w:val="none" w:sz="0" w:space="0" w:color="auto"/>
      </w:divBdr>
    </w:div>
    <w:div w:id="827672068">
      <w:bodyDiv w:val="1"/>
      <w:marLeft w:val="0"/>
      <w:marRight w:val="0"/>
      <w:marTop w:val="0"/>
      <w:marBottom w:val="0"/>
      <w:divBdr>
        <w:top w:val="none" w:sz="0" w:space="0" w:color="auto"/>
        <w:left w:val="none" w:sz="0" w:space="0" w:color="auto"/>
        <w:bottom w:val="none" w:sz="0" w:space="0" w:color="auto"/>
        <w:right w:val="none" w:sz="0" w:space="0" w:color="auto"/>
      </w:divBdr>
    </w:div>
    <w:div w:id="830102746">
      <w:bodyDiv w:val="1"/>
      <w:marLeft w:val="0"/>
      <w:marRight w:val="0"/>
      <w:marTop w:val="0"/>
      <w:marBottom w:val="0"/>
      <w:divBdr>
        <w:top w:val="none" w:sz="0" w:space="0" w:color="auto"/>
        <w:left w:val="none" w:sz="0" w:space="0" w:color="auto"/>
        <w:bottom w:val="none" w:sz="0" w:space="0" w:color="auto"/>
        <w:right w:val="none" w:sz="0" w:space="0" w:color="auto"/>
      </w:divBdr>
      <w:divsChild>
        <w:div w:id="409272699">
          <w:marLeft w:val="0"/>
          <w:marRight w:val="0"/>
          <w:marTop w:val="0"/>
          <w:marBottom w:val="0"/>
          <w:divBdr>
            <w:top w:val="none" w:sz="0" w:space="0" w:color="auto"/>
            <w:left w:val="none" w:sz="0" w:space="0" w:color="auto"/>
            <w:bottom w:val="none" w:sz="0" w:space="0" w:color="auto"/>
            <w:right w:val="none" w:sz="0" w:space="0" w:color="auto"/>
          </w:divBdr>
          <w:divsChild>
            <w:div w:id="1277442673">
              <w:marLeft w:val="0"/>
              <w:marRight w:val="0"/>
              <w:marTop w:val="0"/>
              <w:marBottom w:val="0"/>
              <w:divBdr>
                <w:top w:val="none" w:sz="0" w:space="0" w:color="auto"/>
                <w:left w:val="none" w:sz="0" w:space="0" w:color="auto"/>
                <w:bottom w:val="none" w:sz="0" w:space="0" w:color="auto"/>
                <w:right w:val="none" w:sz="0" w:space="0" w:color="auto"/>
              </w:divBdr>
            </w:div>
          </w:divsChild>
        </w:div>
        <w:div w:id="1458530739">
          <w:marLeft w:val="0"/>
          <w:marRight w:val="0"/>
          <w:marTop w:val="0"/>
          <w:marBottom w:val="0"/>
          <w:divBdr>
            <w:top w:val="none" w:sz="0" w:space="0" w:color="auto"/>
            <w:left w:val="none" w:sz="0" w:space="0" w:color="auto"/>
            <w:bottom w:val="none" w:sz="0" w:space="0" w:color="auto"/>
            <w:right w:val="none" w:sz="0" w:space="0" w:color="auto"/>
          </w:divBdr>
          <w:divsChild>
            <w:div w:id="1678072267">
              <w:marLeft w:val="0"/>
              <w:marRight w:val="0"/>
              <w:marTop w:val="0"/>
              <w:marBottom w:val="0"/>
              <w:divBdr>
                <w:top w:val="none" w:sz="0" w:space="0" w:color="auto"/>
                <w:left w:val="none" w:sz="0" w:space="0" w:color="auto"/>
                <w:bottom w:val="none" w:sz="0" w:space="0" w:color="auto"/>
                <w:right w:val="none" w:sz="0" w:space="0" w:color="auto"/>
              </w:divBdr>
            </w:div>
          </w:divsChild>
        </w:div>
        <w:div w:id="1663922937">
          <w:marLeft w:val="0"/>
          <w:marRight w:val="0"/>
          <w:marTop w:val="0"/>
          <w:marBottom w:val="0"/>
          <w:divBdr>
            <w:top w:val="none" w:sz="0" w:space="0" w:color="auto"/>
            <w:left w:val="none" w:sz="0" w:space="0" w:color="auto"/>
            <w:bottom w:val="none" w:sz="0" w:space="0" w:color="auto"/>
            <w:right w:val="none" w:sz="0" w:space="0" w:color="auto"/>
          </w:divBdr>
          <w:divsChild>
            <w:div w:id="227112617">
              <w:marLeft w:val="0"/>
              <w:marRight w:val="0"/>
              <w:marTop w:val="0"/>
              <w:marBottom w:val="0"/>
              <w:divBdr>
                <w:top w:val="none" w:sz="0" w:space="0" w:color="auto"/>
                <w:left w:val="none" w:sz="0" w:space="0" w:color="auto"/>
                <w:bottom w:val="none" w:sz="0" w:space="0" w:color="auto"/>
                <w:right w:val="none" w:sz="0" w:space="0" w:color="auto"/>
              </w:divBdr>
            </w:div>
          </w:divsChild>
        </w:div>
        <w:div w:id="1872717189">
          <w:marLeft w:val="0"/>
          <w:marRight w:val="0"/>
          <w:marTop w:val="0"/>
          <w:marBottom w:val="0"/>
          <w:divBdr>
            <w:top w:val="none" w:sz="0" w:space="0" w:color="auto"/>
            <w:left w:val="none" w:sz="0" w:space="0" w:color="auto"/>
            <w:bottom w:val="none" w:sz="0" w:space="0" w:color="auto"/>
            <w:right w:val="none" w:sz="0" w:space="0" w:color="auto"/>
          </w:divBdr>
          <w:divsChild>
            <w:div w:id="1589541339">
              <w:marLeft w:val="0"/>
              <w:marRight w:val="0"/>
              <w:marTop w:val="0"/>
              <w:marBottom w:val="0"/>
              <w:divBdr>
                <w:top w:val="none" w:sz="0" w:space="0" w:color="auto"/>
                <w:left w:val="none" w:sz="0" w:space="0" w:color="auto"/>
                <w:bottom w:val="none" w:sz="0" w:space="0" w:color="auto"/>
                <w:right w:val="none" w:sz="0" w:space="0" w:color="auto"/>
              </w:divBdr>
            </w:div>
          </w:divsChild>
        </w:div>
        <w:div w:id="299191539">
          <w:marLeft w:val="0"/>
          <w:marRight w:val="0"/>
          <w:marTop w:val="0"/>
          <w:marBottom w:val="0"/>
          <w:divBdr>
            <w:top w:val="none" w:sz="0" w:space="0" w:color="auto"/>
            <w:left w:val="none" w:sz="0" w:space="0" w:color="auto"/>
            <w:bottom w:val="none" w:sz="0" w:space="0" w:color="auto"/>
            <w:right w:val="none" w:sz="0" w:space="0" w:color="auto"/>
          </w:divBdr>
          <w:divsChild>
            <w:div w:id="1292440004">
              <w:marLeft w:val="0"/>
              <w:marRight w:val="0"/>
              <w:marTop w:val="0"/>
              <w:marBottom w:val="0"/>
              <w:divBdr>
                <w:top w:val="none" w:sz="0" w:space="0" w:color="auto"/>
                <w:left w:val="none" w:sz="0" w:space="0" w:color="auto"/>
                <w:bottom w:val="none" w:sz="0" w:space="0" w:color="auto"/>
                <w:right w:val="none" w:sz="0" w:space="0" w:color="auto"/>
              </w:divBdr>
            </w:div>
          </w:divsChild>
        </w:div>
        <w:div w:id="1862862836">
          <w:marLeft w:val="0"/>
          <w:marRight w:val="0"/>
          <w:marTop w:val="0"/>
          <w:marBottom w:val="0"/>
          <w:divBdr>
            <w:top w:val="none" w:sz="0" w:space="0" w:color="auto"/>
            <w:left w:val="none" w:sz="0" w:space="0" w:color="auto"/>
            <w:bottom w:val="none" w:sz="0" w:space="0" w:color="auto"/>
            <w:right w:val="none" w:sz="0" w:space="0" w:color="auto"/>
          </w:divBdr>
          <w:divsChild>
            <w:div w:id="927887230">
              <w:marLeft w:val="0"/>
              <w:marRight w:val="0"/>
              <w:marTop w:val="0"/>
              <w:marBottom w:val="0"/>
              <w:divBdr>
                <w:top w:val="none" w:sz="0" w:space="0" w:color="auto"/>
                <w:left w:val="none" w:sz="0" w:space="0" w:color="auto"/>
                <w:bottom w:val="none" w:sz="0" w:space="0" w:color="auto"/>
                <w:right w:val="none" w:sz="0" w:space="0" w:color="auto"/>
              </w:divBdr>
            </w:div>
          </w:divsChild>
        </w:div>
        <w:div w:id="2120568395">
          <w:marLeft w:val="0"/>
          <w:marRight w:val="0"/>
          <w:marTop w:val="0"/>
          <w:marBottom w:val="0"/>
          <w:divBdr>
            <w:top w:val="none" w:sz="0" w:space="0" w:color="auto"/>
            <w:left w:val="none" w:sz="0" w:space="0" w:color="auto"/>
            <w:bottom w:val="none" w:sz="0" w:space="0" w:color="auto"/>
            <w:right w:val="none" w:sz="0" w:space="0" w:color="auto"/>
          </w:divBdr>
          <w:divsChild>
            <w:div w:id="436676203">
              <w:marLeft w:val="0"/>
              <w:marRight w:val="0"/>
              <w:marTop w:val="0"/>
              <w:marBottom w:val="0"/>
              <w:divBdr>
                <w:top w:val="none" w:sz="0" w:space="0" w:color="auto"/>
                <w:left w:val="none" w:sz="0" w:space="0" w:color="auto"/>
                <w:bottom w:val="none" w:sz="0" w:space="0" w:color="auto"/>
                <w:right w:val="none" w:sz="0" w:space="0" w:color="auto"/>
              </w:divBdr>
            </w:div>
            <w:div w:id="1679237471">
              <w:marLeft w:val="0"/>
              <w:marRight w:val="0"/>
              <w:marTop w:val="0"/>
              <w:marBottom w:val="0"/>
              <w:divBdr>
                <w:top w:val="none" w:sz="0" w:space="0" w:color="auto"/>
                <w:left w:val="none" w:sz="0" w:space="0" w:color="auto"/>
                <w:bottom w:val="none" w:sz="0" w:space="0" w:color="auto"/>
                <w:right w:val="none" w:sz="0" w:space="0" w:color="auto"/>
              </w:divBdr>
            </w:div>
            <w:div w:id="1086922414">
              <w:marLeft w:val="0"/>
              <w:marRight w:val="0"/>
              <w:marTop w:val="0"/>
              <w:marBottom w:val="0"/>
              <w:divBdr>
                <w:top w:val="none" w:sz="0" w:space="0" w:color="auto"/>
                <w:left w:val="none" w:sz="0" w:space="0" w:color="auto"/>
                <w:bottom w:val="none" w:sz="0" w:space="0" w:color="auto"/>
                <w:right w:val="none" w:sz="0" w:space="0" w:color="auto"/>
              </w:divBdr>
            </w:div>
          </w:divsChild>
        </w:div>
        <w:div w:id="47730580">
          <w:marLeft w:val="0"/>
          <w:marRight w:val="0"/>
          <w:marTop w:val="0"/>
          <w:marBottom w:val="0"/>
          <w:divBdr>
            <w:top w:val="none" w:sz="0" w:space="0" w:color="auto"/>
            <w:left w:val="none" w:sz="0" w:space="0" w:color="auto"/>
            <w:bottom w:val="none" w:sz="0" w:space="0" w:color="auto"/>
            <w:right w:val="none" w:sz="0" w:space="0" w:color="auto"/>
          </w:divBdr>
          <w:divsChild>
            <w:div w:id="699824373">
              <w:marLeft w:val="0"/>
              <w:marRight w:val="0"/>
              <w:marTop w:val="0"/>
              <w:marBottom w:val="0"/>
              <w:divBdr>
                <w:top w:val="none" w:sz="0" w:space="0" w:color="auto"/>
                <w:left w:val="none" w:sz="0" w:space="0" w:color="auto"/>
                <w:bottom w:val="none" w:sz="0" w:space="0" w:color="auto"/>
                <w:right w:val="none" w:sz="0" w:space="0" w:color="auto"/>
              </w:divBdr>
            </w:div>
          </w:divsChild>
        </w:div>
        <w:div w:id="849101252">
          <w:marLeft w:val="0"/>
          <w:marRight w:val="0"/>
          <w:marTop w:val="0"/>
          <w:marBottom w:val="0"/>
          <w:divBdr>
            <w:top w:val="none" w:sz="0" w:space="0" w:color="auto"/>
            <w:left w:val="none" w:sz="0" w:space="0" w:color="auto"/>
            <w:bottom w:val="none" w:sz="0" w:space="0" w:color="auto"/>
            <w:right w:val="none" w:sz="0" w:space="0" w:color="auto"/>
          </w:divBdr>
          <w:divsChild>
            <w:div w:id="2035107379">
              <w:marLeft w:val="0"/>
              <w:marRight w:val="0"/>
              <w:marTop w:val="0"/>
              <w:marBottom w:val="0"/>
              <w:divBdr>
                <w:top w:val="none" w:sz="0" w:space="0" w:color="auto"/>
                <w:left w:val="none" w:sz="0" w:space="0" w:color="auto"/>
                <w:bottom w:val="none" w:sz="0" w:space="0" w:color="auto"/>
                <w:right w:val="none" w:sz="0" w:space="0" w:color="auto"/>
              </w:divBdr>
            </w:div>
          </w:divsChild>
        </w:div>
        <w:div w:id="854537373">
          <w:marLeft w:val="0"/>
          <w:marRight w:val="0"/>
          <w:marTop w:val="0"/>
          <w:marBottom w:val="0"/>
          <w:divBdr>
            <w:top w:val="none" w:sz="0" w:space="0" w:color="auto"/>
            <w:left w:val="none" w:sz="0" w:space="0" w:color="auto"/>
            <w:bottom w:val="none" w:sz="0" w:space="0" w:color="auto"/>
            <w:right w:val="none" w:sz="0" w:space="0" w:color="auto"/>
          </w:divBdr>
          <w:divsChild>
            <w:div w:id="241641663">
              <w:marLeft w:val="0"/>
              <w:marRight w:val="0"/>
              <w:marTop w:val="0"/>
              <w:marBottom w:val="0"/>
              <w:divBdr>
                <w:top w:val="none" w:sz="0" w:space="0" w:color="auto"/>
                <w:left w:val="none" w:sz="0" w:space="0" w:color="auto"/>
                <w:bottom w:val="none" w:sz="0" w:space="0" w:color="auto"/>
                <w:right w:val="none" w:sz="0" w:space="0" w:color="auto"/>
              </w:divBdr>
            </w:div>
          </w:divsChild>
        </w:div>
        <w:div w:id="417949815">
          <w:marLeft w:val="0"/>
          <w:marRight w:val="0"/>
          <w:marTop w:val="0"/>
          <w:marBottom w:val="0"/>
          <w:divBdr>
            <w:top w:val="none" w:sz="0" w:space="0" w:color="auto"/>
            <w:left w:val="none" w:sz="0" w:space="0" w:color="auto"/>
            <w:bottom w:val="none" w:sz="0" w:space="0" w:color="auto"/>
            <w:right w:val="none" w:sz="0" w:space="0" w:color="auto"/>
          </w:divBdr>
          <w:divsChild>
            <w:div w:id="2059864018">
              <w:marLeft w:val="0"/>
              <w:marRight w:val="0"/>
              <w:marTop w:val="0"/>
              <w:marBottom w:val="0"/>
              <w:divBdr>
                <w:top w:val="none" w:sz="0" w:space="0" w:color="auto"/>
                <w:left w:val="none" w:sz="0" w:space="0" w:color="auto"/>
                <w:bottom w:val="none" w:sz="0" w:space="0" w:color="auto"/>
                <w:right w:val="none" w:sz="0" w:space="0" w:color="auto"/>
              </w:divBdr>
            </w:div>
          </w:divsChild>
        </w:div>
        <w:div w:id="607395374">
          <w:marLeft w:val="0"/>
          <w:marRight w:val="0"/>
          <w:marTop w:val="0"/>
          <w:marBottom w:val="0"/>
          <w:divBdr>
            <w:top w:val="none" w:sz="0" w:space="0" w:color="auto"/>
            <w:left w:val="none" w:sz="0" w:space="0" w:color="auto"/>
            <w:bottom w:val="none" w:sz="0" w:space="0" w:color="auto"/>
            <w:right w:val="none" w:sz="0" w:space="0" w:color="auto"/>
          </w:divBdr>
          <w:divsChild>
            <w:div w:id="1151485494">
              <w:marLeft w:val="0"/>
              <w:marRight w:val="0"/>
              <w:marTop w:val="0"/>
              <w:marBottom w:val="0"/>
              <w:divBdr>
                <w:top w:val="none" w:sz="0" w:space="0" w:color="auto"/>
                <w:left w:val="none" w:sz="0" w:space="0" w:color="auto"/>
                <w:bottom w:val="none" w:sz="0" w:space="0" w:color="auto"/>
                <w:right w:val="none" w:sz="0" w:space="0" w:color="auto"/>
              </w:divBdr>
            </w:div>
          </w:divsChild>
        </w:div>
        <w:div w:id="2002079234">
          <w:marLeft w:val="0"/>
          <w:marRight w:val="0"/>
          <w:marTop w:val="0"/>
          <w:marBottom w:val="0"/>
          <w:divBdr>
            <w:top w:val="none" w:sz="0" w:space="0" w:color="auto"/>
            <w:left w:val="none" w:sz="0" w:space="0" w:color="auto"/>
            <w:bottom w:val="none" w:sz="0" w:space="0" w:color="auto"/>
            <w:right w:val="none" w:sz="0" w:space="0" w:color="auto"/>
          </w:divBdr>
          <w:divsChild>
            <w:div w:id="1679384125">
              <w:marLeft w:val="0"/>
              <w:marRight w:val="0"/>
              <w:marTop w:val="0"/>
              <w:marBottom w:val="0"/>
              <w:divBdr>
                <w:top w:val="none" w:sz="0" w:space="0" w:color="auto"/>
                <w:left w:val="none" w:sz="0" w:space="0" w:color="auto"/>
                <w:bottom w:val="none" w:sz="0" w:space="0" w:color="auto"/>
                <w:right w:val="none" w:sz="0" w:space="0" w:color="auto"/>
              </w:divBdr>
            </w:div>
          </w:divsChild>
        </w:div>
        <w:div w:id="74278610">
          <w:marLeft w:val="0"/>
          <w:marRight w:val="0"/>
          <w:marTop w:val="0"/>
          <w:marBottom w:val="0"/>
          <w:divBdr>
            <w:top w:val="none" w:sz="0" w:space="0" w:color="auto"/>
            <w:left w:val="none" w:sz="0" w:space="0" w:color="auto"/>
            <w:bottom w:val="none" w:sz="0" w:space="0" w:color="auto"/>
            <w:right w:val="none" w:sz="0" w:space="0" w:color="auto"/>
          </w:divBdr>
          <w:divsChild>
            <w:div w:id="1398473818">
              <w:marLeft w:val="0"/>
              <w:marRight w:val="0"/>
              <w:marTop w:val="0"/>
              <w:marBottom w:val="0"/>
              <w:divBdr>
                <w:top w:val="none" w:sz="0" w:space="0" w:color="auto"/>
                <w:left w:val="none" w:sz="0" w:space="0" w:color="auto"/>
                <w:bottom w:val="none" w:sz="0" w:space="0" w:color="auto"/>
                <w:right w:val="none" w:sz="0" w:space="0" w:color="auto"/>
              </w:divBdr>
            </w:div>
          </w:divsChild>
        </w:div>
        <w:div w:id="917521666">
          <w:marLeft w:val="0"/>
          <w:marRight w:val="0"/>
          <w:marTop w:val="0"/>
          <w:marBottom w:val="0"/>
          <w:divBdr>
            <w:top w:val="none" w:sz="0" w:space="0" w:color="auto"/>
            <w:left w:val="none" w:sz="0" w:space="0" w:color="auto"/>
            <w:bottom w:val="none" w:sz="0" w:space="0" w:color="auto"/>
            <w:right w:val="none" w:sz="0" w:space="0" w:color="auto"/>
          </w:divBdr>
          <w:divsChild>
            <w:div w:id="1061518082">
              <w:marLeft w:val="0"/>
              <w:marRight w:val="0"/>
              <w:marTop w:val="0"/>
              <w:marBottom w:val="0"/>
              <w:divBdr>
                <w:top w:val="none" w:sz="0" w:space="0" w:color="auto"/>
                <w:left w:val="none" w:sz="0" w:space="0" w:color="auto"/>
                <w:bottom w:val="none" w:sz="0" w:space="0" w:color="auto"/>
                <w:right w:val="none" w:sz="0" w:space="0" w:color="auto"/>
              </w:divBdr>
            </w:div>
          </w:divsChild>
        </w:div>
        <w:div w:id="801581603">
          <w:marLeft w:val="0"/>
          <w:marRight w:val="0"/>
          <w:marTop w:val="0"/>
          <w:marBottom w:val="0"/>
          <w:divBdr>
            <w:top w:val="none" w:sz="0" w:space="0" w:color="auto"/>
            <w:left w:val="none" w:sz="0" w:space="0" w:color="auto"/>
            <w:bottom w:val="none" w:sz="0" w:space="0" w:color="auto"/>
            <w:right w:val="none" w:sz="0" w:space="0" w:color="auto"/>
          </w:divBdr>
          <w:divsChild>
            <w:div w:id="24838846">
              <w:marLeft w:val="0"/>
              <w:marRight w:val="0"/>
              <w:marTop w:val="0"/>
              <w:marBottom w:val="0"/>
              <w:divBdr>
                <w:top w:val="none" w:sz="0" w:space="0" w:color="auto"/>
                <w:left w:val="none" w:sz="0" w:space="0" w:color="auto"/>
                <w:bottom w:val="none" w:sz="0" w:space="0" w:color="auto"/>
                <w:right w:val="none" w:sz="0" w:space="0" w:color="auto"/>
              </w:divBdr>
            </w:div>
          </w:divsChild>
        </w:div>
        <w:div w:id="209149388">
          <w:marLeft w:val="0"/>
          <w:marRight w:val="0"/>
          <w:marTop w:val="0"/>
          <w:marBottom w:val="0"/>
          <w:divBdr>
            <w:top w:val="none" w:sz="0" w:space="0" w:color="auto"/>
            <w:left w:val="none" w:sz="0" w:space="0" w:color="auto"/>
            <w:bottom w:val="none" w:sz="0" w:space="0" w:color="auto"/>
            <w:right w:val="none" w:sz="0" w:space="0" w:color="auto"/>
          </w:divBdr>
          <w:divsChild>
            <w:div w:id="287080354">
              <w:marLeft w:val="0"/>
              <w:marRight w:val="0"/>
              <w:marTop w:val="0"/>
              <w:marBottom w:val="0"/>
              <w:divBdr>
                <w:top w:val="none" w:sz="0" w:space="0" w:color="auto"/>
                <w:left w:val="none" w:sz="0" w:space="0" w:color="auto"/>
                <w:bottom w:val="none" w:sz="0" w:space="0" w:color="auto"/>
                <w:right w:val="none" w:sz="0" w:space="0" w:color="auto"/>
              </w:divBdr>
            </w:div>
          </w:divsChild>
        </w:div>
        <w:div w:id="376008616">
          <w:marLeft w:val="0"/>
          <w:marRight w:val="0"/>
          <w:marTop w:val="0"/>
          <w:marBottom w:val="0"/>
          <w:divBdr>
            <w:top w:val="none" w:sz="0" w:space="0" w:color="auto"/>
            <w:left w:val="none" w:sz="0" w:space="0" w:color="auto"/>
            <w:bottom w:val="none" w:sz="0" w:space="0" w:color="auto"/>
            <w:right w:val="none" w:sz="0" w:space="0" w:color="auto"/>
          </w:divBdr>
          <w:divsChild>
            <w:div w:id="1892769722">
              <w:marLeft w:val="0"/>
              <w:marRight w:val="0"/>
              <w:marTop w:val="0"/>
              <w:marBottom w:val="0"/>
              <w:divBdr>
                <w:top w:val="none" w:sz="0" w:space="0" w:color="auto"/>
                <w:left w:val="none" w:sz="0" w:space="0" w:color="auto"/>
                <w:bottom w:val="none" w:sz="0" w:space="0" w:color="auto"/>
                <w:right w:val="none" w:sz="0" w:space="0" w:color="auto"/>
              </w:divBdr>
            </w:div>
          </w:divsChild>
        </w:div>
        <w:div w:id="1326013302">
          <w:marLeft w:val="0"/>
          <w:marRight w:val="0"/>
          <w:marTop w:val="0"/>
          <w:marBottom w:val="0"/>
          <w:divBdr>
            <w:top w:val="none" w:sz="0" w:space="0" w:color="auto"/>
            <w:left w:val="none" w:sz="0" w:space="0" w:color="auto"/>
            <w:bottom w:val="none" w:sz="0" w:space="0" w:color="auto"/>
            <w:right w:val="none" w:sz="0" w:space="0" w:color="auto"/>
          </w:divBdr>
          <w:divsChild>
            <w:div w:id="940911981">
              <w:marLeft w:val="0"/>
              <w:marRight w:val="0"/>
              <w:marTop w:val="0"/>
              <w:marBottom w:val="0"/>
              <w:divBdr>
                <w:top w:val="none" w:sz="0" w:space="0" w:color="auto"/>
                <w:left w:val="none" w:sz="0" w:space="0" w:color="auto"/>
                <w:bottom w:val="none" w:sz="0" w:space="0" w:color="auto"/>
                <w:right w:val="none" w:sz="0" w:space="0" w:color="auto"/>
              </w:divBdr>
            </w:div>
          </w:divsChild>
        </w:div>
        <w:div w:id="1930112650">
          <w:marLeft w:val="0"/>
          <w:marRight w:val="0"/>
          <w:marTop w:val="0"/>
          <w:marBottom w:val="0"/>
          <w:divBdr>
            <w:top w:val="none" w:sz="0" w:space="0" w:color="auto"/>
            <w:left w:val="none" w:sz="0" w:space="0" w:color="auto"/>
            <w:bottom w:val="none" w:sz="0" w:space="0" w:color="auto"/>
            <w:right w:val="none" w:sz="0" w:space="0" w:color="auto"/>
          </w:divBdr>
          <w:divsChild>
            <w:div w:id="1809936898">
              <w:marLeft w:val="0"/>
              <w:marRight w:val="0"/>
              <w:marTop w:val="0"/>
              <w:marBottom w:val="0"/>
              <w:divBdr>
                <w:top w:val="none" w:sz="0" w:space="0" w:color="auto"/>
                <w:left w:val="none" w:sz="0" w:space="0" w:color="auto"/>
                <w:bottom w:val="none" w:sz="0" w:space="0" w:color="auto"/>
                <w:right w:val="none" w:sz="0" w:space="0" w:color="auto"/>
              </w:divBdr>
            </w:div>
          </w:divsChild>
        </w:div>
        <w:div w:id="1124226512">
          <w:marLeft w:val="0"/>
          <w:marRight w:val="0"/>
          <w:marTop w:val="0"/>
          <w:marBottom w:val="0"/>
          <w:divBdr>
            <w:top w:val="none" w:sz="0" w:space="0" w:color="auto"/>
            <w:left w:val="none" w:sz="0" w:space="0" w:color="auto"/>
            <w:bottom w:val="none" w:sz="0" w:space="0" w:color="auto"/>
            <w:right w:val="none" w:sz="0" w:space="0" w:color="auto"/>
          </w:divBdr>
          <w:divsChild>
            <w:div w:id="21831961">
              <w:marLeft w:val="0"/>
              <w:marRight w:val="0"/>
              <w:marTop w:val="0"/>
              <w:marBottom w:val="0"/>
              <w:divBdr>
                <w:top w:val="none" w:sz="0" w:space="0" w:color="auto"/>
                <w:left w:val="none" w:sz="0" w:space="0" w:color="auto"/>
                <w:bottom w:val="none" w:sz="0" w:space="0" w:color="auto"/>
                <w:right w:val="none" w:sz="0" w:space="0" w:color="auto"/>
              </w:divBdr>
            </w:div>
          </w:divsChild>
        </w:div>
        <w:div w:id="554122453">
          <w:marLeft w:val="0"/>
          <w:marRight w:val="0"/>
          <w:marTop w:val="0"/>
          <w:marBottom w:val="0"/>
          <w:divBdr>
            <w:top w:val="none" w:sz="0" w:space="0" w:color="auto"/>
            <w:left w:val="none" w:sz="0" w:space="0" w:color="auto"/>
            <w:bottom w:val="none" w:sz="0" w:space="0" w:color="auto"/>
            <w:right w:val="none" w:sz="0" w:space="0" w:color="auto"/>
          </w:divBdr>
          <w:divsChild>
            <w:div w:id="953711352">
              <w:marLeft w:val="0"/>
              <w:marRight w:val="0"/>
              <w:marTop w:val="0"/>
              <w:marBottom w:val="0"/>
              <w:divBdr>
                <w:top w:val="none" w:sz="0" w:space="0" w:color="auto"/>
                <w:left w:val="none" w:sz="0" w:space="0" w:color="auto"/>
                <w:bottom w:val="none" w:sz="0" w:space="0" w:color="auto"/>
                <w:right w:val="none" w:sz="0" w:space="0" w:color="auto"/>
              </w:divBdr>
            </w:div>
          </w:divsChild>
        </w:div>
        <w:div w:id="1982809780">
          <w:marLeft w:val="0"/>
          <w:marRight w:val="0"/>
          <w:marTop w:val="0"/>
          <w:marBottom w:val="0"/>
          <w:divBdr>
            <w:top w:val="none" w:sz="0" w:space="0" w:color="auto"/>
            <w:left w:val="none" w:sz="0" w:space="0" w:color="auto"/>
            <w:bottom w:val="none" w:sz="0" w:space="0" w:color="auto"/>
            <w:right w:val="none" w:sz="0" w:space="0" w:color="auto"/>
          </w:divBdr>
          <w:divsChild>
            <w:div w:id="1627278047">
              <w:marLeft w:val="0"/>
              <w:marRight w:val="0"/>
              <w:marTop w:val="0"/>
              <w:marBottom w:val="0"/>
              <w:divBdr>
                <w:top w:val="none" w:sz="0" w:space="0" w:color="auto"/>
                <w:left w:val="none" w:sz="0" w:space="0" w:color="auto"/>
                <w:bottom w:val="none" w:sz="0" w:space="0" w:color="auto"/>
                <w:right w:val="none" w:sz="0" w:space="0" w:color="auto"/>
              </w:divBdr>
            </w:div>
          </w:divsChild>
        </w:div>
        <w:div w:id="404449634">
          <w:marLeft w:val="0"/>
          <w:marRight w:val="0"/>
          <w:marTop w:val="0"/>
          <w:marBottom w:val="0"/>
          <w:divBdr>
            <w:top w:val="none" w:sz="0" w:space="0" w:color="auto"/>
            <w:left w:val="none" w:sz="0" w:space="0" w:color="auto"/>
            <w:bottom w:val="none" w:sz="0" w:space="0" w:color="auto"/>
            <w:right w:val="none" w:sz="0" w:space="0" w:color="auto"/>
          </w:divBdr>
          <w:divsChild>
            <w:div w:id="53434515">
              <w:marLeft w:val="0"/>
              <w:marRight w:val="0"/>
              <w:marTop w:val="0"/>
              <w:marBottom w:val="0"/>
              <w:divBdr>
                <w:top w:val="none" w:sz="0" w:space="0" w:color="auto"/>
                <w:left w:val="none" w:sz="0" w:space="0" w:color="auto"/>
                <w:bottom w:val="none" w:sz="0" w:space="0" w:color="auto"/>
                <w:right w:val="none" w:sz="0" w:space="0" w:color="auto"/>
              </w:divBdr>
            </w:div>
          </w:divsChild>
        </w:div>
        <w:div w:id="218131432">
          <w:marLeft w:val="0"/>
          <w:marRight w:val="0"/>
          <w:marTop w:val="0"/>
          <w:marBottom w:val="0"/>
          <w:divBdr>
            <w:top w:val="none" w:sz="0" w:space="0" w:color="auto"/>
            <w:left w:val="none" w:sz="0" w:space="0" w:color="auto"/>
            <w:bottom w:val="none" w:sz="0" w:space="0" w:color="auto"/>
            <w:right w:val="none" w:sz="0" w:space="0" w:color="auto"/>
          </w:divBdr>
          <w:divsChild>
            <w:div w:id="242110313">
              <w:marLeft w:val="0"/>
              <w:marRight w:val="0"/>
              <w:marTop w:val="0"/>
              <w:marBottom w:val="0"/>
              <w:divBdr>
                <w:top w:val="none" w:sz="0" w:space="0" w:color="auto"/>
                <w:left w:val="none" w:sz="0" w:space="0" w:color="auto"/>
                <w:bottom w:val="none" w:sz="0" w:space="0" w:color="auto"/>
                <w:right w:val="none" w:sz="0" w:space="0" w:color="auto"/>
              </w:divBdr>
            </w:div>
          </w:divsChild>
        </w:div>
        <w:div w:id="167141468">
          <w:marLeft w:val="0"/>
          <w:marRight w:val="0"/>
          <w:marTop w:val="0"/>
          <w:marBottom w:val="0"/>
          <w:divBdr>
            <w:top w:val="none" w:sz="0" w:space="0" w:color="auto"/>
            <w:left w:val="none" w:sz="0" w:space="0" w:color="auto"/>
            <w:bottom w:val="none" w:sz="0" w:space="0" w:color="auto"/>
            <w:right w:val="none" w:sz="0" w:space="0" w:color="auto"/>
          </w:divBdr>
          <w:divsChild>
            <w:div w:id="1142230928">
              <w:marLeft w:val="0"/>
              <w:marRight w:val="0"/>
              <w:marTop w:val="0"/>
              <w:marBottom w:val="0"/>
              <w:divBdr>
                <w:top w:val="none" w:sz="0" w:space="0" w:color="auto"/>
                <w:left w:val="none" w:sz="0" w:space="0" w:color="auto"/>
                <w:bottom w:val="none" w:sz="0" w:space="0" w:color="auto"/>
                <w:right w:val="none" w:sz="0" w:space="0" w:color="auto"/>
              </w:divBdr>
            </w:div>
          </w:divsChild>
        </w:div>
        <w:div w:id="535433592">
          <w:marLeft w:val="0"/>
          <w:marRight w:val="0"/>
          <w:marTop w:val="0"/>
          <w:marBottom w:val="0"/>
          <w:divBdr>
            <w:top w:val="none" w:sz="0" w:space="0" w:color="auto"/>
            <w:left w:val="none" w:sz="0" w:space="0" w:color="auto"/>
            <w:bottom w:val="none" w:sz="0" w:space="0" w:color="auto"/>
            <w:right w:val="none" w:sz="0" w:space="0" w:color="auto"/>
          </w:divBdr>
          <w:divsChild>
            <w:div w:id="1443840135">
              <w:marLeft w:val="0"/>
              <w:marRight w:val="0"/>
              <w:marTop w:val="0"/>
              <w:marBottom w:val="0"/>
              <w:divBdr>
                <w:top w:val="none" w:sz="0" w:space="0" w:color="auto"/>
                <w:left w:val="none" w:sz="0" w:space="0" w:color="auto"/>
                <w:bottom w:val="none" w:sz="0" w:space="0" w:color="auto"/>
                <w:right w:val="none" w:sz="0" w:space="0" w:color="auto"/>
              </w:divBdr>
            </w:div>
          </w:divsChild>
        </w:div>
        <w:div w:id="1749963143">
          <w:marLeft w:val="0"/>
          <w:marRight w:val="0"/>
          <w:marTop w:val="0"/>
          <w:marBottom w:val="0"/>
          <w:divBdr>
            <w:top w:val="none" w:sz="0" w:space="0" w:color="auto"/>
            <w:left w:val="none" w:sz="0" w:space="0" w:color="auto"/>
            <w:bottom w:val="none" w:sz="0" w:space="0" w:color="auto"/>
            <w:right w:val="none" w:sz="0" w:space="0" w:color="auto"/>
          </w:divBdr>
          <w:divsChild>
            <w:div w:id="837232455">
              <w:marLeft w:val="0"/>
              <w:marRight w:val="0"/>
              <w:marTop w:val="0"/>
              <w:marBottom w:val="0"/>
              <w:divBdr>
                <w:top w:val="none" w:sz="0" w:space="0" w:color="auto"/>
                <w:left w:val="none" w:sz="0" w:space="0" w:color="auto"/>
                <w:bottom w:val="none" w:sz="0" w:space="0" w:color="auto"/>
                <w:right w:val="none" w:sz="0" w:space="0" w:color="auto"/>
              </w:divBdr>
            </w:div>
          </w:divsChild>
        </w:div>
        <w:div w:id="1040591944">
          <w:marLeft w:val="0"/>
          <w:marRight w:val="0"/>
          <w:marTop w:val="0"/>
          <w:marBottom w:val="0"/>
          <w:divBdr>
            <w:top w:val="none" w:sz="0" w:space="0" w:color="auto"/>
            <w:left w:val="none" w:sz="0" w:space="0" w:color="auto"/>
            <w:bottom w:val="none" w:sz="0" w:space="0" w:color="auto"/>
            <w:right w:val="none" w:sz="0" w:space="0" w:color="auto"/>
          </w:divBdr>
          <w:divsChild>
            <w:div w:id="1115516283">
              <w:marLeft w:val="0"/>
              <w:marRight w:val="0"/>
              <w:marTop w:val="0"/>
              <w:marBottom w:val="0"/>
              <w:divBdr>
                <w:top w:val="none" w:sz="0" w:space="0" w:color="auto"/>
                <w:left w:val="none" w:sz="0" w:space="0" w:color="auto"/>
                <w:bottom w:val="none" w:sz="0" w:space="0" w:color="auto"/>
                <w:right w:val="none" w:sz="0" w:space="0" w:color="auto"/>
              </w:divBdr>
            </w:div>
          </w:divsChild>
        </w:div>
        <w:div w:id="966544468">
          <w:marLeft w:val="0"/>
          <w:marRight w:val="0"/>
          <w:marTop w:val="0"/>
          <w:marBottom w:val="0"/>
          <w:divBdr>
            <w:top w:val="none" w:sz="0" w:space="0" w:color="auto"/>
            <w:left w:val="none" w:sz="0" w:space="0" w:color="auto"/>
            <w:bottom w:val="none" w:sz="0" w:space="0" w:color="auto"/>
            <w:right w:val="none" w:sz="0" w:space="0" w:color="auto"/>
          </w:divBdr>
          <w:divsChild>
            <w:div w:id="1481656226">
              <w:marLeft w:val="0"/>
              <w:marRight w:val="0"/>
              <w:marTop w:val="0"/>
              <w:marBottom w:val="0"/>
              <w:divBdr>
                <w:top w:val="none" w:sz="0" w:space="0" w:color="auto"/>
                <w:left w:val="none" w:sz="0" w:space="0" w:color="auto"/>
                <w:bottom w:val="none" w:sz="0" w:space="0" w:color="auto"/>
                <w:right w:val="none" w:sz="0" w:space="0" w:color="auto"/>
              </w:divBdr>
            </w:div>
          </w:divsChild>
        </w:div>
        <w:div w:id="1534489818">
          <w:marLeft w:val="0"/>
          <w:marRight w:val="0"/>
          <w:marTop w:val="0"/>
          <w:marBottom w:val="0"/>
          <w:divBdr>
            <w:top w:val="none" w:sz="0" w:space="0" w:color="auto"/>
            <w:left w:val="none" w:sz="0" w:space="0" w:color="auto"/>
            <w:bottom w:val="none" w:sz="0" w:space="0" w:color="auto"/>
            <w:right w:val="none" w:sz="0" w:space="0" w:color="auto"/>
          </w:divBdr>
          <w:divsChild>
            <w:div w:id="1676567241">
              <w:marLeft w:val="0"/>
              <w:marRight w:val="0"/>
              <w:marTop w:val="0"/>
              <w:marBottom w:val="0"/>
              <w:divBdr>
                <w:top w:val="none" w:sz="0" w:space="0" w:color="auto"/>
                <w:left w:val="none" w:sz="0" w:space="0" w:color="auto"/>
                <w:bottom w:val="none" w:sz="0" w:space="0" w:color="auto"/>
                <w:right w:val="none" w:sz="0" w:space="0" w:color="auto"/>
              </w:divBdr>
            </w:div>
          </w:divsChild>
        </w:div>
        <w:div w:id="1980501246">
          <w:marLeft w:val="0"/>
          <w:marRight w:val="0"/>
          <w:marTop w:val="0"/>
          <w:marBottom w:val="0"/>
          <w:divBdr>
            <w:top w:val="none" w:sz="0" w:space="0" w:color="auto"/>
            <w:left w:val="none" w:sz="0" w:space="0" w:color="auto"/>
            <w:bottom w:val="none" w:sz="0" w:space="0" w:color="auto"/>
            <w:right w:val="none" w:sz="0" w:space="0" w:color="auto"/>
          </w:divBdr>
          <w:divsChild>
            <w:div w:id="1877693939">
              <w:marLeft w:val="0"/>
              <w:marRight w:val="0"/>
              <w:marTop w:val="0"/>
              <w:marBottom w:val="0"/>
              <w:divBdr>
                <w:top w:val="none" w:sz="0" w:space="0" w:color="auto"/>
                <w:left w:val="none" w:sz="0" w:space="0" w:color="auto"/>
                <w:bottom w:val="none" w:sz="0" w:space="0" w:color="auto"/>
                <w:right w:val="none" w:sz="0" w:space="0" w:color="auto"/>
              </w:divBdr>
            </w:div>
          </w:divsChild>
        </w:div>
        <w:div w:id="1517159068">
          <w:marLeft w:val="0"/>
          <w:marRight w:val="0"/>
          <w:marTop w:val="0"/>
          <w:marBottom w:val="0"/>
          <w:divBdr>
            <w:top w:val="none" w:sz="0" w:space="0" w:color="auto"/>
            <w:left w:val="none" w:sz="0" w:space="0" w:color="auto"/>
            <w:bottom w:val="none" w:sz="0" w:space="0" w:color="auto"/>
            <w:right w:val="none" w:sz="0" w:space="0" w:color="auto"/>
          </w:divBdr>
          <w:divsChild>
            <w:div w:id="1940260313">
              <w:marLeft w:val="0"/>
              <w:marRight w:val="0"/>
              <w:marTop w:val="0"/>
              <w:marBottom w:val="0"/>
              <w:divBdr>
                <w:top w:val="none" w:sz="0" w:space="0" w:color="auto"/>
                <w:left w:val="none" w:sz="0" w:space="0" w:color="auto"/>
                <w:bottom w:val="none" w:sz="0" w:space="0" w:color="auto"/>
                <w:right w:val="none" w:sz="0" w:space="0" w:color="auto"/>
              </w:divBdr>
            </w:div>
          </w:divsChild>
        </w:div>
        <w:div w:id="1643464193">
          <w:marLeft w:val="0"/>
          <w:marRight w:val="0"/>
          <w:marTop w:val="0"/>
          <w:marBottom w:val="0"/>
          <w:divBdr>
            <w:top w:val="none" w:sz="0" w:space="0" w:color="auto"/>
            <w:left w:val="none" w:sz="0" w:space="0" w:color="auto"/>
            <w:bottom w:val="none" w:sz="0" w:space="0" w:color="auto"/>
            <w:right w:val="none" w:sz="0" w:space="0" w:color="auto"/>
          </w:divBdr>
          <w:divsChild>
            <w:div w:id="606931267">
              <w:marLeft w:val="0"/>
              <w:marRight w:val="0"/>
              <w:marTop w:val="0"/>
              <w:marBottom w:val="0"/>
              <w:divBdr>
                <w:top w:val="none" w:sz="0" w:space="0" w:color="auto"/>
                <w:left w:val="none" w:sz="0" w:space="0" w:color="auto"/>
                <w:bottom w:val="none" w:sz="0" w:space="0" w:color="auto"/>
                <w:right w:val="none" w:sz="0" w:space="0" w:color="auto"/>
              </w:divBdr>
            </w:div>
          </w:divsChild>
        </w:div>
        <w:div w:id="2005207086">
          <w:marLeft w:val="0"/>
          <w:marRight w:val="0"/>
          <w:marTop w:val="0"/>
          <w:marBottom w:val="0"/>
          <w:divBdr>
            <w:top w:val="none" w:sz="0" w:space="0" w:color="auto"/>
            <w:left w:val="none" w:sz="0" w:space="0" w:color="auto"/>
            <w:bottom w:val="none" w:sz="0" w:space="0" w:color="auto"/>
            <w:right w:val="none" w:sz="0" w:space="0" w:color="auto"/>
          </w:divBdr>
          <w:divsChild>
            <w:div w:id="917439555">
              <w:marLeft w:val="0"/>
              <w:marRight w:val="0"/>
              <w:marTop w:val="0"/>
              <w:marBottom w:val="0"/>
              <w:divBdr>
                <w:top w:val="none" w:sz="0" w:space="0" w:color="auto"/>
                <w:left w:val="none" w:sz="0" w:space="0" w:color="auto"/>
                <w:bottom w:val="none" w:sz="0" w:space="0" w:color="auto"/>
                <w:right w:val="none" w:sz="0" w:space="0" w:color="auto"/>
              </w:divBdr>
            </w:div>
          </w:divsChild>
        </w:div>
        <w:div w:id="355082550">
          <w:marLeft w:val="0"/>
          <w:marRight w:val="0"/>
          <w:marTop w:val="0"/>
          <w:marBottom w:val="0"/>
          <w:divBdr>
            <w:top w:val="none" w:sz="0" w:space="0" w:color="auto"/>
            <w:left w:val="none" w:sz="0" w:space="0" w:color="auto"/>
            <w:bottom w:val="none" w:sz="0" w:space="0" w:color="auto"/>
            <w:right w:val="none" w:sz="0" w:space="0" w:color="auto"/>
          </w:divBdr>
          <w:divsChild>
            <w:div w:id="1607151096">
              <w:marLeft w:val="0"/>
              <w:marRight w:val="0"/>
              <w:marTop w:val="0"/>
              <w:marBottom w:val="0"/>
              <w:divBdr>
                <w:top w:val="none" w:sz="0" w:space="0" w:color="auto"/>
                <w:left w:val="none" w:sz="0" w:space="0" w:color="auto"/>
                <w:bottom w:val="none" w:sz="0" w:space="0" w:color="auto"/>
                <w:right w:val="none" w:sz="0" w:space="0" w:color="auto"/>
              </w:divBdr>
            </w:div>
          </w:divsChild>
        </w:div>
        <w:div w:id="1062145514">
          <w:marLeft w:val="0"/>
          <w:marRight w:val="0"/>
          <w:marTop w:val="0"/>
          <w:marBottom w:val="0"/>
          <w:divBdr>
            <w:top w:val="none" w:sz="0" w:space="0" w:color="auto"/>
            <w:left w:val="none" w:sz="0" w:space="0" w:color="auto"/>
            <w:bottom w:val="none" w:sz="0" w:space="0" w:color="auto"/>
            <w:right w:val="none" w:sz="0" w:space="0" w:color="auto"/>
          </w:divBdr>
          <w:divsChild>
            <w:div w:id="806626058">
              <w:marLeft w:val="0"/>
              <w:marRight w:val="0"/>
              <w:marTop w:val="0"/>
              <w:marBottom w:val="0"/>
              <w:divBdr>
                <w:top w:val="none" w:sz="0" w:space="0" w:color="auto"/>
                <w:left w:val="none" w:sz="0" w:space="0" w:color="auto"/>
                <w:bottom w:val="none" w:sz="0" w:space="0" w:color="auto"/>
                <w:right w:val="none" w:sz="0" w:space="0" w:color="auto"/>
              </w:divBdr>
            </w:div>
          </w:divsChild>
        </w:div>
        <w:div w:id="1905722715">
          <w:marLeft w:val="0"/>
          <w:marRight w:val="0"/>
          <w:marTop w:val="0"/>
          <w:marBottom w:val="0"/>
          <w:divBdr>
            <w:top w:val="none" w:sz="0" w:space="0" w:color="auto"/>
            <w:left w:val="none" w:sz="0" w:space="0" w:color="auto"/>
            <w:bottom w:val="none" w:sz="0" w:space="0" w:color="auto"/>
            <w:right w:val="none" w:sz="0" w:space="0" w:color="auto"/>
          </w:divBdr>
          <w:divsChild>
            <w:div w:id="1131089787">
              <w:marLeft w:val="0"/>
              <w:marRight w:val="0"/>
              <w:marTop w:val="0"/>
              <w:marBottom w:val="0"/>
              <w:divBdr>
                <w:top w:val="none" w:sz="0" w:space="0" w:color="auto"/>
                <w:left w:val="none" w:sz="0" w:space="0" w:color="auto"/>
                <w:bottom w:val="none" w:sz="0" w:space="0" w:color="auto"/>
                <w:right w:val="none" w:sz="0" w:space="0" w:color="auto"/>
              </w:divBdr>
            </w:div>
          </w:divsChild>
        </w:div>
        <w:div w:id="1895963073">
          <w:marLeft w:val="0"/>
          <w:marRight w:val="0"/>
          <w:marTop w:val="0"/>
          <w:marBottom w:val="0"/>
          <w:divBdr>
            <w:top w:val="none" w:sz="0" w:space="0" w:color="auto"/>
            <w:left w:val="none" w:sz="0" w:space="0" w:color="auto"/>
            <w:bottom w:val="none" w:sz="0" w:space="0" w:color="auto"/>
            <w:right w:val="none" w:sz="0" w:space="0" w:color="auto"/>
          </w:divBdr>
          <w:divsChild>
            <w:div w:id="33312960">
              <w:marLeft w:val="0"/>
              <w:marRight w:val="0"/>
              <w:marTop w:val="0"/>
              <w:marBottom w:val="0"/>
              <w:divBdr>
                <w:top w:val="none" w:sz="0" w:space="0" w:color="auto"/>
                <w:left w:val="none" w:sz="0" w:space="0" w:color="auto"/>
                <w:bottom w:val="none" w:sz="0" w:space="0" w:color="auto"/>
                <w:right w:val="none" w:sz="0" w:space="0" w:color="auto"/>
              </w:divBdr>
            </w:div>
          </w:divsChild>
        </w:div>
        <w:div w:id="1060398327">
          <w:marLeft w:val="0"/>
          <w:marRight w:val="0"/>
          <w:marTop w:val="0"/>
          <w:marBottom w:val="0"/>
          <w:divBdr>
            <w:top w:val="none" w:sz="0" w:space="0" w:color="auto"/>
            <w:left w:val="none" w:sz="0" w:space="0" w:color="auto"/>
            <w:bottom w:val="none" w:sz="0" w:space="0" w:color="auto"/>
            <w:right w:val="none" w:sz="0" w:space="0" w:color="auto"/>
          </w:divBdr>
          <w:divsChild>
            <w:div w:id="29381152">
              <w:marLeft w:val="0"/>
              <w:marRight w:val="0"/>
              <w:marTop w:val="0"/>
              <w:marBottom w:val="0"/>
              <w:divBdr>
                <w:top w:val="none" w:sz="0" w:space="0" w:color="auto"/>
                <w:left w:val="none" w:sz="0" w:space="0" w:color="auto"/>
                <w:bottom w:val="none" w:sz="0" w:space="0" w:color="auto"/>
                <w:right w:val="none" w:sz="0" w:space="0" w:color="auto"/>
              </w:divBdr>
            </w:div>
          </w:divsChild>
        </w:div>
        <w:div w:id="823155952">
          <w:marLeft w:val="0"/>
          <w:marRight w:val="0"/>
          <w:marTop w:val="0"/>
          <w:marBottom w:val="0"/>
          <w:divBdr>
            <w:top w:val="none" w:sz="0" w:space="0" w:color="auto"/>
            <w:left w:val="none" w:sz="0" w:space="0" w:color="auto"/>
            <w:bottom w:val="none" w:sz="0" w:space="0" w:color="auto"/>
            <w:right w:val="none" w:sz="0" w:space="0" w:color="auto"/>
          </w:divBdr>
          <w:divsChild>
            <w:div w:id="238562291">
              <w:marLeft w:val="0"/>
              <w:marRight w:val="0"/>
              <w:marTop w:val="0"/>
              <w:marBottom w:val="0"/>
              <w:divBdr>
                <w:top w:val="none" w:sz="0" w:space="0" w:color="auto"/>
                <w:left w:val="none" w:sz="0" w:space="0" w:color="auto"/>
                <w:bottom w:val="none" w:sz="0" w:space="0" w:color="auto"/>
                <w:right w:val="none" w:sz="0" w:space="0" w:color="auto"/>
              </w:divBdr>
            </w:div>
          </w:divsChild>
        </w:div>
        <w:div w:id="190850154">
          <w:marLeft w:val="0"/>
          <w:marRight w:val="0"/>
          <w:marTop w:val="0"/>
          <w:marBottom w:val="0"/>
          <w:divBdr>
            <w:top w:val="none" w:sz="0" w:space="0" w:color="auto"/>
            <w:left w:val="none" w:sz="0" w:space="0" w:color="auto"/>
            <w:bottom w:val="none" w:sz="0" w:space="0" w:color="auto"/>
            <w:right w:val="none" w:sz="0" w:space="0" w:color="auto"/>
          </w:divBdr>
          <w:divsChild>
            <w:div w:id="12197010">
              <w:marLeft w:val="0"/>
              <w:marRight w:val="0"/>
              <w:marTop w:val="0"/>
              <w:marBottom w:val="0"/>
              <w:divBdr>
                <w:top w:val="none" w:sz="0" w:space="0" w:color="auto"/>
                <w:left w:val="none" w:sz="0" w:space="0" w:color="auto"/>
                <w:bottom w:val="none" w:sz="0" w:space="0" w:color="auto"/>
                <w:right w:val="none" w:sz="0" w:space="0" w:color="auto"/>
              </w:divBdr>
            </w:div>
          </w:divsChild>
        </w:div>
        <w:div w:id="361322987">
          <w:marLeft w:val="0"/>
          <w:marRight w:val="0"/>
          <w:marTop w:val="0"/>
          <w:marBottom w:val="0"/>
          <w:divBdr>
            <w:top w:val="none" w:sz="0" w:space="0" w:color="auto"/>
            <w:left w:val="none" w:sz="0" w:space="0" w:color="auto"/>
            <w:bottom w:val="none" w:sz="0" w:space="0" w:color="auto"/>
            <w:right w:val="none" w:sz="0" w:space="0" w:color="auto"/>
          </w:divBdr>
          <w:divsChild>
            <w:div w:id="325322806">
              <w:marLeft w:val="0"/>
              <w:marRight w:val="0"/>
              <w:marTop w:val="0"/>
              <w:marBottom w:val="0"/>
              <w:divBdr>
                <w:top w:val="none" w:sz="0" w:space="0" w:color="auto"/>
                <w:left w:val="none" w:sz="0" w:space="0" w:color="auto"/>
                <w:bottom w:val="none" w:sz="0" w:space="0" w:color="auto"/>
                <w:right w:val="none" w:sz="0" w:space="0" w:color="auto"/>
              </w:divBdr>
            </w:div>
          </w:divsChild>
        </w:div>
        <w:div w:id="1557856608">
          <w:marLeft w:val="0"/>
          <w:marRight w:val="0"/>
          <w:marTop w:val="0"/>
          <w:marBottom w:val="0"/>
          <w:divBdr>
            <w:top w:val="none" w:sz="0" w:space="0" w:color="auto"/>
            <w:left w:val="none" w:sz="0" w:space="0" w:color="auto"/>
            <w:bottom w:val="none" w:sz="0" w:space="0" w:color="auto"/>
            <w:right w:val="none" w:sz="0" w:space="0" w:color="auto"/>
          </w:divBdr>
          <w:divsChild>
            <w:div w:id="670376277">
              <w:marLeft w:val="0"/>
              <w:marRight w:val="0"/>
              <w:marTop w:val="0"/>
              <w:marBottom w:val="0"/>
              <w:divBdr>
                <w:top w:val="none" w:sz="0" w:space="0" w:color="auto"/>
                <w:left w:val="none" w:sz="0" w:space="0" w:color="auto"/>
                <w:bottom w:val="none" w:sz="0" w:space="0" w:color="auto"/>
                <w:right w:val="none" w:sz="0" w:space="0" w:color="auto"/>
              </w:divBdr>
            </w:div>
          </w:divsChild>
        </w:div>
        <w:div w:id="1024786798">
          <w:marLeft w:val="0"/>
          <w:marRight w:val="0"/>
          <w:marTop w:val="0"/>
          <w:marBottom w:val="0"/>
          <w:divBdr>
            <w:top w:val="none" w:sz="0" w:space="0" w:color="auto"/>
            <w:left w:val="none" w:sz="0" w:space="0" w:color="auto"/>
            <w:bottom w:val="none" w:sz="0" w:space="0" w:color="auto"/>
            <w:right w:val="none" w:sz="0" w:space="0" w:color="auto"/>
          </w:divBdr>
          <w:divsChild>
            <w:div w:id="1515339333">
              <w:marLeft w:val="0"/>
              <w:marRight w:val="0"/>
              <w:marTop w:val="0"/>
              <w:marBottom w:val="0"/>
              <w:divBdr>
                <w:top w:val="none" w:sz="0" w:space="0" w:color="auto"/>
                <w:left w:val="none" w:sz="0" w:space="0" w:color="auto"/>
                <w:bottom w:val="none" w:sz="0" w:space="0" w:color="auto"/>
                <w:right w:val="none" w:sz="0" w:space="0" w:color="auto"/>
              </w:divBdr>
            </w:div>
            <w:div w:id="104693374">
              <w:marLeft w:val="0"/>
              <w:marRight w:val="0"/>
              <w:marTop w:val="0"/>
              <w:marBottom w:val="0"/>
              <w:divBdr>
                <w:top w:val="none" w:sz="0" w:space="0" w:color="auto"/>
                <w:left w:val="none" w:sz="0" w:space="0" w:color="auto"/>
                <w:bottom w:val="none" w:sz="0" w:space="0" w:color="auto"/>
                <w:right w:val="none" w:sz="0" w:space="0" w:color="auto"/>
              </w:divBdr>
            </w:div>
            <w:div w:id="1756432943">
              <w:marLeft w:val="0"/>
              <w:marRight w:val="0"/>
              <w:marTop w:val="0"/>
              <w:marBottom w:val="0"/>
              <w:divBdr>
                <w:top w:val="none" w:sz="0" w:space="0" w:color="auto"/>
                <w:left w:val="none" w:sz="0" w:space="0" w:color="auto"/>
                <w:bottom w:val="none" w:sz="0" w:space="0" w:color="auto"/>
                <w:right w:val="none" w:sz="0" w:space="0" w:color="auto"/>
              </w:divBdr>
            </w:div>
          </w:divsChild>
        </w:div>
        <w:div w:id="1026059087">
          <w:marLeft w:val="0"/>
          <w:marRight w:val="0"/>
          <w:marTop w:val="0"/>
          <w:marBottom w:val="0"/>
          <w:divBdr>
            <w:top w:val="none" w:sz="0" w:space="0" w:color="auto"/>
            <w:left w:val="none" w:sz="0" w:space="0" w:color="auto"/>
            <w:bottom w:val="none" w:sz="0" w:space="0" w:color="auto"/>
            <w:right w:val="none" w:sz="0" w:space="0" w:color="auto"/>
          </w:divBdr>
          <w:divsChild>
            <w:div w:id="1340161256">
              <w:marLeft w:val="0"/>
              <w:marRight w:val="0"/>
              <w:marTop w:val="0"/>
              <w:marBottom w:val="0"/>
              <w:divBdr>
                <w:top w:val="none" w:sz="0" w:space="0" w:color="auto"/>
                <w:left w:val="none" w:sz="0" w:space="0" w:color="auto"/>
                <w:bottom w:val="none" w:sz="0" w:space="0" w:color="auto"/>
                <w:right w:val="none" w:sz="0" w:space="0" w:color="auto"/>
              </w:divBdr>
            </w:div>
          </w:divsChild>
        </w:div>
        <w:div w:id="2004894801">
          <w:marLeft w:val="0"/>
          <w:marRight w:val="0"/>
          <w:marTop w:val="0"/>
          <w:marBottom w:val="0"/>
          <w:divBdr>
            <w:top w:val="none" w:sz="0" w:space="0" w:color="auto"/>
            <w:left w:val="none" w:sz="0" w:space="0" w:color="auto"/>
            <w:bottom w:val="none" w:sz="0" w:space="0" w:color="auto"/>
            <w:right w:val="none" w:sz="0" w:space="0" w:color="auto"/>
          </w:divBdr>
          <w:divsChild>
            <w:div w:id="1717585641">
              <w:marLeft w:val="0"/>
              <w:marRight w:val="0"/>
              <w:marTop w:val="0"/>
              <w:marBottom w:val="0"/>
              <w:divBdr>
                <w:top w:val="none" w:sz="0" w:space="0" w:color="auto"/>
                <w:left w:val="none" w:sz="0" w:space="0" w:color="auto"/>
                <w:bottom w:val="none" w:sz="0" w:space="0" w:color="auto"/>
                <w:right w:val="none" w:sz="0" w:space="0" w:color="auto"/>
              </w:divBdr>
            </w:div>
          </w:divsChild>
        </w:div>
        <w:div w:id="1429891227">
          <w:marLeft w:val="0"/>
          <w:marRight w:val="0"/>
          <w:marTop w:val="0"/>
          <w:marBottom w:val="0"/>
          <w:divBdr>
            <w:top w:val="none" w:sz="0" w:space="0" w:color="auto"/>
            <w:left w:val="none" w:sz="0" w:space="0" w:color="auto"/>
            <w:bottom w:val="none" w:sz="0" w:space="0" w:color="auto"/>
            <w:right w:val="none" w:sz="0" w:space="0" w:color="auto"/>
          </w:divBdr>
          <w:divsChild>
            <w:div w:id="1920283297">
              <w:marLeft w:val="0"/>
              <w:marRight w:val="0"/>
              <w:marTop w:val="0"/>
              <w:marBottom w:val="0"/>
              <w:divBdr>
                <w:top w:val="none" w:sz="0" w:space="0" w:color="auto"/>
                <w:left w:val="none" w:sz="0" w:space="0" w:color="auto"/>
                <w:bottom w:val="none" w:sz="0" w:space="0" w:color="auto"/>
                <w:right w:val="none" w:sz="0" w:space="0" w:color="auto"/>
              </w:divBdr>
            </w:div>
          </w:divsChild>
        </w:div>
        <w:div w:id="1826705096">
          <w:marLeft w:val="0"/>
          <w:marRight w:val="0"/>
          <w:marTop w:val="0"/>
          <w:marBottom w:val="0"/>
          <w:divBdr>
            <w:top w:val="none" w:sz="0" w:space="0" w:color="auto"/>
            <w:left w:val="none" w:sz="0" w:space="0" w:color="auto"/>
            <w:bottom w:val="none" w:sz="0" w:space="0" w:color="auto"/>
            <w:right w:val="none" w:sz="0" w:space="0" w:color="auto"/>
          </w:divBdr>
          <w:divsChild>
            <w:div w:id="616762435">
              <w:marLeft w:val="0"/>
              <w:marRight w:val="0"/>
              <w:marTop w:val="0"/>
              <w:marBottom w:val="0"/>
              <w:divBdr>
                <w:top w:val="none" w:sz="0" w:space="0" w:color="auto"/>
                <w:left w:val="none" w:sz="0" w:space="0" w:color="auto"/>
                <w:bottom w:val="none" w:sz="0" w:space="0" w:color="auto"/>
                <w:right w:val="none" w:sz="0" w:space="0" w:color="auto"/>
              </w:divBdr>
            </w:div>
          </w:divsChild>
        </w:div>
        <w:div w:id="1111779725">
          <w:marLeft w:val="0"/>
          <w:marRight w:val="0"/>
          <w:marTop w:val="0"/>
          <w:marBottom w:val="0"/>
          <w:divBdr>
            <w:top w:val="none" w:sz="0" w:space="0" w:color="auto"/>
            <w:left w:val="none" w:sz="0" w:space="0" w:color="auto"/>
            <w:bottom w:val="none" w:sz="0" w:space="0" w:color="auto"/>
            <w:right w:val="none" w:sz="0" w:space="0" w:color="auto"/>
          </w:divBdr>
          <w:divsChild>
            <w:div w:id="1731728487">
              <w:marLeft w:val="0"/>
              <w:marRight w:val="0"/>
              <w:marTop w:val="0"/>
              <w:marBottom w:val="0"/>
              <w:divBdr>
                <w:top w:val="none" w:sz="0" w:space="0" w:color="auto"/>
                <w:left w:val="none" w:sz="0" w:space="0" w:color="auto"/>
                <w:bottom w:val="none" w:sz="0" w:space="0" w:color="auto"/>
                <w:right w:val="none" w:sz="0" w:space="0" w:color="auto"/>
              </w:divBdr>
            </w:div>
          </w:divsChild>
        </w:div>
        <w:div w:id="2050568005">
          <w:marLeft w:val="0"/>
          <w:marRight w:val="0"/>
          <w:marTop w:val="0"/>
          <w:marBottom w:val="0"/>
          <w:divBdr>
            <w:top w:val="none" w:sz="0" w:space="0" w:color="auto"/>
            <w:left w:val="none" w:sz="0" w:space="0" w:color="auto"/>
            <w:bottom w:val="none" w:sz="0" w:space="0" w:color="auto"/>
            <w:right w:val="none" w:sz="0" w:space="0" w:color="auto"/>
          </w:divBdr>
          <w:divsChild>
            <w:div w:id="1800370097">
              <w:marLeft w:val="0"/>
              <w:marRight w:val="0"/>
              <w:marTop w:val="0"/>
              <w:marBottom w:val="0"/>
              <w:divBdr>
                <w:top w:val="none" w:sz="0" w:space="0" w:color="auto"/>
                <w:left w:val="none" w:sz="0" w:space="0" w:color="auto"/>
                <w:bottom w:val="none" w:sz="0" w:space="0" w:color="auto"/>
                <w:right w:val="none" w:sz="0" w:space="0" w:color="auto"/>
              </w:divBdr>
            </w:div>
          </w:divsChild>
        </w:div>
        <w:div w:id="138112787">
          <w:marLeft w:val="0"/>
          <w:marRight w:val="0"/>
          <w:marTop w:val="0"/>
          <w:marBottom w:val="0"/>
          <w:divBdr>
            <w:top w:val="none" w:sz="0" w:space="0" w:color="auto"/>
            <w:left w:val="none" w:sz="0" w:space="0" w:color="auto"/>
            <w:bottom w:val="none" w:sz="0" w:space="0" w:color="auto"/>
            <w:right w:val="none" w:sz="0" w:space="0" w:color="auto"/>
          </w:divBdr>
          <w:divsChild>
            <w:div w:id="40446158">
              <w:marLeft w:val="0"/>
              <w:marRight w:val="0"/>
              <w:marTop w:val="0"/>
              <w:marBottom w:val="0"/>
              <w:divBdr>
                <w:top w:val="none" w:sz="0" w:space="0" w:color="auto"/>
                <w:left w:val="none" w:sz="0" w:space="0" w:color="auto"/>
                <w:bottom w:val="none" w:sz="0" w:space="0" w:color="auto"/>
                <w:right w:val="none" w:sz="0" w:space="0" w:color="auto"/>
              </w:divBdr>
            </w:div>
          </w:divsChild>
        </w:div>
        <w:div w:id="983197033">
          <w:marLeft w:val="0"/>
          <w:marRight w:val="0"/>
          <w:marTop w:val="0"/>
          <w:marBottom w:val="0"/>
          <w:divBdr>
            <w:top w:val="none" w:sz="0" w:space="0" w:color="auto"/>
            <w:left w:val="none" w:sz="0" w:space="0" w:color="auto"/>
            <w:bottom w:val="none" w:sz="0" w:space="0" w:color="auto"/>
            <w:right w:val="none" w:sz="0" w:space="0" w:color="auto"/>
          </w:divBdr>
          <w:divsChild>
            <w:div w:id="1196775335">
              <w:marLeft w:val="0"/>
              <w:marRight w:val="0"/>
              <w:marTop w:val="0"/>
              <w:marBottom w:val="0"/>
              <w:divBdr>
                <w:top w:val="none" w:sz="0" w:space="0" w:color="auto"/>
                <w:left w:val="none" w:sz="0" w:space="0" w:color="auto"/>
                <w:bottom w:val="none" w:sz="0" w:space="0" w:color="auto"/>
                <w:right w:val="none" w:sz="0" w:space="0" w:color="auto"/>
              </w:divBdr>
            </w:div>
          </w:divsChild>
        </w:div>
        <w:div w:id="1579511182">
          <w:marLeft w:val="0"/>
          <w:marRight w:val="0"/>
          <w:marTop w:val="0"/>
          <w:marBottom w:val="0"/>
          <w:divBdr>
            <w:top w:val="none" w:sz="0" w:space="0" w:color="auto"/>
            <w:left w:val="none" w:sz="0" w:space="0" w:color="auto"/>
            <w:bottom w:val="none" w:sz="0" w:space="0" w:color="auto"/>
            <w:right w:val="none" w:sz="0" w:space="0" w:color="auto"/>
          </w:divBdr>
          <w:divsChild>
            <w:div w:id="194776364">
              <w:marLeft w:val="0"/>
              <w:marRight w:val="0"/>
              <w:marTop w:val="0"/>
              <w:marBottom w:val="0"/>
              <w:divBdr>
                <w:top w:val="none" w:sz="0" w:space="0" w:color="auto"/>
                <w:left w:val="none" w:sz="0" w:space="0" w:color="auto"/>
                <w:bottom w:val="none" w:sz="0" w:space="0" w:color="auto"/>
                <w:right w:val="none" w:sz="0" w:space="0" w:color="auto"/>
              </w:divBdr>
            </w:div>
          </w:divsChild>
        </w:div>
        <w:div w:id="754785280">
          <w:marLeft w:val="0"/>
          <w:marRight w:val="0"/>
          <w:marTop w:val="0"/>
          <w:marBottom w:val="0"/>
          <w:divBdr>
            <w:top w:val="none" w:sz="0" w:space="0" w:color="auto"/>
            <w:left w:val="none" w:sz="0" w:space="0" w:color="auto"/>
            <w:bottom w:val="none" w:sz="0" w:space="0" w:color="auto"/>
            <w:right w:val="none" w:sz="0" w:space="0" w:color="auto"/>
          </w:divBdr>
          <w:divsChild>
            <w:div w:id="2003268764">
              <w:marLeft w:val="0"/>
              <w:marRight w:val="0"/>
              <w:marTop w:val="0"/>
              <w:marBottom w:val="0"/>
              <w:divBdr>
                <w:top w:val="none" w:sz="0" w:space="0" w:color="auto"/>
                <w:left w:val="none" w:sz="0" w:space="0" w:color="auto"/>
                <w:bottom w:val="none" w:sz="0" w:space="0" w:color="auto"/>
                <w:right w:val="none" w:sz="0" w:space="0" w:color="auto"/>
              </w:divBdr>
            </w:div>
          </w:divsChild>
        </w:div>
        <w:div w:id="1175346347">
          <w:marLeft w:val="0"/>
          <w:marRight w:val="0"/>
          <w:marTop w:val="0"/>
          <w:marBottom w:val="0"/>
          <w:divBdr>
            <w:top w:val="none" w:sz="0" w:space="0" w:color="auto"/>
            <w:left w:val="none" w:sz="0" w:space="0" w:color="auto"/>
            <w:bottom w:val="none" w:sz="0" w:space="0" w:color="auto"/>
            <w:right w:val="none" w:sz="0" w:space="0" w:color="auto"/>
          </w:divBdr>
          <w:divsChild>
            <w:div w:id="816536648">
              <w:marLeft w:val="0"/>
              <w:marRight w:val="0"/>
              <w:marTop w:val="0"/>
              <w:marBottom w:val="0"/>
              <w:divBdr>
                <w:top w:val="none" w:sz="0" w:space="0" w:color="auto"/>
                <w:left w:val="none" w:sz="0" w:space="0" w:color="auto"/>
                <w:bottom w:val="none" w:sz="0" w:space="0" w:color="auto"/>
                <w:right w:val="none" w:sz="0" w:space="0" w:color="auto"/>
              </w:divBdr>
            </w:div>
            <w:div w:id="1350525060">
              <w:marLeft w:val="0"/>
              <w:marRight w:val="0"/>
              <w:marTop w:val="0"/>
              <w:marBottom w:val="0"/>
              <w:divBdr>
                <w:top w:val="none" w:sz="0" w:space="0" w:color="auto"/>
                <w:left w:val="none" w:sz="0" w:space="0" w:color="auto"/>
                <w:bottom w:val="none" w:sz="0" w:space="0" w:color="auto"/>
                <w:right w:val="none" w:sz="0" w:space="0" w:color="auto"/>
              </w:divBdr>
            </w:div>
          </w:divsChild>
        </w:div>
        <w:div w:id="1076903629">
          <w:marLeft w:val="0"/>
          <w:marRight w:val="0"/>
          <w:marTop w:val="0"/>
          <w:marBottom w:val="0"/>
          <w:divBdr>
            <w:top w:val="none" w:sz="0" w:space="0" w:color="auto"/>
            <w:left w:val="none" w:sz="0" w:space="0" w:color="auto"/>
            <w:bottom w:val="none" w:sz="0" w:space="0" w:color="auto"/>
            <w:right w:val="none" w:sz="0" w:space="0" w:color="auto"/>
          </w:divBdr>
          <w:divsChild>
            <w:div w:id="722942645">
              <w:marLeft w:val="0"/>
              <w:marRight w:val="0"/>
              <w:marTop w:val="0"/>
              <w:marBottom w:val="0"/>
              <w:divBdr>
                <w:top w:val="none" w:sz="0" w:space="0" w:color="auto"/>
                <w:left w:val="none" w:sz="0" w:space="0" w:color="auto"/>
                <w:bottom w:val="none" w:sz="0" w:space="0" w:color="auto"/>
                <w:right w:val="none" w:sz="0" w:space="0" w:color="auto"/>
              </w:divBdr>
            </w:div>
          </w:divsChild>
        </w:div>
        <w:div w:id="1051155841">
          <w:marLeft w:val="0"/>
          <w:marRight w:val="0"/>
          <w:marTop w:val="0"/>
          <w:marBottom w:val="0"/>
          <w:divBdr>
            <w:top w:val="none" w:sz="0" w:space="0" w:color="auto"/>
            <w:left w:val="none" w:sz="0" w:space="0" w:color="auto"/>
            <w:bottom w:val="none" w:sz="0" w:space="0" w:color="auto"/>
            <w:right w:val="none" w:sz="0" w:space="0" w:color="auto"/>
          </w:divBdr>
          <w:divsChild>
            <w:div w:id="1462698076">
              <w:marLeft w:val="0"/>
              <w:marRight w:val="0"/>
              <w:marTop w:val="0"/>
              <w:marBottom w:val="0"/>
              <w:divBdr>
                <w:top w:val="none" w:sz="0" w:space="0" w:color="auto"/>
                <w:left w:val="none" w:sz="0" w:space="0" w:color="auto"/>
                <w:bottom w:val="none" w:sz="0" w:space="0" w:color="auto"/>
                <w:right w:val="none" w:sz="0" w:space="0" w:color="auto"/>
              </w:divBdr>
            </w:div>
          </w:divsChild>
        </w:div>
        <w:div w:id="1918662710">
          <w:marLeft w:val="0"/>
          <w:marRight w:val="0"/>
          <w:marTop w:val="0"/>
          <w:marBottom w:val="0"/>
          <w:divBdr>
            <w:top w:val="none" w:sz="0" w:space="0" w:color="auto"/>
            <w:left w:val="none" w:sz="0" w:space="0" w:color="auto"/>
            <w:bottom w:val="none" w:sz="0" w:space="0" w:color="auto"/>
            <w:right w:val="none" w:sz="0" w:space="0" w:color="auto"/>
          </w:divBdr>
          <w:divsChild>
            <w:div w:id="1215236967">
              <w:marLeft w:val="0"/>
              <w:marRight w:val="0"/>
              <w:marTop w:val="0"/>
              <w:marBottom w:val="0"/>
              <w:divBdr>
                <w:top w:val="none" w:sz="0" w:space="0" w:color="auto"/>
                <w:left w:val="none" w:sz="0" w:space="0" w:color="auto"/>
                <w:bottom w:val="none" w:sz="0" w:space="0" w:color="auto"/>
                <w:right w:val="none" w:sz="0" w:space="0" w:color="auto"/>
              </w:divBdr>
            </w:div>
          </w:divsChild>
        </w:div>
        <w:div w:id="438910523">
          <w:marLeft w:val="0"/>
          <w:marRight w:val="0"/>
          <w:marTop w:val="0"/>
          <w:marBottom w:val="0"/>
          <w:divBdr>
            <w:top w:val="none" w:sz="0" w:space="0" w:color="auto"/>
            <w:left w:val="none" w:sz="0" w:space="0" w:color="auto"/>
            <w:bottom w:val="none" w:sz="0" w:space="0" w:color="auto"/>
            <w:right w:val="none" w:sz="0" w:space="0" w:color="auto"/>
          </w:divBdr>
          <w:divsChild>
            <w:div w:id="1476801243">
              <w:marLeft w:val="0"/>
              <w:marRight w:val="0"/>
              <w:marTop w:val="0"/>
              <w:marBottom w:val="0"/>
              <w:divBdr>
                <w:top w:val="none" w:sz="0" w:space="0" w:color="auto"/>
                <w:left w:val="none" w:sz="0" w:space="0" w:color="auto"/>
                <w:bottom w:val="none" w:sz="0" w:space="0" w:color="auto"/>
                <w:right w:val="none" w:sz="0" w:space="0" w:color="auto"/>
              </w:divBdr>
            </w:div>
          </w:divsChild>
        </w:div>
        <w:div w:id="1411195156">
          <w:marLeft w:val="0"/>
          <w:marRight w:val="0"/>
          <w:marTop w:val="0"/>
          <w:marBottom w:val="0"/>
          <w:divBdr>
            <w:top w:val="none" w:sz="0" w:space="0" w:color="auto"/>
            <w:left w:val="none" w:sz="0" w:space="0" w:color="auto"/>
            <w:bottom w:val="none" w:sz="0" w:space="0" w:color="auto"/>
            <w:right w:val="none" w:sz="0" w:space="0" w:color="auto"/>
          </w:divBdr>
          <w:divsChild>
            <w:div w:id="1703020780">
              <w:marLeft w:val="0"/>
              <w:marRight w:val="0"/>
              <w:marTop w:val="0"/>
              <w:marBottom w:val="0"/>
              <w:divBdr>
                <w:top w:val="none" w:sz="0" w:space="0" w:color="auto"/>
                <w:left w:val="none" w:sz="0" w:space="0" w:color="auto"/>
                <w:bottom w:val="none" w:sz="0" w:space="0" w:color="auto"/>
                <w:right w:val="none" w:sz="0" w:space="0" w:color="auto"/>
              </w:divBdr>
            </w:div>
          </w:divsChild>
        </w:div>
        <w:div w:id="1032651778">
          <w:marLeft w:val="0"/>
          <w:marRight w:val="0"/>
          <w:marTop w:val="0"/>
          <w:marBottom w:val="0"/>
          <w:divBdr>
            <w:top w:val="none" w:sz="0" w:space="0" w:color="auto"/>
            <w:left w:val="none" w:sz="0" w:space="0" w:color="auto"/>
            <w:bottom w:val="none" w:sz="0" w:space="0" w:color="auto"/>
            <w:right w:val="none" w:sz="0" w:space="0" w:color="auto"/>
          </w:divBdr>
          <w:divsChild>
            <w:div w:id="230236491">
              <w:marLeft w:val="0"/>
              <w:marRight w:val="0"/>
              <w:marTop w:val="0"/>
              <w:marBottom w:val="0"/>
              <w:divBdr>
                <w:top w:val="none" w:sz="0" w:space="0" w:color="auto"/>
                <w:left w:val="none" w:sz="0" w:space="0" w:color="auto"/>
                <w:bottom w:val="none" w:sz="0" w:space="0" w:color="auto"/>
                <w:right w:val="none" w:sz="0" w:space="0" w:color="auto"/>
              </w:divBdr>
            </w:div>
          </w:divsChild>
        </w:div>
        <w:div w:id="347292573">
          <w:marLeft w:val="0"/>
          <w:marRight w:val="0"/>
          <w:marTop w:val="0"/>
          <w:marBottom w:val="0"/>
          <w:divBdr>
            <w:top w:val="none" w:sz="0" w:space="0" w:color="auto"/>
            <w:left w:val="none" w:sz="0" w:space="0" w:color="auto"/>
            <w:bottom w:val="none" w:sz="0" w:space="0" w:color="auto"/>
            <w:right w:val="none" w:sz="0" w:space="0" w:color="auto"/>
          </w:divBdr>
          <w:divsChild>
            <w:div w:id="1495102167">
              <w:marLeft w:val="0"/>
              <w:marRight w:val="0"/>
              <w:marTop w:val="0"/>
              <w:marBottom w:val="0"/>
              <w:divBdr>
                <w:top w:val="none" w:sz="0" w:space="0" w:color="auto"/>
                <w:left w:val="none" w:sz="0" w:space="0" w:color="auto"/>
                <w:bottom w:val="none" w:sz="0" w:space="0" w:color="auto"/>
                <w:right w:val="none" w:sz="0" w:space="0" w:color="auto"/>
              </w:divBdr>
            </w:div>
            <w:div w:id="1003895722">
              <w:marLeft w:val="0"/>
              <w:marRight w:val="0"/>
              <w:marTop w:val="0"/>
              <w:marBottom w:val="0"/>
              <w:divBdr>
                <w:top w:val="none" w:sz="0" w:space="0" w:color="auto"/>
                <w:left w:val="none" w:sz="0" w:space="0" w:color="auto"/>
                <w:bottom w:val="none" w:sz="0" w:space="0" w:color="auto"/>
                <w:right w:val="none" w:sz="0" w:space="0" w:color="auto"/>
              </w:divBdr>
            </w:div>
          </w:divsChild>
        </w:div>
        <w:div w:id="1933077798">
          <w:marLeft w:val="0"/>
          <w:marRight w:val="0"/>
          <w:marTop w:val="0"/>
          <w:marBottom w:val="0"/>
          <w:divBdr>
            <w:top w:val="none" w:sz="0" w:space="0" w:color="auto"/>
            <w:left w:val="none" w:sz="0" w:space="0" w:color="auto"/>
            <w:bottom w:val="none" w:sz="0" w:space="0" w:color="auto"/>
            <w:right w:val="none" w:sz="0" w:space="0" w:color="auto"/>
          </w:divBdr>
          <w:divsChild>
            <w:div w:id="41759944">
              <w:marLeft w:val="0"/>
              <w:marRight w:val="0"/>
              <w:marTop w:val="0"/>
              <w:marBottom w:val="0"/>
              <w:divBdr>
                <w:top w:val="none" w:sz="0" w:space="0" w:color="auto"/>
                <w:left w:val="none" w:sz="0" w:space="0" w:color="auto"/>
                <w:bottom w:val="none" w:sz="0" w:space="0" w:color="auto"/>
                <w:right w:val="none" w:sz="0" w:space="0" w:color="auto"/>
              </w:divBdr>
            </w:div>
          </w:divsChild>
        </w:div>
        <w:div w:id="1696030418">
          <w:marLeft w:val="0"/>
          <w:marRight w:val="0"/>
          <w:marTop w:val="0"/>
          <w:marBottom w:val="0"/>
          <w:divBdr>
            <w:top w:val="none" w:sz="0" w:space="0" w:color="auto"/>
            <w:left w:val="none" w:sz="0" w:space="0" w:color="auto"/>
            <w:bottom w:val="none" w:sz="0" w:space="0" w:color="auto"/>
            <w:right w:val="none" w:sz="0" w:space="0" w:color="auto"/>
          </w:divBdr>
          <w:divsChild>
            <w:div w:id="1871454366">
              <w:marLeft w:val="0"/>
              <w:marRight w:val="0"/>
              <w:marTop w:val="0"/>
              <w:marBottom w:val="0"/>
              <w:divBdr>
                <w:top w:val="none" w:sz="0" w:space="0" w:color="auto"/>
                <w:left w:val="none" w:sz="0" w:space="0" w:color="auto"/>
                <w:bottom w:val="none" w:sz="0" w:space="0" w:color="auto"/>
                <w:right w:val="none" w:sz="0" w:space="0" w:color="auto"/>
              </w:divBdr>
            </w:div>
          </w:divsChild>
        </w:div>
        <w:div w:id="1095631947">
          <w:marLeft w:val="0"/>
          <w:marRight w:val="0"/>
          <w:marTop w:val="0"/>
          <w:marBottom w:val="0"/>
          <w:divBdr>
            <w:top w:val="none" w:sz="0" w:space="0" w:color="auto"/>
            <w:left w:val="none" w:sz="0" w:space="0" w:color="auto"/>
            <w:bottom w:val="none" w:sz="0" w:space="0" w:color="auto"/>
            <w:right w:val="none" w:sz="0" w:space="0" w:color="auto"/>
          </w:divBdr>
          <w:divsChild>
            <w:div w:id="1290475166">
              <w:marLeft w:val="0"/>
              <w:marRight w:val="0"/>
              <w:marTop w:val="0"/>
              <w:marBottom w:val="0"/>
              <w:divBdr>
                <w:top w:val="none" w:sz="0" w:space="0" w:color="auto"/>
                <w:left w:val="none" w:sz="0" w:space="0" w:color="auto"/>
                <w:bottom w:val="none" w:sz="0" w:space="0" w:color="auto"/>
                <w:right w:val="none" w:sz="0" w:space="0" w:color="auto"/>
              </w:divBdr>
            </w:div>
          </w:divsChild>
        </w:div>
        <w:div w:id="605891468">
          <w:marLeft w:val="0"/>
          <w:marRight w:val="0"/>
          <w:marTop w:val="0"/>
          <w:marBottom w:val="0"/>
          <w:divBdr>
            <w:top w:val="none" w:sz="0" w:space="0" w:color="auto"/>
            <w:left w:val="none" w:sz="0" w:space="0" w:color="auto"/>
            <w:bottom w:val="none" w:sz="0" w:space="0" w:color="auto"/>
            <w:right w:val="none" w:sz="0" w:space="0" w:color="auto"/>
          </w:divBdr>
          <w:divsChild>
            <w:div w:id="1275599230">
              <w:marLeft w:val="0"/>
              <w:marRight w:val="0"/>
              <w:marTop w:val="0"/>
              <w:marBottom w:val="0"/>
              <w:divBdr>
                <w:top w:val="none" w:sz="0" w:space="0" w:color="auto"/>
                <w:left w:val="none" w:sz="0" w:space="0" w:color="auto"/>
                <w:bottom w:val="none" w:sz="0" w:space="0" w:color="auto"/>
                <w:right w:val="none" w:sz="0" w:space="0" w:color="auto"/>
              </w:divBdr>
            </w:div>
            <w:div w:id="358165745">
              <w:marLeft w:val="0"/>
              <w:marRight w:val="0"/>
              <w:marTop w:val="0"/>
              <w:marBottom w:val="0"/>
              <w:divBdr>
                <w:top w:val="none" w:sz="0" w:space="0" w:color="auto"/>
                <w:left w:val="none" w:sz="0" w:space="0" w:color="auto"/>
                <w:bottom w:val="none" w:sz="0" w:space="0" w:color="auto"/>
                <w:right w:val="none" w:sz="0" w:space="0" w:color="auto"/>
              </w:divBdr>
            </w:div>
          </w:divsChild>
        </w:div>
        <w:div w:id="1670251571">
          <w:marLeft w:val="0"/>
          <w:marRight w:val="0"/>
          <w:marTop w:val="0"/>
          <w:marBottom w:val="0"/>
          <w:divBdr>
            <w:top w:val="none" w:sz="0" w:space="0" w:color="auto"/>
            <w:left w:val="none" w:sz="0" w:space="0" w:color="auto"/>
            <w:bottom w:val="none" w:sz="0" w:space="0" w:color="auto"/>
            <w:right w:val="none" w:sz="0" w:space="0" w:color="auto"/>
          </w:divBdr>
          <w:divsChild>
            <w:div w:id="997808450">
              <w:marLeft w:val="0"/>
              <w:marRight w:val="0"/>
              <w:marTop w:val="0"/>
              <w:marBottom w:val="0"/>
              <w:divBdr>
                <w:top w:val="none" w:sz="0" w:space="0" w:color="auto"/>
                <w:left w:val="none" w:sz="0" w:space="0" w:color="auto"/>
                <w:bottom w:val="none" w:sz="0" w:space="0" w:color="auto"/>
                <w:right w:val="none" w:sz="0" w:space="0" w:color="auto"/>
              </w:divBdr>
            </w:div>
          </w:divsChild>
        </w:div>
        <w:div w:id="110906259">
          <w:marLeft w:val="0"/>
          <w:marRight w:val="0"/>
          <w:marTop w:val="0"/>
          <w:marBottom w:val="0"/>
          <w:divBdr>
            <w:top w:val="none" w:sz="0" w:space="0" w:color="auto"/>
            <w:left w:val="none" w:sz="0" w:space="0" w:color="auto"/>
            <w:bottom w:val="none" w:sz="0" w:space="0" w:color="auto"/>
            <w:right w:val="none" w:sz="0" w:space="0" w:color="auto"/>
          </w:divBdr>
          <w:divsChild>
            <w:div w:id="296838174">
              <w:marLeft w:val="0"/>
              <w:marRight w:val="0"/>
              <w:marTop w:val="0"/>
              <w:marBottom w:val="0"/>
              <w:divBdr>
                <w:top w:val="none" w:sz="0" w:space="0" w:color="auto"/>
                <w:left w:val="none" w:sz="0" w:space="0" w:color="auto"/>
                <w:bottom w:val="none" w:sz="0" w:space="0" w:color="auto"/>
                <w:right w:val="none" w:sz="0" w:space="0" w:color="auto"/>
              </w:divBdr>
            </w:div>
          </w:divsChild>
        </w:div>
        <w:div w:id="452944809">
          <w:marLeft w:val="0"/>
          <w:marRight w:val="0"/>
          <w:marTop w:val="0"/>
          <w:marBottom w:val="0"/>
          <w:divBdr>
            <w:top w:val="none" w:sz="0" w:space="0" w:color="auto"/>
            <w:left w:val="none" w:sz="0" w:space="0" w:color="auto"/>
            <w:bottom w:val="none" w:sz="0" w:space="0" w:color="auto"/>
            <w:right w:val="none" w:sz="0" w:space="0" w:color="auto"/>
          </w:divBdr>
          <w:divsChild>
            <w:div w:id="1397779244">
              <w:marLeft w:val="0"/>
              <w:marRight w:val="0"/>
              <w:marTop w:val="0"/>
              <w:marBottom w:val="0"/>
              <w:divBdr>
                <w:top w:val="none" w:sz="0" w:space="0" w:color="auto"/>
                <w:left w:val="none" w:sz="0" w:space="0" w:color="auto"/>
                <w:bottom w:val="none" w:sz="0" w:space="0" w:color="auto"/>
                <w:right w:val="none" w:sz="0" w:space="0" w:color="auto"/>
              </w:divBdr>
            </w:div>
          </w:divsChild>
        </w:div>
        <w:div w:id="1600337375">
          <w:marLeft w:val="0"/>
          <w:marRight w:val="0"/>
          <w:marTop w:val="0"/>
          <w:marBottom w:val="0"/>
          <w:divBdr>
            <w:top w:val="none" w:sz="0" w:space="0" w:color="auto"/>
            <w:left w:val="none" w:sz="0" w:space="0" w:color="auto"/>
            <w:bottom w:val="none" w:sz="0" w:space="0" w:color="auto"/>
            <w:right w:val="none" w:sz="0" w:space="0" w:color="auto"/>
          </w:divBdr>
          <w:divsChild>
            <w:div w:id="1696419588">
              <w:marLeft w:val="0"/>
              <w:marRight w:val="0"/>
              <w:marTop w:val="0"/>
              <w:marBottom w:val="0"/>
              <w:divBdr>
                <w:top w:val="none" w:sz="0" w:space="0" w:color="auto"/>
                <w:left w:val="none" w:sz="0" w:space="0" w:color="auto"/>
                <w:bottom w:val="none" w:sz="0" w:space="0" w:color="auto"/>
                <w:right w:val="none" w:sz="0" w:space="0" w:color="auto"/>
              </w:divBdr>
            </w:div>
          </w:divsChild>
        </w:div>
        <w:div w:id="1415127045">
          <w:marLeft w:val="0"/>
          <w:marRight w:val="0"/>
          <w:marTop w:val="0"/>
          <w:marBottom w:val="0"/>
          <w:divBdr>
            <w:top w:val="none" w:sz="0" w:space="0" w:color="auto"/>
            <w:left w:val="none" w:sz="0" w:space="0" w:color="auto"/>
            <w:bottom w:val="none" w:sz="0" w:space="0" w:color="auto"/>
            <w:right w:val="none" w:sz="0" w:space="0" w:color="auto"/>
          </w:divBdr>
          <w:divsChild>
            <w:div w:id="1445231777">
              <w:marLeft w:val="0"/>
              <w:marRight w:val="0"/>
              <w:marTop w:val="0"/>
              <w:marBottom w:val="0"/>
              <w:divBdr>
                <w:top w:val="none" w:sz="0" w:space="0" w:color="auto"/>
                <w:left w:val="none" w:sz="0" w:space="0" w:color="auto"/>
                <w:bottom w:val="none" w:sz="0" w:space="0" w:color="auto"/>
                <w:right w:val="none" w:sz="0" w:space="0" w:color="auto"/>
              </w:divBdr>
            </w:div>
          </w:divsChild>
        </w:div>
        <w:div w:id="1588879920">
          <w:marLeft w:val="0"/>
          <w:marRight w:val="0"/>
          <w:marTop w:val="0"/>
          <w:marBottom w:val="0"/>
          <w:divBdr>
            <w:top w:val="none" w:sz="0" w:space="0" w:color="auto"/>
            <w:left w:val="none" w:sz="0" w:space="0" w:color="auto"/>
            <w:bottom w:val="none" w:sz="0" w:space="0" w:color="auto"/>
            <w:right w:val="none" w:sz="0" w:space="0" w:color="auto"/>
          </w:divBdr>
          <w:divsChild>
            <w:div w:id="1920748054">
              <w:marLeft w:val="0"/>
              <w:marRight w:val="0"/>
              <w:marTop w:val="0"/>
              <w:marBottom w:val="0"/>
              <w:divBdr>
                <w:top w:val="none" w:sz="0" w:space="0" w:color="auto"/>
                <w:left w:val="none" w:sz="0" w:space="0" w:color="auto"/>
                <w:bottom w:val="none" w:sz="0" w:space="0" w:color="auto"/>
                <w:right w:val="none" w:sz="0" w:space="0" w:color="auto"/>
              </w:divBdr>
            </w:div>
          </w:divsChild>
        </w:div>
        <w:div w:id="1668481869">
          <w:marLeft w:val="0"/>
          <w:marRight w:val="0"/>
          <w:marTop w:val="0"/>
          <w:marBottom w:val="0"/>
          <w:divBdr>
            <w:top w:val="none" w:sz="0" w:space="0" w:color="auto"/>
            <w:left w:val="none" w:sz="0" w:space="0" w:color="auto"/>
            <w:bottom w:val="none" w:sz="0" w:space="0" w:color="auto"/>
            <w:right w:val="none" w:sz="0" w:space="0" w:color="auto"/>
          </w:divBdr>
          <w:divsChild>
            <w:div w:id="1674795802">
              <w:marLeft w:val="0"/>
              <w:marRight w:val="0"/>
              <w:marTop w:val="0"/>
              <w:marBottom w:val="0"/>
              <w:divBdr>
                <w:top w:val="none" w:sz="0" w:space="0" w:color="auto"/>
                <w:left w:val="none" w:sz="0" w:space="0" w:color="auto"/>
                <w:bottom w:val="none" w:sz="0" w:space="0" w:color="auto"/>
                <w:right w:val="none" w:sz="0" w:space="0" w:color="auto"/>
              </w:divBdr>
            </w:div>
            <w:div w:id="474958872">
              <w:marLeft w:val="0"/>
              <w:marRight w:val="0"/>
              <w:marTop w:val="0"/>
              <w:marBottom w:val="0"/>
              <w:divBdr>
                <w:top w:val="none" w:sz="0" w:space="0" w:color="auto"/>
                <w:left w:val="none" w:sz="0" w:space="0" w:color="auto"/>
                <w:bottom w:val="none" w:sz="0" w:space="0" w:color="auto"/>
                <w:right w:val="none" w:sz="0" w:space="0" w:color="auto"/>
              </w:divBdr>
            </w:div>
          </w:divsChild>
        </w:div>
        <w:div w:id="2086997408">
          <w:marLeft w:val="0"/>
          <w:marRight w:val="0"/>
          <w:marTop w:val="0"/>
          <w:marBottom w:val="0"/>
          <w:divBdr>
            <w:top w:val="none" w:sz="0" w:space="0" w:color="auto"/>
            <w:left w:val="none" w:sz="0" w:space="0" w:color="auto"/>
            <w:bottom w:val="none" w:sz="0" w:space="0" w:color="auto"/>
            <w:right w:val="none" w:sz="0" w:space="0" w:color="auto"/>
          </w:divBdr>
          <w:divsChild>
            <w:div w:id="777064322">
              <w:marLeft w:val="0"/>
              <w:marRight w:val="0"/>
              <w:marTop w:val="0"/>
              <w:marBottom w:val="0"/>
              <w:divBdr>
                <w:top w:val="none" w:sz="0" w:space="0" w:color="auto"/>
                <w:left w:val="none" w:sz="0" w:space="0" w:color="auto"/>
                <w:bottom w:val="none" w:sz="0" w:space="0" w:color="auto"/>
                <w:right w:val="none" w:sz="0" w:space="0" w:color="auto"/>
              </w:divBdr>
            </w:div>
          </w:divsChild>
        </w:div>
        <w:div w:id="1490830388">
          <w:marLeft w:val="0"/>
          <w:marRight w:val="0"/>
          <w:marTop w:val="0"/>
          <w:marBottom w:val="0"/>
          <w:divBdr>
            <w:top w:val="none" w:sz="0" w:space="0" w:color="auto"/>
            <w:left w:val="none" w:sz="0" w:space="0" w:color="auto"/>
            <w:bottom w:val="none" w:sz="0" w:space="0" w:color="auto"/>
            <w:right w:val="none" w:sz="0" w:space="0" w:color="auto"/>
          </w:divBdr>
          <w:divsChild>
            <w:div w:id="1322007618">
              <w:marLeft w:val="0"/>
              <w:marRight w:val="0"/>
              <w:marTop w:val="0"/>
              <w:marBottom w:val="0"/>
              <w:divBdr>
                <w:top w:val="none" w:sz="0" w:space="0" w:color="auto"/>
                <w:left w:val="none" w:sz="0" w:space="0" w:color="auto"/>
                <w:bottom w:val="none" w:sz="0" w:space="0" w:color="auto"/>
                <w:right w:val="none" w:sz="0" w:space="0" w:color="auto"/>
              </w:divBdr>
            </w:div>
          </w:divsChild>
        </w:div>
        <w:div w:id="482505148">
          <w:marLeft w:val="0"/>
          <w:marRight w:val="0"/>
          <w:marTop w:val="0"/>
          <w:marBottom w:val="0"/>
          <w:divBdr>
            <w:top w:val="none" w:sz="0" w:space="0" w:color="auto"/>
            <w:left w:val="none" w:sz="0" w:space="0" w:color="auto"/>
            <w:bottom w:val="none" w:sz="0" w:space="0" w:color="auto"/>
            <w:right w:val="none" w:sz="0" w:space="0" w:color="auto"/>
          </w:divBdr>
          <w:divsChild>
            <w:div w:id="299190361">
              <w:marLeft w:val="0"/>
              <w:marRight w:val="0"/>
              <w:marTop w:val="0"/>
              <w:marBottom w:val="0"/>
              <w:divBdr>
                <w:top w:val="none" w:sz="0" w:space="0" w:color="auto"/>
                <w:left w:val="none" w:sz="0" w:space="0" w:color="auto"/>
                <w:bottom w:val="none" w:sz="0" w:space="0" w:color="auto"/>
                <w:right w:val="none" w:sz="0" w:space="0" w:color="auto"/>
              </w:divBdr>
            </w:div>
          </w:divsChild>
        </w:div>
        <w:div w:id="2044862810">
          <w:marLeft w:val="0"/>
          <w:marRight w:val="0"/>
          <w:marTop w:val="0"/>
          <w:marBottom w:val="0"/>
          <w:divBdr>
            <w:top w:val="none" w:sz="0" w:space="0" w:color="auto"/>
            <w:left w:val="none" w:sz="0" w:space="0" w:color="auto"/>
            <w:bottom w:val="none" w:sz="0" w:space="0" w:color="auto"/>
            <w:right w:val="none" w:sz="0" w:space="0" w:color="auto"/>
          </w:divBdr>
          <w:divsChild>
            <w:div w:id="1584870547">
              <w:marLeft w:val="0"/>
              <w:marRight w:val="0"/>
              <w:marTop w:val="0"/>
              <w:marBottom w:val="0"/>
              <w:divBdr>
                <w:top w:val="none" w:sz="0" w:space="0" w:color="auto"/>
                <w:left w:val="none" w:sz="0" w:space="0" w:color="auto"/>
                <w:bottom w:val="none" w:sz="0" w:space="0" w:color="auto"/>
                <w:right w:val="none" w:sz="0" w:space="0" w:color="auto"/>
              </w:divBdr>
            </w:div>
          </w:divsChild>
        </w:div>
        <w:div w:id="473067637">
          <w:marLeft w:val="0"/>
          <w:marRight w:val="0"/>
          <w:marTop w:val="0"/>
          <w:marBottom w:val="0"/>
          <w:divBdr>
            <w:top w:val="none" w:sz="0" w:space="0" w:color="auto"/>
            <w:left w:val="none" w:sz="0" w:space="0" w:color="auto"/>
            <w:bottom w:val="none" w:sz="0" w:space="0" w:color="auto"/>
            <w:right w:val="none" w:sz="0" w:space="0" w:color="auto"/>
          </w:divBdr>
          <w:divsChild>
            <w:div w:id="2133329898">
              <w:marLeft w:val="0"/>
              <w:marRight w:val="0"/>
              <w:marTop w:val="0"/>
              <w:marBottom w:val="0"/>
              <w:divBdr>
                <w:top w:val="none" w:sz="0" w:space="0" w:color="auto"/>
                <w:left w:val="none" w:sz="0" w:space="0" w:color="auto"/>
                <w:bottom w:val="none" w:sz="0" w:space="0" w:color="auto"/>
                <w:right w:val="none" w:sz="0" w:space="0" w:color="auto"/>
              </w:divBdr>
            </w:div>
          </w:divsChild>
        </w:div>
        <w:div w:id="1639802439">
          <w:marLeft w:val="0"/>
          <w:marRight w:val="0"/>
          <w:marTop w:val="0"/>
          <w:marBottom w:val="0"/>
          <w:divBdr>
            <w:top w:val="none" w:sz="0" w:space="0" w:color="auto"/>
            <w:left w:val="none" w:sz="0" w:space="0" w:color="auto"/>
            <w:bottom w:val="none" w:sz="0" w:space="0" w:color="auto"/>
            <w:right w:val="none" w:sz="0" w:space="0" w:color="auto"/>
          </w:divBdr>
          <w:divsChild>
            <w:div w:id="1618752041">
              <w:marLeft w:val="0"/>
              <w:marRight w:val="0"/>
              <w:marTop w:val="0"/>
              <w:marBottom w:val="0"/>
              <w:divBdr>
                <w:top w:val="none" w:sz="0" w:space="0" w:color="auto"/>
                <w:left w:val="none" w:sz="0" w:space="0" w:color="auto"/>
                <w:bottom w:val="none" w:sz="0" w:space="0" w:color="auto"/>
                <w:right w:val="none" w:sz="0" w:space="0" w:color="auto"/>
              </w:divBdr>
            </w:div>
          </w:divsChild>
        </w:div>
        <w:div w:id="779841473">
          <w:marLeft w:val="0"/>
          <w:marRight w:val="0"/>
          <w:marTop w:val="0"/>
          <w:marBottom w:val="0"/>
          <w:divBdr>
            <w:top w:val="none" w:sz="0" w:space="0" w:color="auto"/>
            <w:left w:val="none" w:sz="0" w:space="0" w:color="auto"/>
            <w:bottom w:val="none" w:sz="0" w:space="0" w:color="auto"/>
            <w:right w:val="none" w:sz="0" w:space="0" w:color="auto"/>
          </w:divBdr>
          <w:divsChild>
            <w:div w:id="1369061044">
              <w:marLeft w:val="0"/>
              <w:marRight w:val="0"/>
              <w:marTop w:val="0"/>
              <w:marBottom w:val="0"/>
              <w:divBdr>
                <w:top w:val="none" w:sz="0" w:space="0" w:color="auto"/>
                <w:left w:val="none" w:sz="0" w:space="0" w:color="auto"/>
                <w:bottom w:val="none" w:sz="0" w:space="0" w:color="auto"/>
                <w:right w:val="none" w:sz="0" w:space="0" w:color="auto"/>
              </w:divBdr>
            </w:div>
            <w:div w:id="700788914">
              <w:marLeft w:val="0"/>
              <w:marRight w:val="0"/>
              <w:marTop w:val="0"/>
              <w:marBottom w:val="0"/>
              <w:divBdr>
                <w:top w:val="none" w:sz="0" w:space="0" w:color="auto"/>
                <w:left w:val="none" w:sz="0" w:space="0" w:color="auto"/>
                <w:bottom w:val="none" w:sz="0" w:space="0" w:color="auto"/>
                <w:right w:val="none" w:sz="0" w:space="0" w:color="auto"/>
              </w:divBdr>
            </w:div>
          </w:divsChild>
        </w:div>
        <w:div w:id="1544246706">
          <w:marLeft w:val="0"/>
          <w:marRight w:val="0"/>
          <w:marTop w:val="0"/>
          <w:marBottom w:val="0"/>
          <w:divBdr>
            <w:top w:val="none" w:sz="0" w:space="0" w:color="auto"/>
            <w:left w:val="none" w:sz="0" w:space="0" w:color="auto"/>
            <w:bottom w:val="none" w:sz="0" w:space="0" w:color="auto"/>
            <w:right w:val="none" w:sz="0" w:space="0" w:color="auto"/>
          </w:divBdr>
          <w:divsChild>
            <w:div w:id="2046983593">
              <w:marLeft w:val="0"/>
              <w:marRight w:val="0"/>
              <w:marTop w:val="0"/>
              <w:marBottom w:val="0"/>
              <w:divBdr>
                <w:top w:val="none" w:sz="0" w:space="0" w:color="auto"/>
                <w:left w:val="none" w:sz="0" w:space="0" w:color="auto"/>
                <w:bottom w:val="none" w:sz="0" w:space="0" w:color="auto"/>
                <w:right w:val="none" w:sz="0" w:space="0" w:color="auto"/>
              </w:divBdr>
            </w:div>
          </w:divsChild>
        </w:div>
        <w:div w:id="115294861">
          <w:marLeft w:val="0"/>
          <w:marRight w:val="0"/>
          <w:marTop w:val="0"/>
          <w:marBottom w:val="0"/>
          <w:divBdr>
            <w:top w:val="none" w:sz="0" w:space="0" w:color="auto"/>
            <w:left w:val="none" w:sz="0" w:space="0" w:color="auto"/>
            <w:bottom w:val="none" w:sz="0" w:space="0" w:color="auto"/>
            <w:right w:val="none" w:sz="0" w:space="0" w:color="auto"/>
          </w:divBdr>
          <w:divsChild>
            <w:div w:id="546599741">
              <w:marLeft w:val="0"/>
              <w:marRight w:val="0"/>
              <w:marTop w:val="0"/>
              <w:marBottom w:val="0"/>
              <w:divBdr>
                <w:top w:val="none" w:sz="0" w:space="0" w:color="auto"/>
                <w:left w:val="none" w:sz="0" w:space="0" w:color="auto"/>
                <w:bottom w:val="none" w:sz="0" w:space="0" w:color="auto"/>
                <w:right w:val="none" w:sz="0" w:space="0" w:color="auto"/>
              </w:divBdr>
            </w:div>
          </w:divsChild>
        </w:div>
        <w:div w:id="1416320553">
          <w:marLeft w:val="0"/>
          <w:marRight w:val="0"/>
          <w:marTop w:val="0"/>
          <w:marBottom w:val="0"/>
          <w:divBdr>
            <w:top w:val="none" w:sz="0" w:space="0" w:color="auto"/>
            <w:left w:val="none" w:sz="0" w:space="0" w:color="auto"/>
            <w:bottom w:val="none" w:sz="0" w:space="0" w:color="auto"/>
            <w:right w:val="none" w:sz="0" w:space="0" w:color="auto"/>
          </w:divBdr>
          <w:divsChild>
            <w:div w:id="680667888">
              <w:marLeft w:val="0"/>
              <w:marRight w:val="0"/>
              <w:marTop w:val="0"/>
              <w:marBottom w:val="0"/>
              <w:divBdr>
                <w:top w:val="none" w:sz="0" w:space="0" w:color="auto"/>
                <w:left w:val="none" w:sz="0" w:space="0" w:color="auto"/>
                <w:bottom w:val="none" w:sz="0" w:space="0" w:color="auto"/>
                <w:right w:val="none" w:sz="0" w:space="0" w:color="auto"/>
              </w:divBdr>
            </w:div>
            <w:div w:id="1272709282">
              <w:marLeft w:val="0"/>
              <w:marRight w:val="0"/>
              <w:marTop w:val="0"/>
              <w:marBottom w:val="0"/>
              <w:divBdr>
                <w:top w:val="none" w:sz="0" w:space="0" w:color="auto"/>
                <w:left w:val="none" w:sz="0" w:space="0" w:color="auto"/>
                <w:bottom w:val="none" w:sz="0" w:space="0" w:color="auto"/>
                <w:right w:val="none" w:sz="0" w:space="0" w:color="auto"/>
              </w:divBdr>
            </w:div>
          </w:divsChild>
        </w:div>
        <w:div w:id="157229579">
          <w:marLeft w:val="0"/>
          <w:marRight w:val="0"/>
          <w:marTop w:val="0"/>
          <w:marBottom w:val="0"/>
          <w:divBdr>
            <w:top w:val="none" w:sz="0" w:space="0" w:color="auto"/>
            <w:left w:val="none" w:sz="0" w:space="0" w:color="auto"/>
            <w:bottom w:val="none" w:sz="0" w:space="0" w:color="auto"/>
            <w:right w:val="none" w:sz="0" w:space="0" w:color="auto"/>
          </w:divBdr>
          <w:divsChild>
            <w:div w:id="154341347">
              <w:marLeft w:val="0"/>
              <w:marRight w:val="0"/>
              <w:marTop w:val="0"/>
              <w:marBottom w:val="0"/>
              <w:divBdr>
                <w:top w:val="none" w:sz="0" w:space="0" w:color="auto"/>
                <w:left w:val="none" w:sz="0" w:space="0" w:color="auto"/>
                <w:bottom w:val="none" w:sz="0" w:space="0" w:color="auto"/>
                <w:right w:val="none" w:sz="0" w:space="0" w:color="auto"/>
              </w:divBdr>
            </w:div>
          </w:divsChild>
        </w:div>
        <w:div w:id="2110926377">
          <w:marLeft w:val="0"/>
          <w:marRight w:val="0"/>
          <w:marTop w:val="0"/>
          <w:marBottom w:val="0"/>
          <w:divBdr>
            <w:top w:val="none" w:sz="0" w:space="0" w:color="auto"/>
            <w:left w:val="none" w:sz="0" w:space="0" w:color="auto"/>
            <w:bottom w:val="none" w:sz="0" w:space="0" w:color="auto"/>
            <w:right w:val="none" w:sz="0" w:space="0" w:color="auto"/>
          </w:divBdr>
          <w:divsChild>
            <w:div w:id="403144286">
              <w:marLeft w:val="0"/>
              <w:marRight w:val="0"/>
              <w:marTop w:val="0"/>
              <w:marBottom w:val="0"/>
              <w:divBdr>
                <w:top w:val="none" w:sz="0" w:space="0" w:color="auto"/>
                <w:left w:val="none" w:sz="0" w:space="0" w:color="auto"/>
                <w:bottom w:val="none" w:sz="0" w:space="0" w:color="auto"/>
                <w:right w:val="none" w:sz="0" w:space="0" w:color="auto"/>
              </w:divBdr>
            </w:div>
          </w:divsChild>
        </w:div>
        <w:div w:id="1584299770">
          <w:marLeft w:val="0"/>
          <w:marRight w:val="0"/>
          <w:marTop w:val="0"/>
          <w:marBottom w:val="0"/>
          <w:divBdr>
            <w:top w:val="none" w:sz="0" w:space="0" w:color="auto"/>
            <w:left w:val="none" w:sz="0" w:space="0" w:color="auto"/>
            <w:bottom w:val="none" w:sz="0" w:space="0" w:color="auto"/>
            <w:right w:val="none" w:sz="0" w:space="0" w:color="auto"/>
          </w:divBdr>
          <w:divsChild>
            <w:div w:id="30542981">
              <w:marLeft w:val="0"/>
              <w:marRight w:val="0"/>
              <w:marTop w:val="0"/>
              <w:marBottom w:val="0"/>
              <w:divBdr>
                <w:top w:val="none" w:sz="0" w:space="0" w:color="auto"/>
                <w:left w:val="none" w:sz="0" w:space="0" w:color="auto"/>
                <w:bottom w:val="none" w:sz="0" w:space="0" w:color="auto"/>
                <w:right w:val="none" w:sz="0" w:space="0" w:color="auto"/>
              </w:divBdr>
            </w:div>
          </w:divsChild>
        </w:div>
        <w:div w:id="767963485">
          <w:marLeft w:val="0"/>
          <w:marRight w:val="0"/>
          <w:marTop w:val="0"/>
          <w:marBottom w:val="0"/>
          <w:divBdr>
            <w:top w:val="none" w:sz="0" w:space="0" w:color="auto"/>
            <w:left w:val="none" w:sz="0" w:space="0" w:color="auto"/>
            <w:bottom w:val="none" w:sz="0" w:space="0" w:color="auto"/>
            <w:right w:val="none" w:sz="0" w:space="0" w:color="auto"/>
          </w:divBdr>
          <w:divsChild>
            <w:div w:id="1701083339">
              <w:marLeft w:val="0"/>
              <w:marRight w:val="0"/>
              <w:marTop w:val="0"/>
              <w:marBottom w:val="0"/>
              <w:divBdr>
                <w:top w:val="none" w:sz="0" w:space="0" w:color="auto"/>
                <w:left w:val="none" w:sz="0" w:space="0" w:color="auto"/>
                <w:bottom w:val="none" w:sz="0" w:space="0" w:color="auto"/>
                <w:right w:val="none" w:sz="0" w:space="0" w:color="auto"/>
              </w:divBdr>
            </w:div>
          </w:divsChild>
        </w:div>
        <w:div w:id="824857121">
          <w:marLeft w:val="0"/>
          <w:marRight w:val="0"/>
          <w:marTop w:val="0"/>
          <w:marBottom w:val="0"/>
          <w:divBdr>
            <w:top w:val="none" w:sz="0" w:space="0" w:color="auto"/>
            <w:left w:val="none" w:sz="0" w:space="0" w:color="auto"/>
            <w:bottom w:val="none" w:sz="0" w:space="0" w:color="auto"/>
            <w:right w:val="none" w:sz="0" w:space="0" w:color="auto"/>
          </w:divBdr>
          <w:divsChild>
            <w:div w:id="1145659076">
              <w:marLeft w:val="0"/>
              <w:marRight w:val="0"/>
              <w:marTop w:val="0"/>
              <w:marBottom w:val="0"/>
              <w:divBdr>
                <w:top w:val="none" w:sz="0" w:space="0" w:color="auto"/>
                <w:left w:val="none" w:sz="0" w:space="0" w:color="auto"/>
                <w:bottom w:val="none" w:sz="0" w:space="0" w:color="auto"/>
                <w:right w:val="none" w:sz="0" w:space="0" w:color="auto"/>
              </w:divBdr>
            </w:div>
          </w:divsChild>
        </w:div>
        <w:div w:id="2056276786">
          <w:marLeft w:val="0"/>
          <w:marRight w:val="0"/>
          <w:marTop w:val="0"/>
          <w:marBottom w:val="0"/>
          <w:divBdr>
            <w:top w:val="none" w:sz="0" w:space="0" w:color="auto"/>
            <w:left w:val="none" w:sz="0" w:space="0" w:color="auto"/>
            <w:bottom w:val="none" w:sz="0" w:space="0" w:color="auto"/>
            <w:right w:val="none" w:sz="0" w:space="0" w:color="auto"/>
          </w:divBdr>
          <w:divsChild>
            <w:div w:id="1310598677">
              <w:marLeft w:val="0"/>
              <w:marRight w:val="0"/>
              <w:marTop w:val="0"/>
              <w:marBottom w:val="0"/>
              <w:divBdr>
                <w:top w:val="none" w:sz="0" w:space="0" w:color="auto"/>
                <w:left w:val="none" w:sz="0" w:space="0" w:color="auto"/>
                <w:bottom w:val="none" w:sz="0" w:space="0" w:color="auto"/>
                <w:right w:val="none" w:sz="0" w:space="0" w:color="auto"/>
              </w:divBdr>
            </w:div>
          </w:divsChild>
        </w:div>
        <w:div w:id="1189946777">
          <w:marLeft w:val="0"/>
          <w:marRight w:val="0"/>
          <w:marTop w:val="0"/>
          <w:marBottom w:val="0"/>
          <w:divBdr>
            <w:top w:val="none" w:sz="0" w:space="0" w:color="auto"/>
            <w:left w:val="none" w:sz="0" w:space="0" w:color="auto"/>
            <w:bottom w:val="none" w:sz="0" w:space="0" w:color="auto"/>
            <w:right w:val="none" w:sz="0" w:space="0" w:color="auto"/>
          </w:divBdr>
          <w:divsChild>
            <w:div w:id="1506943490">
              <w:marLeft w:val="0"/>
              <w:marRight w:val="0"/>
              <w:marTop w:val="0"/>
              <w:marBottom w:val="0"/>
              <w:divBdr>
                <w:top w:val="none" w:sz="0" w:space="0" w:color="auto"/>
                <w:left w:val="none" w:sz="0" w:space="0" w:color="auto"/>
                <w:bottom w:val="none" w:sz="0" w:space="0" w:color="auto"/>
                <w:right w:val="none" w:sz="0" w:space="0" w:color="auto"/>
              </w:divBdr>
            </w:div>
          </w:divsChild>
        </w:div>
        <w:div w:id="1184586678">
          <w:marLeft w:val="0"/>
          <w:marRight w:val="0"/>
          <w:marTop w:val="0"/>
          <w:marBottom w:val="0"/>
          <w:divBdr>
            <w:top w:val="none" w:sz="0" w:space="0" w:color="auto"/>
            <w:left w:val="none" w:sz="0" w:space="0" w:color="auto"/>
            <w:bottom w:val="none" w:sz="0" w:space="0" w:color="auto"/>
            <w:right w:val="none" w:sz="0" w:space="0" w:color="auto"/>
          </w:divBdr>
          <w:divsChild>
            <w:div w:id="1976911585">
              <w:marLeft w:val="0"/>
              <w:marRight w:val="0"/>
              <w:marTop w:val="0"/>
              <w:marBottom w:val="0"/>
              <w:divBdr>
                <w:top w:val="none" w:sz="0" w:space="0" w:color="auto"/>
                <w:left w:val="none" w:sz="0" w:space="0" w:color="auto"/>
                <w:bottom w:val="none" w:sz="0" w:space="0" w:color="auto"/>
                <w:right w:val="none" w:sz="0" w:space="0" w:color="auto"/>
              </w:divBdr>
            </w:div>
          </w:divsChild>
        </w:div>
        <w:div w:id="1757246733">
          <w:marLeft w:val="0"/>
          <w:marRight w:val="0"/>
          <w:marTop w:val="0"/>
          <w:marBottom w:val="0"/>
          <w:divBdr>
            <w:top w:val="none" w:sz="0" w:space="0" w:color="auto"/>
            <w:left w:val="none" w:sz="0" w:space="0" w:color="auto"/>
            <w:bottom w:val="none" w:sz="0" w:space="0" w:color="auto"/>
            <w:right w:val="none" w:sz="0" w:space="0" w:color="auto"/>
          </w:divBdr>
          <w:divsChild>
            <w:div w:id="1888377395">
              <w:marLeft w:val="0"/>
              <w:marRight w:val="0"/>
              <w:marTop w:val="0"/>
              <w:marBottom w:val="0"/>
              <w:divBdr>
                <w:top w:val="none" w:sz="0" w:space="0" w:color="auto"/>
                <w:left w:val="none" w:sz="0" w:space="0" w:color="auto"/>
                <w:bottom w:val="none" w:sz="0" w:space="0" w:color="auto"/>
                <w:right w:val="none" w:sz="0" w:space="0" w:color="auto"/>
              </w:divBdr>
            </w:div>
          </w:divsChild>
        </w:div>
        <w:div w:id="2056928852">
          <w:marLeft w:val="0"/>
          <w:marRight w:val="0"/>
          <w:marTop w:val="0"/>
          <w:marBottom w:val="0"/>
          <w:divBdr>
            <w:top w:val="none" w:sz="0" w:space="0" w:color="auto"/>
            <w:left w:val="none" w:sz="0" w:space="0" w:color="auto"/>
            <w:bottom w:val="none" w:sz="0" w:space="0" w:color="auto"/>
            <w:right w:val="none" w:sz="0" w:space="0" w:color="auto"/>
          </w:divBdr>
          <w:divsChild>
            <w:div w:id="692194208">
              <w:marLeft w:val="0"/>
              <w:marRight w:val="0"/>
              <w:marTop w:val="0"/>
              <w:marBottom w:val="0"/>
              <w:divBdr>
                <w:top w:val="none" w:sz="0" w:space="0" w:color="auto"/>
                <w:left w:val="none" w:sz="0" w:space="0" w:color="auto"/>
                <w:bottom w:val="none" w:sz="0" w:space="0" w:color="auto"/>
                <w:right w:val="none" w:sz="0" w:space="0" w:color="auto"/>
              </w:divBdr>
            </w:div>
          </w:divsChild>
        </w:div>
        <w:div w:id="2090618924">
          <w:marLeft w:val="0"/>
          <w:marRight w:val="0"/>
          <w:marTop w:val="0"/>
          <w:marBottom w:val="0"/>
          <w:divBdr>
            <w:top w:val="none" w:sz="0" w:space="0" w:color="auto"/>
            <w:left w:val="none" w:sz="0" w:space="0" w:color="auto"/>
            <w:bottom w:val="none" w:sz="0" w:space="0" w:color="auto"/>
            <w:right w:val="none" w:sz="0" w:space="0" w:color="auto"/>
          </w:divBdr>
          <w:divsChild>
            <w:div w:id="816265940">
              <w:marLeft w:val="0"/>
              <w:marRight w:val="0"/>
              <w:marTop w:val="0"/>
              <w:marBottom w:val="0"/>
              <w:divBdr>
                <w:top w:val="none" w:sz="0" w:space="0" w:color="auto"/>
                <w:left w:val="none" w:sz="0" w:space="0" w:color="auto"/>
                <w:bottom w:val="none" w:sz="0" w:space="0" w:color="auto"/>
                <w:right w:val="none" w:sz="0" w:space="0" w:color="auto"/>
              </w:divBdr>
            </w:div>
          </w:divsChild>
        </w:div>
        <w:div w:id="1371683453">
          <w:marLeft w:val="0"/>
          <w:marRight w:val="0"/>
          <w:marTop w:val="0"/>
          <w:marBottom w:val="0"/>
          <w:divBdr>
            <w:top w:val="none" w:sz="0" w:space="0" w:color="auto"/>
            <w:left w:val="none" w:sz="0" w:space="0" w:color="auto"/>
            <w:bottom w:val="none" w:sz="0" w:space="0" w:color="auto"/>
            <w:right w:val="none" w:sz="0" w:space="0" w:color="auto"/>
          </w:divBdr>
          <w:divsChild>
            <w:div w:id="1215969716">
              <w:marLeft w:val="0"/>
              <w:marRight w:val="0"/>
              <w:marTop w:val="0"/>
              <w:marBottom w:val="0"/>
              <w:divBdr>
                <w:top w:val="none" w:sz="0" w:space="0" w:color="auto"/>
                <w:left w:val="none" w:sz="0" w:space="0" w:color="auto"/>
                <w:bottom w:val="none" w:sz="0" w:space="0" w:color="auto"/>
                <w:right w:val="none" w:sz="0" w:space="0" w:color="auto"/>
              </w:divBdr>
            </w:div>
          </w:divsChild>
        </w:div>
        <w:div w:id="971330525">
          <w:marLeft w:val="0"/>
          <w:marRight w:val="0"/>
          <w:marTop w:val="0"/>
          <w:marBottom w:val="0"/>
          <w:divBdr>
            <w:top w:val="none" w:sz="0" w:space="0" w:color="auto"/>
            <w:left w:val="none" w:sz="0" w:space="0" w:color="auto"/>
            <w:bottom w:val="none" w:sz="0" w:space="0" w:color="auto"/>
            <w:right w:val="none" w:sz="0" w:space="0" w:color="auto"/>
          </w:divBdr>
          <w:divsChild>
            <w:div w:id="1933275022">
              <w:marLeft w:val="0"/>
              <w:marRight w:val="0"/>
              <w:marTop w:val="0"/>
              <w:marBottom w:val="0"/>
              <w:divBdr>
                <w:top w:val="none" w:sz="0" w:space="0" w:color="auto"/>
                <w:left w:val="none" w:sz="0" w:space="0" w:color="auto"/>
                <w:bottom w:val="none" w:sz="0" w:space="0" w:color="auto"/>
                <w:right w:val="none" w:sz="0" w:space="0" w:color="auto"/>
              </w:divBdr>
            </w:div>
          </w:divsChild>
        </w:div>
        <w:div w:id="2004313092">
          <w:marLeft w:val="0"/>
          <w:marRight w:val="0"/>
          <w:marTop w:val="0"/>
          <w:marBottom w:val="0"/>
          <w:divBdr>
            <w:top w:val="none" w:sz="0" w:space="0" w:color="auto"/>
            <w:left w:val="none" w:sz="0" w:space="0" w:color="auto"/>
            <w:bottom w:val="none" w:sz="0" w:space="0" w:color="auto"/>
            <w:right w:val="none" w:sz="0" w:space="0" w:color="auto"/>
          </w:divBdr>
          <w:divsChild>
            <w:div w:id="1616711380">
              <w:marLeft w:val="0"/>
              <w:marRight w:val="0"/>
              <w:marTop w:val="0"/>
              <w:marBottom w:val="0"/>
              <w:divBdr>
                <w:top w:val="none" w:sz="0" w:space="0" w:color="auto"/>
                <w:left w:val="none" w:sz="0" w:space="0" w:color="auto"/>
                <w:bottom w:val="none" w:sz="0" w:space="0" w:color="auto"/>
                <w:right w:val="none" w:sz="0" w:space="0" w:color="auto"/>
              </w:divBdr>
            </w:div>
          </w:divsChild>
        </w:div>
        <w:div w:id="1490828778">
          <w:marLeft w:val="0"/>
          <w:marRight w:val="0"/>
          <w:marTop w:val="0"/>
          <w:marBottom w:val="0"/>
          <w:divBdr>
            <w:top w:val="none" w:sz="0" w:space="0" w:color="auto"/>
            <w:left w:val="none" w:sz="0" w:space="0" w:color="auto"/>
            <w:bottom w:val="none" w:sz="0" w:space="0" w:color="auto"/>
            <w:right w:val="none" w:sz="0" w:space="0" w:color="auto"/>
          </w:divBdr>
          <w:divsChild>
            <w:div w:id="161355109">
              <w:marLeft w:val="0"/>
              <w:marRight w:val="0"/>
              <w:marTop w:val="0"/>
              <w:marBottom w:val="0"/>
              <w:divBdr>
                <w:top w:val="none" w:sz="0" w:space="0" w:color="auto"/>
                <w:left w:val="none" w:sz="0" w:space="0" w:color="auto"/>
                <w:bottom w:val="none" w:sz="0" w:space="0" w:color="auto"/>
                <w:right w:val="none" w:sz="0" w:space="0" w:color="auto"/>
              </w:divBdr>
            </w:div>
          </w:divsChild>
        </w:div>
        <w:div w:id="1887447190">
          <w:marLeft w:val="0"/>
          <w:marRight w:val="0"/>
          <w:marTop w:val="0"/>
          <w:marBottom w:val="0"/>
          <w:divBdr>
            <w:top w:val="none" w:sz="0" w:space="0" w:color="auto"/>
            <w:left w:val="none" w:sz="0" w:space="0" w:color="auto"/>
            <w:bottom w:val="none" w:sz="0" w:space="0" w:color="auto"/>
            <w:right w:val="none" w:sz="0" w:space="0" w:color="auto"/>
          </w:divBdr>
          <w:divsChild>
            <w:div w:id="1375497967">
              <w:marLeft w:val="0"/>
              <w:marRight w:val="0"/>
              <w:marTop w:val="0"/>
              <w:marBottom w:val="0"/>
              <w:divBdr>
                <w:top w:val="none" w:sz="0" w:space="0" w:color="auto"/>
                <w:left w:val="none" w:sz="0" w:space="0" w:color="auto"/>
                <w:bottom w:val="none" w:sz="0" w:space="0" w:color="auto"/>
                <w:right w:val="none" w:sz="0" w:space="0" w:color="auto"/>
              </w:divBdr>
            </w:div>
          </w:divsChild>
        </w:div>
        <w:div w:id="2077314605">
          <w:marLeft w:val="0"/>
          <w:marRight w:val="0"/>
          <w:marTop w:val="0"/>
          <w:marBottom w:val="0"/>
          <w:divBdr>
            <w:top w:val="none" w:sz="0" w:space="0" w:color="auto"/>
            <w:left w:val="none" w:sz="0" w:space="0" w:color="auto"/>
            <w:bottom w:val="none" w:sz="0" w:space="0" w:color="auto"/>
            <w:right w:val="none" w:sz="0" w:space="0" w:color="auto"/>
          </w:divBdr>
          <w:divsChild>
            <w:div w:id="573203605">
              <w:marLeft w:val="0"/>
              <w:marRight w:val="0"/>
              <w:marTop w:val="0"/>
              <w:marBottom w:val="0"/>
              <w:divBdr>
                <w:top w:val="none" w:sz="0" w:space="0" w:color="auto"/>
                <w:left w:val="none" w:sz="0" w:space="0" w:color="auto"/>
                <w:bottom w:val="none" w:sz="0" w:space="0" w:color="auto"/>
                <w:right w:val="none" w:sz="0" w:space="0" w:color="auto"/>
              </w:divBdr>
            </w:div>
            <w:div w:id="1048838200">
              <w:marLeft w:val="0"/>
              <w:marRight w:val="0"/>
              <w:marTop w:val="0"/>
              <w:marBottom w:val="0"/>
              <w:divBdr>
                <w:top w:val="none" w:sz="0" w:space="0" w:color="auto"/>
                <w:left w:val="none" w:sz="0" w:space="0" w:color="auto"/>
                <w:bottom w:val="none" w:sz="0" w:space="0" w:color="auto"/>
                <w:right w:val="none" w:sz="0" w:space="0" w:color="auto"/>
              </w:divBdr>
            </w:div>
          </w:divsChild>
        </w:div>
        <w:div w:id="887181294">
          <w:marLeft w:val="0"/>
          <w:marRight w:val="0"/>
          <w:marTop w:val="0"/>
          <w:marBottom w:val="0"/>
          <w:divBdr>
            <w:top w:val="none" w:sz="0" w:space="0" w:color="auto"/>
            <w:left w:val="none" w:sz="0" w:space="0" w:color="auto"/>
            <w:bottom w:val="none" w:sz="0" w:space="0" w:color="auto"/>
            <w:right w:val="none" w:sz="0" w:space="0" w:color="auto"/>
          </w:divBdr>
          <w:divsChild>
            <w:div w:id="548147826">
              <w:marLeft w:val="0"/>
              <w:marRight w:val="0"/>
              <w:marTop w:val="0"/>
              <w:marBottom w:val="0"/>
              <w:divBdr>
                <w:top w:val="none" w:sz="0" w:space="0" w:color="auto"/>
                <w:left w:val="none" w:sz="0" w:space="0" w:color="auto"/>
                <w:bottom w:val="none" w:sz="0" w:space="0" w:color="auto"/>
                <w:right w:val="none" w:sz="0" w:space="0" w:color="auto"/>
              </w:divBdr>
            </w:div>
          </w:divsChild>
        </w:div>
        <w:div w:id="1540236562">
          <w:marLeft w:val="0"/>
          <w:marRight w:val="0"/>
          <w:marTop w:val="0"/>
          <w:marBottom w:val="0"/>
          <w:divBdr>
            <w:top w:val="none" w:sz="0" w:space="0" w:color="auto"/>
            <w:left w:val="none" w:sz="0" w:space="0" w:color="auto"/>
            <w:bottom w:val="none" w:sz="0" w:space="0" w:color="auto"/>
            <w:right w:val="none" w:sz="0" w:space="0" w:color="auto"/>
          </w:divBdr>
          <w:divsChild>
            <w:div w:id="135032178">
              <w:marLeft w:val="0"/>
              <w:marRight w:val="0"/>
              <w:marTop w:val="0"/>
              <w:marBottom w:val="0"/>
              <w:divBdr>
                <w:top w:val="none" w:sz="0" w:space="0" w:color="auto"/>
                <w:left w:val="none" w:sz="0" w:space="0" w:color="auto"/>
                <w:bottom w:val="none" w:sz="0" w:space="0" w:color="auto"/>
                <w:right w:val="none" w:sz="0" w:space="0" w:color="auto"/>
              </w:divBdr>
            </w:div>
          </w:divsChild>
        </w:div>
        <w:div w:id="542523059">
          <w:marLeft w:val="0"/>
          <w:marRight w:val="0"/>
          <w:marTop w:val="0"/>
          <w:marBottom w:val="0"/>
          <w:divBdr>
            <w:top w:val="none" w:sz="0" w:space="0" w:color="auto"/>
            <w:left w:val="none" w:sz="0" w:space="0" w:color="auto"/>
            <w:bottom w:val="none" w:sz="0" w:space="0" w:color="auto"/>
            <w:right w:val="none" w:sz="0" w:space="0" w:color="auto"/>
          </w:divBdr>
          <w:divsChild>
            <w:div w:id="1080372416">
              <w:marLeft w:val="0"/>
              <w:marRight w:val="0"/>
              <w:marTop w:val="0"/>
              <w:marBottom w:val="0"/>
              <w:divBdr>
                <w:top w:val="none" w:sz="0" w:space="0" w:color="auto"/>
                <w:left w:val="none" w:sz="0" w:space="0" w:color="auto"/>
                <w:bottom w:val="none" w:sz="0" w:space="0" w:color="auto"/>
                <w:right w:val="none" w:sz="0" w:space="0" w:color="auto"/>
              </w:divBdr>
            </w:div>
            <w:div w:id="1211384857">
              <w:marLeft w:val="0"/>
              <w:marRight w:val="0"/>
              <w:marTop w:val="0"/>
              <w:marBottom w:val="0"/>
              <w:divBdr>
                <w:top w:val="none" w:sz="0" w:space="0" w:color="auto"/>
                <w:left w:val="none" w:sz="0" w:space="0" w:color="auto"/>
                <w:bottom w:val="none" w:sz="0" w:space="0" w:color="auto"/>
                <w:right w:val="none" w:sz="0" w:space="0" w:color="auto"/>
              </w:divBdr>
            </w:div>
          </w:divsChild>
        </w:div>
        <w:div w:id="883325529">
          <w:marLeft w:val="0"/>
          <w:marRight w:val="0"/>
          <w:marTop w:val="0"/>
          <w:marBottom w:val="0"/>
          <w:divBdr>
            <w:top w:val="none" w:sz="0" w:space="0" w:color="auto"/>
            <w:left w:val="none" w:sz="0" w:space="0" w:color="auto"/>
            <w:bottom w:val="none" w:sz="0" w:space="0" w:color="auto"/>
            <w:right w:val="none" w:sz="0" w:space="0" w:color="auto"/>
          </w:divBdr>
          <w:divsChild>
            <w:div w:id="1877766130">
              <w:marLeft w:val="0"/>
              <w:marRight w:val="0"/>
              <w:marTop w:val="0"/>
              <w:marBottom w:val="0"/>
              <w:divBdr>
                <w:top w:val="none" w:sz="0" w:space="0" w:color="auto"/>
                <w:left w:val="none" w:sz="0" w:space="0" w:color="auto"/>
                <w:bottom w:val="none" w:sz="0" w:space="0" w:color="auto"/>
                <w:right w:val="none" w:sz="0" w:space="0" w:color="auto"/>
              </w:divBdr>
            </w:div>
          </w:divsChild>
        </w:div>
        <w:div w:id="890002183">
          <w:marLeft w:val="0"/>
          <w:marRight w:val="0"/>
          <w:marTop w:val="0"/>
          <w:marBottom w:val="0"/>
          <w:divBdr>
            <w:top w:val="none" w:sz="0" w:space="0" w:color="auto"/>
            <w:left w:val="none" w:sz="0" w:space="0" w:color="auto"/>
            <w:bottom w:val="none" w:sz="0" w:space="0" w:color="auto"/>
            <w:right w:val="none" w:sz="0" w:space="0" w:color="auto"/>
          </w:divBdr>
          <w:divsChild>
            <w:div w:id="1703166468">
              <w:marLeft w:val="0"/>
              <w:marRight w:val="0"/>
              <w:marTop w:val="0"/>
              <w:marBottom w:val="0"/>
              <w:divBdr>
                <w:top w:val="none" w:sz="0" w:space="0" w:color="auto"/>
                <w:left w:val="none" w:sz="0" w:space="0" w:color="auto"/>
                <w:bottom w:val="none" w:sz="0" w:space="0" w:color="auto"/>
                <w:right w:val="none" w:sz="0" w:space="0" w:color="auto"/>
              </w:divBdr>
            </w:div>
          </w:divsChild>
        </w:div>
        <w:div w:id="269944021">
          <w:marLeft w:val="0"/>
          <w:marRight w:val="0"/>
          <w:marTop w:val="0"/>
          <w:marBottom w:val="0"/>
          <w:divBdr>
            <w:top w:val="none" w:sz="0" w:space="0" w:color="auto"/>
            <w:left w:val="none" w:sz="0" w:space="0" w:color="auto"/>
            <w:bottom w:val="none" w:sz="0" w:space="0" w:color="auto"/>
            <w:right w:val="none" w:sz="0" w:space="0" w:color="auto"/>
          </w:divBdr>
          <w:divsChild>
            <w:div w:id="1185167164">
              <w:marLeft w:val="0"/>
              <w:marRight w:val="0"/>
              <w:marTop w:val="0"/>
              <w:marBottom w:val="0"/>
              <w:divBdr>
                <w:top w:val="none" w:sz="0" w:space="0" w:color="auto"/>
                <w:left w:val="none" w:sz="0" w:space="0" w:color="auto"/>
                <w:bottom w:val="none" w:sz="0" w:space="0" w:color="auto"/>
                <w:right w:val="none" w:sz="0" w:space="0" w:color="auto"/>
              </w:divBdr>
            </w:div>
          </w:divsChild>
        </w:div>
        <w:div w:id="1245913737">
          <w:marLeft w:val="0"/>
          <w:marRight w:val="0"/>
          <w:marTop w:val="0"/>
          <w:marBottom w:val="0"/>
          <w:divBdr>
            <w:top w:val="none" w:sz="0" w:space="0" w:color="auto"/>
            <w:left w:val="none" w:sz="0" w:space="0" w:color="auto"/>
            <w:bottom w:val="none" w:sz="0" w:space="0" w:color="auto"/>
            <w:right w:val="none" w:sz="0" w:space="0" w:color="auto"/>
          </w:divBdr>
          <w:divsChild>
            <w:div w:id="1971352903">
              <w:marLeft w:val="0"/>
              <w:marRight w:val="0"/>
              <w:marTop w:val="0"/>
              <w:marBottom w:val="0"/>
              <w:divBdr>
                <w:top w:val="none" w:sz="0" w:space="0" w:color="auto"/>
                <w:left w:val="none" w:sz="0" w:space="0" w:color="auto"/>
                <w:bottom w:val="none" w:sz="0" w:space="0" w:color="auto"/>
                <w:right w:val="none" w:sz="0" w:space="0" w:color="auto"/>
              </w:divBdr>
            </w:div>
          </w:divsChild>
        </w:div>
        <w:div w:id="658002265">
          <w:marLeft w:val="0"/>
          <w:marRight w:val="0"/>
          <w:marTop w:val="0"/>
          <w:marBottom w:val="0"/>
          <w:divBdr>
            <w:top w:val="none" w:sz="0" w:space="0" w:color="auto"/>
            <w:left w:val="none" w:sz="0" w:space="0" w:color="auto"/>
            <w:bottom w:val="none" w:sz="0" w:space="0" w:color="auto"/>
            <w:right w:val="none" w:sz="0" w:space="0" w:color="auto"/>
          </w:divBdr>
          <w:divsChild>
            <w:div w:id="51126425">
              <w:marLeft w:val="0"/>
              <w:marRight w:val="0"/>
              <w:marTop w:val="0"/>
              <w:marBottom w:val="0"/>
              <w:divBdr>
                <w:top w:val="none" w:sz="0" w:space="0" w:color="auto"/>
                <w:left w:val="none" w:sz="0" w:space="0" w:color="auto"/>
                <w:bottom w:val="none" w:sz="0" w:space="0" w:color="auto"/>
                <w:right w:val="none" w:sz="0" w:space="0" w:color="auto"/>
              </w:divBdr>
            </w:div>
          </w:divsChild>
        </w:div>
        <w:div w:id="154536059">
          <w:marLeft w:val="0"/>
          <w:marRight w:val="0"/>
          <w:marTop w:val="0"/>
          <w:marBottom w:val="0"/>
          <w:divBdr>
            <w:top w:val="none" w:sz="0" w:space="0" w:color="auto"/>
            <w:left w:val="none" w:sz="0" w:space="0" w:color="auto"/>
            <w:bottom w:val="none" w:sz="0" w:space="0" w:color="auto"/>
            <w:right w:val="none" w:sz="0" w:space="0" w:color="auto"/>
          </w:divBdr>
          <w:divsChild>
            <w:div w:id="1348871101">
              <w:marLeft w:val="0"/>
              <w:marRight w:val="0"/>
              <w:marTop w:val="0"/>
              <w:marBottom w:val="0"/>
              <w:divBdr>
                <w:top w:val="none" w:sz="0" w:space="0" w:color="auto"/>
                <w:left w:val="none" w:sz="0" w:space="0" w:color="auto"/>
                <w:bottom w:val="none" w:sz="0" w:space="0" w:color="auto"/>
                <w:right w:val="none" w:sz="0" w:space="0" w:color="auto"/>
              </w:divBdr>
            </w:div>
          </w:divsChild>
        </w:div>
        <w:div w:id="1622152832">
          <w:marLeft w:val="0"/>
          <w:marRight w:val="0"/>
          <w:marTop w:val="0"/>
          <w:marBottom w:val="0"/>
          <w:divBdr>
            <w:top w:val="none" w:sz="0" w:space="0" w:color="auto"/>
            <w:left w:val="none" w:sz="0" w:space="0" w:color="auto"/>
            <w:bottom w:val="none" w:sz="0" w:space="0" w:color="auto"/>
            <w:right w:val="none" w:sz="0" w:space="0" w:color="auto"/>
          </w:divBdr>
          <w:divsChild>
            <w:div w:id="1498496944">
              <w:marLeft w:val="0"/>
              <w:marRight w:val="0"/>
              <w:marTop w:val="0"/>
              <w:marBottom w:val="0"/>
              <w:divBdr>
                <w:top w:val="none" w:sz="0" w:space="0" w:color="auto"/>
                <w:left w:val="none" w:sz="0" w:space="0" w:color="auto"/>
                <w:bottom w:val="none" w:sz="0" w:space="0" w:color="auto"/>
                <w:right w:val="none" w:sz="0" w:space="0" w:color="auto"/>
              </w:divBdr>
            </w:div>
          </w:divsChild>
        </w:div>
        <w:div w:id="1582523849">
          <w:marLeft w:val="0"/>
          <w:marRight w:val="0"/>
          <w:marTop w:val="0"/>
          <w:marBottom w:val="0"/>
          <w:divBdr>
            <w:top w:val="none" w:sz="0" w:space="0" w:color="auto"/>
            <w:left w:val="none" w:sz="0" w:space="0" w:color="auto"/>
            <w:bottom w:val="none" w:sz="0" w:space="0" w:color="auto"/>
            <w:right w:val="none" w:sz="0" w:space="0" w:color="auto"/>
          </w:divBdr>
          <w:divsChild>
            <w:div w:id="732315385">
              <w:marLeft w:val="0"/>
              <w:marRight w:val="0"/>
              <w:marTop w:val="0"/>
              <w:marBottom w:val="0"/>
              <w:divBdr>
                <w:top w:val="none" w:sz="0" w:space="0" w:color="auto"/>
                <w:left w:val="none" w:sz="0" w:space="0" w:color="auto"/>
                <w:bottom w:val="none" w:sz="0" w:space="0" w:color="auto"/>
                <w:right w:val="none" w:sz="0" w:space="0" w:color="auto"/>
              </w:divBdr>
            </w:div>
          </w:divsChild>
        </w:div>
        <w:div w:id="785931608">
          <w:marLeft w:val="0"/>
          <w:marRight w:val="0"/>
          <w:marTop w:val="0"/>
          <w:marBottom w:val="0"/>
          <w:divBdr>
            <w:top w:val="none" w:sz="0" w:space="0" w:color="auto"/>
            <w:left w:val="none" w:sz="0" w:space="0" w:color="auto"/>
            <w:bottom w:val="none" w:sz="0" w:space="0" w:color="auto"/>
            <w:right w:val="none" w:sz="0" w:space="0" w:color="auto"/>
          </w:divBdr>
          <w:divsChild>
            <w:div w:id="1867206342">
              <w:marLeft w:val="0"/>
              <w:marRight w:val="0"/>
              <w:marTop w:val="0"/>
              <w:marBottom w:val="0"/>
              <w:divBdr>
                <w:top w:val="none" w:sz="0" w:space="0" w:color="auto"/>
                <w:left w:val="none" w:sz="0" w:space="0" w:color="auto"/>
                <w:bottom w:val="none" w:sz="0" w:space="0" w:color="auto"/>
                <w:right w:val="none" w:sz="0" w:space="0" w:color="auto"/>
              </w:divBdr>
            </w:div>
          </w:divsChild>
        </w:div>
        <w:div w:id="1766414840">
          <w:marLeft w:val="0"/>
          <w:marRight w:val="0"/>
          <w:marTop w:val="0"/>
          <w:marBottom w:val="0"/>
          <w:divBdr>
            <w:top w:val="none" w:sz="0" w:space="0" w:color="auto"/>
            <w:left w:val="none" w:sz="0" w:space="0" w:color="auto"/>
            <w:bottom w:val="none" w:sz="0" w:space="0" w:color="auto"/>
            <w:right w:val="none" w:sz="0" w:space="0" w:color="auto"/>
          </w:divBdr>
          <w:divsChild>
            <w:div w:id="705639253">
              <w:marLeft w:val="0"/>
              <w:marRight w:val="0"/>
              <w:marTop w:val="0"/>
              <w:marBottom w:val="0"/>
              <w:divBdr>
                <w:top w:val="none" w:sz="0" w:space="0" w:color="auto"/>
                <w:left w:val="none" w:sz="0" w:space="0" w:color="auto"/>
                <w:bottom w:val="none" w:sz="0" w:space="0" w:color="auto"/>
                <w:right w:val="none" w:sz="0" w:space="0" w:color="auto"/>
              </w:divBdr>
            </w:div>
          </w:divsChild>
        </w:div>
        <w:div w:id="1525172378">
          <w:marLeft w:val="0"/>
          <w:marRight w:val="0"/>
          <w:marTop w:val="0"/>
          <w:marBottom w:val="0"/>
          <w:divBdr>
            <w:top w:val="none" w:sz="0" w:space="0" w:color="auto"/>
            <w:left w:val="none" w:sz="0" w:space="0" w:color="auto"/>
            <w:bottom w:val="none" w:sz="0" w:space="0" w:color="auto"/>
            <w:right w:val="none" w:sz="0" w:space="0" w:color="auto"/>
          </w:divBdr>
          <w:divsChild>
            <w:div w:id="848368760">
              <w:marLeft w:val="0"/>
              <w:marRight w:val="0"/>
              <w:marTop w:val="0"/>
              <w:marBottom w:val="0"/>
              <w:divBdr>
                <w:top w:val="none" w:sz="0" w:space="0" w:color="auto"/>
                <w:left w:val="none" w:sz="0" w:space="0" w:color="auto"/>
                <w:bottom w:val="none" w:sz="0" w:space="0" w:color="auto"/>
                <w:right w:val="none" w:sz="0" w:space="0" w:color="auto"/>
              </w:divBdr>
            </w:div>
          </w:divsChild>
        </w:div>
        <w:div w:id="1443719620">
          <w:marLeft w:val="0"/>
          <w:marRight w:val="0"/>
          <w:marTop w:val="0"/>
          <w:marBottom w:val="0"/>
          <w:divBdr>
            <w:top w:val="none" w:sz="0" w:space="0" w:color="auto"/>
            <w:left w:val="none" w:sz="0" w:space="0" w:color="auto"/>
            <w:bottom w:val="none" w:sz="0" w:space="0" w:color="auto"/>
            <w:right w:val="none" w:sz="0" w:space="0" w:color="auto"/>
          </w:divBdr>
          <w:divsChild>
            <w:div w:id="1771315061">
              <w:marLeft w:val="0"/>
              <w:marRight w:val="0"/>
              <w:marTop w:val="0"/>
              <w:marBottom w:val="0"/>
              <w:divBdr>
                <w:top w:val="none" w:sz="0" w:space="0" w:color="auto"/>
                <w:left w:val="none" w:sz="0" w:space="0" w:color="auto"/>
                <w:bottom w:val="none" w:sz="0" w:space="0" w:color="auto"/>
                <w:right w:val="none" w:sz="0" w:space="0" w:color="auto"/>
              </w:divBdr>
            </w:div>
          </w:divsChild>
        </w:div>
        <w:div w:id="995761044">
          <w:marLeft w:val="0"/>
          <w:marRight w:val="0"/>
          <w:marTop w:val="0"/>
          <w:marBottom w:val="0"/>
          <w:divBdr>
            <w:top w:val="none" w:sz="0" w:space="0" w:color="auto"/>
            <w:left w:val="none" w:sz="0" w:space="0" w:color="auto"/>
            <w:bottom w:val="none" w:sz="0" w:space="0" w:color="auto"/>
            <w:right w:val="none" w:sz="0" w:space="0" w:color="auto"/>
          </w:divBdr>
          <w:divsChild>
            <w:div w:id="584648863">
              <w:marLeft w:val="0"/>
              <w:marRight w:val="0"/>
              <w:marTop w:val="0"/>
              <w:marBottom w:val="0"/>
              <w:divBdr>
                <w:top w:val="none" w:sz="0" w:space="0" w:color="auto"/>
                <w:left w:val="none" w:sz="0" w:space="0" w:color="auto"/>
                <w:bottom w:val="none" w:sz="0" w:space="0" w:color="auto"/>
                <w:right w:val="none" w:sz="0" w:space="0" w:color="auto"/>
              </w:divBdr>
            </w:div>
          </w:divsChild>
        </w:div>
        <w:div w:id="551505784">
          <w:marLeft w:val="0"/>
          <w:marRight w:val="0"/>
          <w:marTop w:val="0"/>
          <w:marBottom w:val="0"/>
          <w:divBdr>
            <w:top w:val="none" w:sz="0" w:space="0" w:color="auto"/>
            <w:left w:val="none" w:sz="0" w:space="0" w:color="auto"/>
            <w:bottom w:val="none" w:sz="0" w:space="0" w:color="auto"/>
            <w:right w:val="none" w:sz="0" w:space="0" w:color="auto"/>
          </w:divBdr>
          <w:divsChild>
            <w:div w:id="28070338">
              <w:marLeft w:val="0"/>
              <w:marRight w:val="0"/>
              <w:marTop w:val="0"/>
              <w:marBottom w:val="0"/>
              <w:divBdr>
                <w:top w:val="none" w:sz="0" w:space="0" w:color="auto"/>
                <w:left w:val="none" w:sz="0" w:space="0" w:color="auto"/>
                <w:bottom w:val="none" w:sz="0" w:space="0" w:color="auto"/>
                <w:right w:val="none" w:sz="0" w:space="0" w:color="auto"/>
              </w:divBdr>
            </w:div>
          </w:divsChild>
        </w:div>
        <w:div w:id="1431313737">
          <w:marLeft w:val="0"/>
          <w:marRight w:val="0"/>
          <w:marTop w:val="0"/>
          <w:marBottom w:val="0"/>
          <w:divBdr>
            <w:top w:val="none" w:sz="0" w:space="0" w:color="auto"/>
            <w:left w:val="none" w:sz="0" w:space="0" w:color="auto"/>
            <w:bottom w:val="none" w:sz="0" w:space="0" w:color="auto"/>
            <w:right w:val="none" w:sz="0" w:space="0" w:color="auto"/>
          </w:divBdr>
          <w:divsChild>
            <w:div w:id="1443648904">
              <w:marLeft w:val="0"/>
              <w:marRight w:val="0"/>
              <w:marTop w:val="0"/>
              <w:marBottom w:val="0"/>
              <w:divBdr>
                <w:top w:val="none" w:sz="0" w:space="0" w:color="auto"/>
                <w:left w:val="none" w:sz="0" w:space="0" w:color="auto"/>
                <w:bottom w:val="none" w:sz="0" w:space="0" w:color="auto"/>
                <w:right w:val="none" w:sz="0" w:space="0" w:color="auto"/>
              </w:divBdr>
            </w:div>
          </w:divsChild>
        </w:div>
        <w:div w:id="203251444">
          <w:marLeft w:val="0"/>
          <w:marRight w:val="0"/>
          <w:marTop w:val="0"/>
          <w:marBottom w:val="0"/>
          <w:divBdr>
            <w:top w:val="none" w:sz="0" w:space="0" w:color="auto"/>
            <w:left w:val="none" w:sz="0" w:space="0" w:color="auto"/>
            <w:bottom w:val="none" w:sz="0" w:space="0" w:color="auto"/>
            <w:right w:val="none" w:sz="0" w:space="0" w:color="auto"/>
          </w:divBdr>
          <w:divsChild>
            <w:div w:id="223296740">
              <w:marLeft w:val="0"/>
              <w:marRight w:val="0"/>
              <w:marTop w:val="0"/>
              <w:marBottom w:val="0"/>
              <w:divBdr>
                <w:top w:val="none" w:sz="0" w:space="0" w:color="auto"/>
                <w:left w:val="none" w:sz="0" w:space="0" w:color="auto"/>
                <w:bottom w:val="none" w:sz="0" w:space="0" w:color="auto"/>
                <w:right w:val="none" w:sz="0" w:space="0" w:color="auto"/>
              </w:divBdr>
            </w:div>
            <w:div w:id="491065676">
              <w:marLeft w:val="0"/>
              <w:marRight w:val="0"/>
              <w:marTop w:val="0"/>
              <w:marBottom w:val="0"/>
              <w:divBdr>
                <w:top w:val="none" w:sz="0" w:space="0" w:color="auto"/>
                <w:left w:val="none" w:sz="0" w:space="0" w:color="auto"/>
                <w:bottom w:val="none" w:sz="0" w:space="0" w:color="auto"/>
                <w:right w:val="none" w:sz="0" w:space="0" w:color="auto"/>
              </w:divBdr>
            </w:div>
            <w:div w:id="241912889">
              <w:marLeft w:val="0"/>
              <w:marRight w:val="0"/>
              <w:marTop w:val="0"/>
              <w:marBottom w:val="0"/>
              <w:divBdr>
                <w:top w:val="none" w:sz="0" w:space="0" w:color="auto"/>
                <w:left w:val="none" w:sz="0" w:space="0" w:color="auto"/>
                <w:bottom w:val="none" w:sz="0" w:space="0" w:color="auto"/>
                <w:right w:val="none" w:sz="0" w:space="0" w:color="auto"/>
              </w:divBdr>
            </w:div>
            <w:div w:id="1080981745">
              <w:marLeft w:val="0"/>
              <w:marRight w:val="0"/>
              <w:marTop w:val="0"/>
              <w:marBottom w:val="0"/>
              <w:divBdr>
                <w:top w:val="none" w:sz="0" w:space="0" w:color="auto"/>
                <w:left w:val="none" w:sz="0" w:space="0" w:color="auto"/>
                <w:bottom w:val="none" w:sz="0" w:space="0" w:color="auto"/>
                <w:right w:val="none" w:sz="0" w:space="0" w:color="auto"/>
              </w:divBdr>
            </w:div>
            <w:div w:id="1384283715">
              <w:marLeft w:val="0"/>
              <w:marRight w:val="0"/>
              <w:marTop w:val="0"/>
              <w:marBottom w:val="0"/>
              <w:divBdr>
                <w:top w:val="none" w:sz="0" w:space="0" w:color="auto"/>
                <w:left w:val="none" w:sz="0" w:space="0" w:color="auto"/>
                <w:bottom w:val="none" w:sz="0" w:space="0" w:color="auto"/>
                <w:right w:val="none" w:sz="0" w:space="0" w:color="auto"/>
              </w:divBdr>
            </w:div>
          </w:divsChild>
        </w:div>
        <w:div w:id="1784881923">
          <w:marLeft w:val="0"/>
          <w:marRight w:val="0"/>
          <w:marTop w:val="0"/>
          <w:marBottom w:val="0"/>
          <w:divBdr>
            <w:top w:val="none" w:sz="0" w:space="0" w:color="auto"/>
            <w:left w:val="none" w:sz="0" w:space="0" w:color="auto"/>
            <w:bottom w:val="none" w:sz="0" w:space="0" w:color="auto"/>
            <w:right w:val="none" w:sz="0" w:space="0" w:color="auto"/>
          </w:divBdr>
          <w:divsChild>
            <w:div w:id="1296063267">
              <w:marLeft w:val="0"/>
              <w:marRight w:val="0"/>
              <w:marTop w:val="0"/>
              <w:marBottom w:val="0"/>
              <w:divBdr>
                <w:top w:val="none" w:sz="0" w:space="0" w:color="auto"/>
                <w:left w:val="none" w:sz="0" w:space="0" w:color="auto"/>
                <w:bottom w:val="none" w:sz="0" w:space="0" w:color="auto"/>
                <w:right w:val="none" w:sz="0" w:space="0" w:color="auto"/>
              </w:divBdr>
            </w:div>
          </w:divsChild>
        </w:div>
        <w:div w:id="1059522683">
          <w:marLeft w:val="0"/>
          <w:marRight w:val="0"/>
          <w:marTop w:val="0"/>
          <w:marBottom w:val="0"/>
          <w:divBdr>
            <w:top w:val="none" w:sz="0" w:space="0" w:color="auto"/>
            <w:left w:val="none" w:sz="0" w:space="0" w:color="auto"/>
            <w:bottom w:val="none" w:sz="0" w:space="0" w:color="auto"/>
            <w:right w:val="none" w:sz="0" w:space="0" w:color="auto"/>
          </w:divBdr>
          <w:divsChild>
            <w:div w:id="1185945730">
              <w:marLeft w:val="0"/>
              <w:marRight w:val="0"/>
              <w:marTop w:val="0"/>
              <w:marBottom w:val="0"/>
              <w:divBdr>
                <w:top w:val="none" w:sz="0" w:space="0" w:color="auto"/>
                <w:left w:val="none" w:sz="0" w:space="0" w:color="auto"/>
                <w:bottom w:val="none" w:sz="0" w:space="0" w:color="auto"/>
                <w:right w:val="none" w:sz="0" w:space="0" w:color="auto"/>
              </w:divBdr>
            </w:div>
          </w:divsChild>
        </w:div>
        <w:div w:id="325206446">
          <w:marLeft w:val="0"/>
          <w:marRight w:val="0"/>
          <w:marTop w:val="0"/>
          <w:marBottom w:val="0"/>
          <w:divBdr>
            <w:top w:val="none" w:sz="0" w:space="0" w:color="auto"/>
            <w:left w:val="none" w:sz="0" w:space="0" w:color="auto"/>
            <w:bottom w:val="none" w:sz="0" w:space="0" w:color="auto"/>
            <w:right w:val="none" w:sz="0" w:space="0" w:color="auto"/>
          </w:divBdr>
          <w:divsChild>
            <w:div w:id="1766801750">
              <w:marLeft w:val="0"/>
              <w:marRight w:val="0"/>
              <w:marTop w:val="0"/>
              <w:marBottom w:val="0"/>
              <w:divBdr>
                <w:top w:val="none" w:sz="0" w:space="0" w:color="auto"/>
                <w:left w:val="none" w:sz="0" w:space="0" w:color="auto"/>
                <w:bottom w:val="none" w:sz="0" w:space="0" w:color="auto"/>
                <w:right w:val="none" w:sz="0" w:space="0" w:color="auto"/>
              </w:divBdr>
            </w:div>
          </w:divsChild>
        </w:div>
        <w:div w:id="1946229545">
          <w:marLeft w:val="0"/>
          <w:marRight w:val="0"/>
          <w:marTop w:val="0"/>
          <w:marBottom w:val="0"/>
          <w:divBdr>
            <w:top w:val="none" w:sz="0" w:space="0" w:color="auto"/>
            <w:left w:val="none" w:sz="0" w:space="0" w:color="auto"/>
            <w:bottom w:val="none" w:sz="0" w:space="0" w:color="auto"/>
            <w:right w:val="none" w:sz="0" w:space="0" w:color="auto"/>
          </w:divBdr>
          <w:divsChild>
            <w:div w:id="1202980440">
              <w:marLeft w:val="0"/>
              <w:marRight w:val="0"/>
              <w:marTop w:val="0"/>
              <w:marBottom w:val="0"/>
              <w:divBdr>
                <w:top w:val="none" w:sz="0" w:space="0" w:color="auto"/>
                <w:left w:val="none" w:sz="0" w:space="0" w:color="auto"/>
                <w:bottom w:val="none" w:sz="0" w:space="0" w:color="auto"/>
                <w:right w:val="none" w:sz="0" w:space="0" w:color="auto"/>
              </w:divBdr>
            </w:div>
          </w:divsChild>
        </w:div>
        <w:div w:id="1552303793">
          <w:marLeft w:val="0"/>
          <w:marRight w:val="0"/>
          <w:marTop w:val="0"/>
          <w:marBottom w:val="0"/>
          <w:divBdr>
            <w:top w:val="none" w:sz="0" w:space="0" w:color="auto"/>
            <w:left w:val="none" w:sz="0" w:space="0" w:color="auto"/>
            <w:bottom w:val="none" w:sz="0" w:space="0" w:color="auto"/>
            <w:right w:val="none" w:sz="0" w:space="0" w:color="auto"/>
          </w:divBdr>
          <w:divsChild>
            <w:div w:id="88430931">
              <w:marLeft w:val="0"/>
              <w:marRight w:val="0"/>
              <w:marTop w:val="0"/>
              <w:marBottom w:val="0"/>
              <w:divBdr>
                <w:top w:val="none" w:sz="0" w:space="0" w:color="auto"/>
                <w:left w:val="none" w:sz="0" w:space="0" w:color="auto"/>
                <w:bottom w:val="none" w:sz="0" w:space="0" w:color="auto"/>
                <w:right w:val="none" w:sz="0" w:space="0" w:color="auto"/>
              </w:divBdr>
            </w:div>
          </w:divsChild>
        </w:div>
        <w:div w:id="562445412">
          <w:marLeft w:val="0"/>
          <w:marRight w:val="0"/>
          <w:marTop w:val="0"/>
          <w:marBottom w:val="0"/>
          <w:divBdr>
            <w:top w:val="none" w:sz="0" w:space="0" w:color="auto"/>
            <w:left w:val="none" w:sz="0" w:space="0" w:color="auto"/>
            <w:bottom w:val="none" w:sz="0" w:space="0" w:color="auto"/>
            <w:right w:val="none" w:sz="0" w:space="0" w:color="auto"/>
          </w:divBdr>
          <w:divsChild>
            <w:div w:id="461926308">
              <w:marLeft w:val="0"/>
              <w:marRight w:val="0"/>
              <w:marTop w:val="0"/>
              <w:marBottom w:val="0"/>
              <w:divBdr>
                <w:top w:val="none" w:sz="0" w:space="0" w:color="auto"/>
                <w:left w:val="none" w:sz="0" w:space="0" w:color="auto"/>
                <w:bottom w:val="none" w:sz="0" w:space="0" w:color="auto"/>
                <w:right w:val="none" w:sz="0" w:space="0" w:color="auto"/>
              </w:divBdr>
            </w:div>
          </w:divsChild>
        </w:div>
        <w:div w:id="1686858223">
          <w:marLeft w:val="0"/>
          <w:marRight w:val="0"/>
          <w:marTop w:val="0"/>
          <w:marBottom w:val="0"/>
          <w:divBdr>
            <w:top w:val="none" w:sz="0" w:space="0" w:color="auto"/>
            <w:left w:val="none" w:sz="0" w:space="0" w:color="auto"/>
            <w:bottom w:val="none" w:sz="0" w:space="0" w:color="auto"/>
            <w:right w:val="none" w:sz="0" w:space="0" w:color="auto"/>
          </w:divBdr>
          <w:divsChild>
            <w:div w:id="1929072174">
              <w:marLeft w:val="0"/>
              <w:marRight w:val="0"/>
              <w:marTop w:val="0"/>
              <w:marBottom w:val="0"/>
              <w:divBdr>
                <w:top w:val="none" w:sz="0" w:space="0" w:color="auto"/>
                <w:left w:val="none" w:sz="0" w:space="0" w:color="auto"/>
                <w:bottom w:val="none" w:sz="0" w:space="0" w:color="auto"/>
                <w:right w:val="none" w:sz="0" w:space="0" w:color="auto"/>
              </w:divBdr>
            </w:div>
          </w:divsChild>
        </w:div>
        <w:div w:id="1193299052">
          <w:marLeft w:val="0"/>
          <w:marRight w:val="0"/>
          <w:marTop w:val="0"/>
          <w:marBottom w:val="0"/>
          <w:divBdr>
            <w:top w:val="none" w:sz="0" w:space="0" w:color="auto"/>
            <w:left w:val="none" w:sz="0" w:space="0" w:color="auto"/>
            <w:bottom w:val="none" w:sz="0" w:space="0" w:color="auto"/>
            <w:right w:val="none" w:sz="0" w:space="0" w:color="auto"/>
          </w:divBdr>
          <w:divsChild>
            <w:div w:id="746148241">
              <w:marLeft w:val="0"/>
              <w:marRight w:val="0"/>
              <w:marTop w:val="0"/>
              <w:marBottom w:val="0"/>
              <w:divBdr>
                <w:top w:val="none" w:sz="0" w:space="0" w:color="auto"/>
                <w:left w:val="none" w:sz="0" w:space="0" w:color="auto"/>
                <w:bottom w:val="none" w:sz="0" w:space="0" w:color="auto"/>
                <w:right w:val="none" w:sz="0" w:space="0" w:color="auto"/>
              </w:divBdr>
            </w:div>
            <w:div w:id="1184444274">
              <w:marLeft w:val="0"/>
              <w:marRight w:val="0"/>
              <w:marTop w:val="0"/>
              <w:marBottom w:val="0"/>
              <w:divBdr>
                <w:top w:val="none" w:sz="0" w:space="0" w:color="auto"/>
                <w:left w:val="none" w:sz="0" w:space="0" w:color="auto"/>
                <w:bottom w:val="none" w:sz="0" w:space="0" w:color="auto"/>
                <w:right w:val="none" w:sz="0" w:space="0" w:color="auto"/>
              </w:divBdr>
            </w:div>
          </w:divsChild>
        </w:div>
        <w:div w:id="1478839433">
          <w:marLeft w:val="0"/>
          <w:marRight w:val="0"/>
          <w:marTop w:val="0"/>
          <w:marBottom w:val="0"/>
          <w:divBdr>
            <w:top w:val="none" w:sz="0" w:space="0" w:color="auto"/>
            <w:left w:val="none" w:sz="0" w:space="0" w:color="auto"/>
            <w:bottom w:val="none" w:sz="0" w:space="0" w:color="auto"/>
            <w:right w:val="none" w:sz="0" w:space="0" w:color="auto"/>
          </w:divBdr>
          <w:divsChild>
            <w:div w:id="1974604230">
              <w:marLeft w:val="0"/>
              <w:marRight w:val="0"/>
              <w:marTop w:val="0"/>
              <w:marBottom w:val="0"/>
              <w:divBdr>
                <w:top w:val="none" w:sz="0" w:space="0" w:color="auto"/>
                <w:left w:val="none" w:sz="0" w:space="0" w:color="auto"/>
                <w:bottom w:val="none" w:sz="0" w:space="0" w:color="auto"/>
                <w:right w:val="none" w:sz="0" w:space="0" w:color="auto"/>
              </w:divBdr>
            </w:div>
          </w:divsChild>
        </w:div>
        <w:div w:id="251427199">
          <w:marLeft w:val="0"/>
          <w:marRight w:val="0"/>
          <w:marTop w:val="0"/>
          <w:marBottom w:val="0"/>
          <w:divBdr>
            <w:top w:val="none" w:sz="0" w:space="0" w:color="auto"/>
            <w:left w:val="none" w:sz="0" w:space="0" w:color="auto"/>
            <w:bottom w:val="none" w:sz="0" w:space="0" w:color="auto"/>
            <w:right w:val="none" w:sz="0" w:space="0" w:color="auto"/>
          </w:divBdr>
          <w:divsChild>
            <w:div w:id="1365331587">
              <w:marLeft w:val="0"/>
              <w:marRight w:val="0"/>
              <w:marTop w:val="0"/>
              <w:marBottom w:val="0"/>
              <w:divBdr>
                <w:top w:val="none" w:sz="0" w:space="0" w:color="auto"/>
                <w:left w:val="none" w:sz="0" w:space="0" w:color="auto"/>
                <w:bottom w:val="none" w:sz="0" w:space="0" w:color="auto"/>
                <w:right w:val="none" w:sz="0" w:space="0" w:color="auto"/>
              </w:divBdr>
            </w:div>
          </w:divsChild>
        </w:div>
        <w:div w:id="1626504982">
          <w:marLeft w:val="0"/>
          <w:marRight w:val="0"/>
          <w:marTop w:val="0"/>
          <w:marBottom w:val="0"/>
          <w:divBdr>
            <w:top w:val="none" w:sz="0" w:space="0" w:color="auto"/>
            <w:left w:val="none" w:sz="0" w:space="0" w:color="auto"/>
            <w:bottom w:val="none" w:sz="0" w:space="0" w:color="auto"/>
            <w:right w:val="none" w:sz="0" w:space="0" w:color="auto"/>
          </w:divBdr>
          <w:divsChild>
            <w:div w:id="1000430157">
              <w:marLeft w:val="0"/>
              <w:marRight w:val="0"/>
              <w:marTop w:val="0"/>
              <w:marBottom w:val="0"/>
              <w:divBdr>
                <w:top w:val="none" w:sz="0" w:space="0" w:color="auto"/>
                <w:left w:val="none" w:sz="0" w:space="0" w:color="auto"/>
                <w:bottom w:val="none" w:sz="0" w:space="0" w:color="auto"/>
                <w:right w:val="none" w:sz="0" w:space="0" w:color="auto"/>
              </w:divBdr>
            </w:div>
          </w:divsChild>
        </w:div>
        <w:div w:id="1229149101">
          <w:marLeft w:val="0"/>
          <w:marRight w:val="0"/>
          <w:marTop w:val="0"/>
          <w:marBottom w:val="0"/>
          <w:divBdr>
            <w:top w:val="none" w:sz="0" w:space="0" w:color="auto"/>
            <w:left w:val="none" w:sz="0" w:space="0" w:color="auto"/>
            <w:bottom w:val="none" w:sz="0" w:space="0" w:color="auto"/>
            <w:right w:val="none" w:sz="0" w:space="0" w:color="auto"/>
          </w:divBdr>
          <w:divsChild>
            <w:div w:id="538469224">
              <w:marLeft w:val="0"/>
              <w:marRight w:val="0"/>
              <w:marTop w:val="0"/>
              <w:marBottom w:val="0"/>
              <w:divBdr>
                <w:top w:val="none" w:sz="0" w:space="0" w:color="auto"/>
                <w:left w:val="none" w:sz="0" w:space="0" w:color="auto"/>
                <w:bottom w:val="none" w:sz="0" w:space="0" w:color="auto"/>
                <w:right w:val="none" w:sz="0" w:space="0" w:color="auto"/>
              </w:divBdr>
            </w:div>
            <w:div w:id="855769106">
              <w:marLeft w:val="0"/>
              <w:marRight w:val="0"/>
              <w:marTop w:val="0"/>
              <w:marBottom w:val="0"/>
              <w:divBdr>
                <w:top w:val="none" w:sz="0" w:space="0" w:color="auto"/>
                <w:left w:val="none" w:sz="0" w:space="0" w:color="auto"/>
                <w:bottom w:val="none" w:sz="0" w:space="0" w:color="auto"/>
                <w:right w:val="none" w:sz="0" w:space="0" w:color="auto"/>
              </w:divBdr>
            </w:div>
          </w:divsChild>
        </w:div>
        <w:div w:id="1424689744">
          <w:marLeft w:val="0"/>
          <w:marRight w:val="0"/>
          <w:marTop w:val="0"/>
          <w:marBottom w:val="0"/>
          <w:divBdr>
            <w:top w:val="none" w:sz="0" w:space="0" w:color="auto"/>
            <w:left w:val="none" w:sz="0" w:space="0" w:color="auto"/>
            <w:bottom w:val="none" w:sz="0" w:space="0" w:color="auto"/>
            <w:right w:val="none" w:sz="0" w:space="0" w:color="auto"/>
          </w:divBdr>
          <w:divsChild>
            <w:div w:id="808204463">
              <w:marLeft w:val="0"/>
              <w:marRight w:val="0"/>
              <w:marTop w:val="0"/>
              <w:marBottom w:val="0"/>
              <w:divBdr>
                <w:top w:val="none" w:sz="0" w:space="0" w:color="auto"/>
                <w:left w:val="none" w:sz="0" w:space="0" w:color="auto"/>
                <w:bottom w:val="none" w:sz="0" w:space="0" w:color="auto"/>
                <w:right w:val="none" w:sz="0" w:space="0" w:color="auto"/>
              </w:divBdr>
            </w:div>
            <w:div w:id="645353099">
              <w:marLeft w:val="0"/>
              <w:marRight w:val="0"/>
              <w:marTop w:val="0"/>
              <w:marBottom w:val="0"/>
              <w:divBdr>
                <w:top w:val="none" w:sz="0" w:space="0" w:color="auto"/>
                <w:left w:val="none" w:sz="0" w:space="0" w:color="auto"/>
                <w:bottom w:val="none" w:sz="0" w:space="0" w:color="auto"/>
                <w:right w:val="none" w:sz="0" w:space="0" w:color="auto"/>
              </w:divBdr>
            </w:div>
          </w:divsChild>
        </w:div>
        <w:div w:id="1127158802">
          <w:marLeft w:val="0"/>
          <w:marRight w:val="0"/>
          <w:marTop w:val="0"/>
          <w:marBottom w:val="0"/>
          <w:divBdr>
            <w:top w:val="none" w:sz="0" w:space="0" w:color="auto"/>
            <w:left w:val="none" w:sz="0" w:space="0" w:color="auto"/>
            <w:bottom w:val="none" w:sz="0" w:space="0" w:color="auto"/>
            <w:right w:val="none" w:sz="0" w:space="0" w:color="auto"/>
          </w:divBdr>
          <w:divsChild>
            <w:div w:id="885918993">
              <w:marLeft w:val="0"/>
              <w:marRight w:val="0"/>
              <w:marTop w:val="0"/>
              <w:marBottom w:val="0"/>
              <w:divBdr>
                <w:top w:val="none" w:sz="0" w:space="0" w:color="auto"/>
                <w:left w:val="none" w:sz="0" w:space="0" w:color="auto"/>
                <w:bottom w:val="none" w:sz="0" w:space="0" w:color="auto"/>
                <w:right w:val="none" w:sz="0" w:space="0" w:color="auto"/>
              </w:divBdr>
            </w:div>
          </w:divsChild>
        </w:div>
        <w:div w:id="1415400940">
          <w:marLeft w:val="0"/>
          <w:marRight w:val="0"/>
          <w:marTop w:val="0"/>
          <w:marBottom w:val="0"/>
          <w:divBdr>
            <w:top w:val="none" w:sz="0" w:space="0" w:color="auto"/>
            <w:left w:val="none" w:sz="0" w:space="0" w:color="auto"/>
            <w:bottom w:val="none" w:sz="0" w:space="0" w:color="auto"/>
            <w:right w:val="none" w:sz="0" w:space="0" w:color="auto"/>
          </w:divBdr>
          <w:divsChild>
            <w:div w:id="1947497909">
              <w:marLeft w:val="0"/>
              <w:marRight w:val="0"/>
              <w:marTop w:val="0"/>
              <w:marBottom w:val="0"/>
              <w:divBdr>
                <w:top w:val="none" w:sz="0" w:space="0" w:color="auto"/>
                <w:left w:val="none" w:sz="0" w:space="0" w:color="auto"/>
                <w:bottom w:val="none" w:sz="0" w:space="0" w:color="auto"/>
                <w:right w:val="none" w:sz="0" w:space="0" w:color="auto"/>
              </w:divBdr>
            </w:div>
          </w:divsChild>
        </w:div>
        <w:div w:id="859317641">
          <w:marLeft w:val="0"/>
          <w:marRight w:val="0"/>
          <w:marTop w:val="0"/>
          <w:marBottom w:val="0"/>
          <w:divBdr>
            <w:top w:val="none" w:sz="0" w:space="0" w:color="auto"/>
            <w:left w:val="none" w:sz="0" w:space="0" w:color="auto"/>
            <w:bottom w:val="none" w:sz="0" w:space="0" w:color="auto"/>
            <w:right w:val="none" w:sz="0" w:space="0" w:color="auto"/>
          </w:divBdr>
          <w:divsChild>
            <w:div w:id="1710953027">
              <w:marLeft w:val="0"/>
              <w:marRight w:val="0"/>
              <w:marTop w:val="0"/>
              <w:marBottom w:val="0"/>
              <w:divBdr>
                <w:top w:val="none" w:sz="0" w:space="0" w:color="auto"/>
                <w:left w:val="none" w:sz="0" w:space="0" w:color="auto"/>
                <w:bottom w:val="none" w:sz="0" w:space="0" w:color="auto"/>
                <w:right w:val="none" w:sz="0" w:space="0" w:color="auto"/>
              </w:divBdr>
            </w:div>
          </w:divsChild>
        </w:div>
        <w:div w:id="1264067878">
          <w:marLeft w:val="0"/>
          <w:marRight w:val="0"/>
          <w:marTop w:val="0"/>
          <w:marBottom w:val="0"/>
          <w:divBdr>
            <w:top w:val="none" w:sz="0" w:space="0" w:color="auto"/>
            <w:left w:val="none" w:sz="0" w:space="0" w:color="auto"/>
            <w:bottom w:val="none" w:sz="0" w:space="0" w:color="auto"/>
            <w:right w:val="none" w:sz="0" w:space="0" w:color="auto"/>
          </w:divBdr>
          <w:divsChild>
            <w:div w:id="243341272">
              <w:marLeft w:val="0"/>
              <w:marRight w:val="0"/>
              <w:marTop w:val="0"/>
              <w:marBottom w:val="0"/>
              <w:divBdr>
                <w:top w:val="none" w:sz="0" w:space="0" w:color="auto"/>
                <w:left w:val="none" w:sz="0" w:space="0" w:color="auto"/>
                <w:bottom w:val="none" w:sz="0" w:space="0" w:color="auto"/>
                <w:right w:val="none" w:sz="0" w:space="0" w:color="auto"/>
              </w:divBdr>
            </w:div>
          </w:divsChild>
        </w:div>
        <w:div w:id="473305">
          <w:marLeft w:val="0"/>
          <w:marRight w:val="0"/>
          <w:marTop w:val="0"/>
          <w:marBottom w:val="0"/>
          <w:divBdr>
            <w:top w:val="none" w:sz="0" w:space="0" w:color="auto"/>
            <w:left w:val="none" w:sz="0" w:space="0" w:color="auto"/>
            <w:bottom w:val="none" w:sz="0" w:space="0" w:color="auto"/>
            <w:right w:val="none" w:sz="0" w:space="0" w:color="auto"/>
          </w:divBdr>
          <w:divsChild>
            <w:div w:id="638993456">
              <w:marLeft w:val="0"/>
              <w:marRight w:val="0"/>
              <w:marTop w:val="0"/>
              <w:marBottom w:val="0"/>
              <w:divBdr>
                <w:top w:val="none" w:sz="0" w:space="0" w:color="auto"/>
                <w:left w:val="none" w:sz="0" w:space="0" w:color="auto"/>
                <w:bottom w:val="none" w:sz="0" w:space="0" w:color="auto"/>
                <w:right w:val="none" w:sz="0" w:space="0" w:color="auto"/>
              </w:divBdr>
            </w:div>
          </w:divsChild>
        </w:div>
        <w:div w:id="243802663">
          <w:marLeft w:val="0"/>
          <w:marRight w:val="0"/>
          <w:marTop w:val="0"/>
          <w:marBottom w:val="0"/>
          <w:divBdr>
            <w:top w:val="none" w:sz="0" w:space="0" w:color="auto"/>
            <w:left w:val="none" w:sz="0" w:space="0" w:color="auto"/>
            <w:bottom w:val="none" w:sz="0" w:space="0" w:color="auto"/>
            <w:right w:val="none" w:sz="0" w:space="0" w:color="auto"/>
          </w:divBdr>
          <w:divsChild>
            <w:div w:id="1772512437">
              <w:marLeft w:val="0"/>
              <w:marRight w:val="0"/>
              <w:marTop w:val="0"/>
              <w:marBottom w:val="0"/>
              <w:divBdr>
                <w:top w:val="none" w:sz="0" w:space="0" w:color="auto"/>
                <w:left w:val="none" w:sz="0" w:space="0" w:color="auto"/>
                <w:bottom w:val="none" w:sz="0" w:space="0" w:color="auto"/>
                <w:right w:val="none" w:sz="0" w:space="0" w:color="auto"/>
              </w:divBdr>
            </w:div>
          </w:divsChild>
        </w:div>
        <w:div w:id="1700280201">
          <w:marLeft w:val="0"/>
          <w:marRight w:val="0"/>
          <w:marTop w:val="0"/>
          <w:marBottom w:val="0"/>
          <w:divBdr>
            <w:top w:val="none" w:sz="0" w:space="0" w:color="auto"/>
            <w:left w:val="none" w:sz="0" w:space="0" w:color="auto"/>
            <w:bottom w:val="none" w:sz="0" w:space="0" w:color="auto"/>
            <w:right w:val="none" w:sz="0" w:space="0" w:color="auto"/>
          </w:divBdr>
          <w:divsChild>
            <w:div w:id="1038972969">
              <w:marLeft w:val="0"/>
              <w:marRight w:val="0"/>
              <w:marTop w:val="0"/>
              <w:marBottom w:val="0"/>
              <w:divBdr>
                <w:top w:val="none" w:sz="0" w:space="0" w:color="auto"/>
                <w:left w:val="none" w:sz="0" w:space="0" w:color="auto"/>
                <w:bottom w:val="none" w:sz="0" w:space="0" w:color="auto"/>
                <w:right w:val="none" w:sz="0" w:space="0" w:color="auto"/>
              </w:divBdr>
            </w:div>
          </w:divsChild>
        </w:div>
        <w:div w:id="983388410">
          <w:marLeft w:val="0"/>
          <w:marRight w:val="0"/>
          <w:marTop w:val="0"/>
          <w:marBottom w:val="0"/>
          <w:divBdr>
            <w:top w:val="none" w:sz="0" w:space="0" w:color="auto"/>
            <w:left w:val="none" w:sz="0" w:space="0" w:color="auto"/>
            <w:bottom w:val="none" w:sz="0" w:space="0" w:color="auto"/>
            <w:right w:val="none" w:sz="0" w:space="0" w:color="auto"/>
          </w:divBdr>
          <w:divsChild>
            <w:div w:id="594437342">
              <w:marLeft w:val="0"/>
              <w:marRight w:val="0"/>
              <w:marTop w:val="0"/>
              <w:marBottom w:val="0"/>
              <w:divBdr>
                <w:top w:val="none" w:sz="0" w:space="0" w:color="auto"/>
                <w:left w:val="none" w:sz="0" w:space="0" w:color="auto"/>
                <w:bottom w:val="none" w:sz="0" w:space="0" w:color="auto"/>
                <w:right w:val="none" w:sz="0" w:space="0" w:color="auto"/>
              </w:divBdr>
            </w:div>
          </w:divsChild>
        </w:div>
        <w:div w:id="796069423">
          <w:marLeft w:val="0"/>
          <w:marRight w:val="0"/>
          <w:marTop w:val="0"/>
          <w:marBottom w:val="0"/>
          <w:divBdr>
            <w:top w:val="none" w:sz="0" w:space="0" w:color="auto"/>
            <w:left w:val="none" w:sz="0" w:space="0" w:color="auto"/>
            <w:bottom w:val="none" w:sz="0" w:space="0" w:color="auto"/>
            <w:right w:val="none" w:sz="0" w:space="0" w:color="auto"/>
          </w:divBdr>
          <w:divsChild>
            <w:div w:id="681708135">
              <w:marLeft w:val="0"/>
              <w:marRight w:val="0"/>
              <w:marTop w:val="0"/>
              <w:marBottom w:val="0"/>
              <w:divBdr>
                <w:top w:val="none" w:sz="0" w:space="0" w:color="auto"/>
                <w:left w:val="none" w:sz="0" w:space="0" w:color="auto"/>
                <w:bottom w:val="none" w:sz="0" w:space="0" w:color="auto"/>
                <w:right w:val="none" w:sz="0" w:space="0" w:color="auto"/>
              </w:divBdr>
            </w:div>
          </w:divsChild>
        </w:div>
        <w:div w:id="1959481063">
          <w:marLeft w:val="0"/>
          <w:marRight w:val="0"/>
          <w:marTop w:val="0"/>
          <w:marBottom w:val="0"/>
          <w:divBdr>
            <w:top w:val="none" w:sz="0" w:space="0" w:color="auto"/>
            <w:left w:val="none" w:sz="0" w:space="0" w:color="auto"/>
            <w:bottom w:val="none" w:sz="0" w:space="0" w:color="auto"/>
            <w:right w:val="none" w:sz="0" w:space="0" w:color="auto"/>
          </w:divBdr>
          <w:divsChild>
            <w:div w:id="633995906">
              <w:marLeft w:val="0"/>
              <w:marRight w:val="0"/>
              <w:marTop w:val="0"/>
              <w:marBottom w:val="0"/>
              <w:divBdr>
                <w:top w:val="none" w:sz="0" w:space="0" w:color="auto"/>
                <w:left w:val="none" w:sz="0" w:space="0" w:color="auto"/>
                <w:bottom w:val="none" w:sz="0" w:space="0" w:color="auto"/>
                <w:right w:val="none" w:sz="0" w:space="0" w:color="auto"/>
              </w:divBdr>
            </w:div>
            <w:div w:id="1199581887">
              <w:marLeft w:val="0"/>
              <w:marRight w:val="0"/>
              <w:marTop w:val="0"/>
              <w:marBottom w:val="0"/>
              <w:divBdr>
                <w:top w:val="none" w:sz="0" w:space="0" w:color="auto"/>
                <w:left w:val="none" w:sz="0" w:space="0" w:color="auto"/>
                <w:bottom w:val="none" w:sz="0" w:space="0" w:color="auto"/>
                <w:right w:val="none" w:sz="0" w:space="0" w:color="auto"/>
              </w:divBdr>
            </w:div>
          </w:divsChild>
        </w:div>
        <w:div w:id="1488285291">
          <w:marLeft w:val="0"/>
          <w:marRight w:val="0"/>
          <w:marTop w:val="0"/>
          <w:marBottom w:val="0"/>
          <w:divBdr>
            <w:top w:val="none" w:sz="0" w:space="0" w:color="auto"/>
            <w:left w:val="none" w:sz="0" w:space="0" w:color="auto"/>
            <w:bottom w:val="none" w:sz="0" w:space="0" w:color="auto"/>
            <w:right w:val="none" w:sz="0" w:space="0" w:color="auto"/>
          </w:divBdr>
          <w:divsChild>
            <w:div w:id="258343184">
              <w:marLeft w:val="0"/>
              <w:marRight w:val="0"/>
              <w:marTop w:val="0"/>
              <w:marBottom w:val="0"/>
              <w:divBdr>
                <w:top w:val="none" w:sz="0" w:space="0" w:color="auto"/>
                <w:left w:val="none" w:sz="0" w:space="0" w:color="auto"/>
                <w:bottom w:val="none" w:sz="0" w:space="0" w:color="auto"/>
                <w:right w:val="none" w:sz="0" w:space="0" w:color="auto"/>
              </w:divBdr>
            </w:div>
          </w:divsChild>
        </w:div>
        <w:div w:id="2068841550">
          <w:marLeft w:val="0"/>
          <w:marRight w:val="0"/>
          <w:marTop w:val="0"/>
          <w:marBottom w:val="0"/>
          <w:divBdr>
            <w:top w:val="none" w:sz="0" w:space="0" w:color="auto"/>
            <w:left w:val="none" w:sz="0" w:space="0" w:color="auto"/>
            <w:bottom w:val="none" w:sz="0" w:space="0" w:color="auto"/>
            <w:right w:val="none" w:sz="0" w:space="0" w:color="auto"/>
          </w:divBdr>
          <w:divsChild>
            <w:div w:id="431436953">
              <w:marLeft w:val="0"/>
              <w:marRight w:val="0"/>
              <w:marTop w:val="0"/>
              <w:marBottom w:val="0"/>
              <w:divBdr>
                <w:top w:val="none" w:sz="0" w:space="0" w:color="auto"/>
                <w:left w:val="none" w:sz="0" w:space="0" w:color="auto"/>
                <w:bottom w:val="none" w:sz="0" w:space="0" w:color="auto"/>
                <w:right w:val="none" w:sz="0" w:space="0" w:color="auto"/>
              </w:divBdr>
            </w:div>
          </w:divsChild>
        </w:div>
        <w:div w:id="739207629">
          <w:marLeft w:val="0"/>
          <w:marRight w:val="0"/>
          <w:marTop w:val="0"/>
          <w:marBottom w:val="0"/>
          <w:divBdr>
            <w:top w:val="none" w:sz="0" w:space="0" w:color="auto"/>
            <w:left w:val="none" w:sz="0" w:space="0" w:color="auto"/>
            <w:bottom w:val="none" w:sz="0" w:space="0" w:color="auto"/>
            <w:right w:val="none" w:sz="0" w:space="0" w:color="auto"/>
          </w:divBdr>
          <w:divsChild>
            <w:div w:id="866792873">
              <w:marLeft w:val="0"/>
              <w:marRight w:val="0"/>
              <w:marTop w:val="0"/>
              <w:marBottom w:val="0"/>
              <w:divBdr>
                <w:top w:val="none" w:sz="0" w:space="0" w:color="auto"/>
                <w:left w:val="none" w:sz="0" w:space="0" w:color="auto"/>
                <w:bottom w:val="none" w:sz="0" w:space="0" w:color="auto"/>
                <w:right w:val="none" w:sz="0" w:space="0" w:color="auto"/>
              </w:divBdr>
            </w:div>
          </w:divsChild>
        </w:div>
        <w:div w:id="1485733466">
          <w:marLeft w:val="0"/>
          <w:marRight w:val="0"/>
          <w:marTop w:val="0"/>
          <w:marBottom w:val="0"/>
          <w:divBdr>
            <w:top w:val="none" w:sz="0" w:space="0" w:color="auto"/>
            <w:left w:val="none" w:sz="0" w:space="0" w:color="auto"/>
            <w:bottom w:val="none" w:sz="0" w:space="0" w:color="auto"/>
            <w:right w:val="none" w:sz="0" w:space="0" w:color="auto"/>
          </w:divBdr>
          <w:divsChild>
            <w:div w:id="313722903">
              <w:marLeft w:val="0"/>
              <w:marRight w:val="0"/>
              <w:marTop w:val="0"/>
              <w:marBottom w:val="0"/>
              <w:divBdr>
                <w:top w:val="none" w:sz="0" w:space="0" w:color="auto"/>
                <w:left w:val="none" w:sz="0" w:space="0" w:color="auto"/>
                <w:bottom w:val="none" w:sz="0" w:space="0" w:color="auto"/>
                <w:right w:val="none" w:sz="0" w:space="0" w:color="auto"/>
              </w:divBdr>
            </w:div>
          </w:divsChild>
        </w:div>
        <w:div w:id="892737763">
          <w:marLeft w:val="0"/>
          <w:marRight w:val="0"/>
          <w:marTop w:val="0"/>
          <w:marBottom w:val="0"/>
          <w:divBdr>
            <w:top w:val="none" w:sz="0" w:space="0" w:color="auto"/>
            <w:left w:val="none" w:sz="0" w:space="0" w:color="auto"/>
            <w:bottom w:val="none" w:sz="0" w:space="0" w:color="auto"/>
            <w:right w:val="none" w:sz="0" w:space="0" w:color="auto"/>
          </w:divBdr>
          <w:divsChild>
            <w:div w:id="1706248565">
              <w:marLeft w:val="0"/>
              <w:marRight w:val="0"/>
              <w:marTop w:val="0"/>
              <w:marBottom w:val="0"/>
              <w:divBdr>
                <w:top w:val="none" w:sz="0" w:space="0" w:color="auto"/>
                <w:left w:val="none" w:sz="0" w:space="0" w:color="auto"/>
                <w:bottom w:val="none" w:sz="0" w:space="0" w:color="auto"/>
                <w:right w:val="none" w:sz="0" w:space="0" w:color="auto"/>
              </w:divBdr>
            </w:div>
          </w:divsChild>
        </w:div>
        <w:div w:id="665278988">
          <w:marLeft w:val="0"/>
          <w:marRight w:val="0"/>
          <w:marTop w:val="0"/>
          <w:marBottom w:val="0"/>
          <w:divBdr>
            <w:top w:val="none" w:sz="0" w:space="0" w:color="auto"/>
            <w:left w:val="none" w:sz="0" w:space="0" w:color="auto"/>
            <w:bottom w:val="none" w:sz="0" w:space="0" w:color="auto"/>
            <w:right w:val="none" w:sz="0" w:space="0" w:color="auto"/>
          </w:divBdr>
          <w:divsChild>
            <w:div w:id="12034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1744">
      <w:bodyDiv w:val="1"/>
      <w:marLeft w:val="0"/>
      <w:marRight w:val="0"/>
      <w:marTop w:val="0"/>
      <w:marBottom w:val="0"/>
      <w:divBdr>
        <w:top w:val="none" w:sz="0" w:space="0" w:color="auto"/>
        <w:left w:val="none" w:sz="0" w:space="0" w:color="auto"/>
        <w:bottom w:val="none" w:sz="0" w:space="0" w:color="auto"/>
        <w:right w:val="none" w:sz="0" w:space="0" w:color="auto"/>
      </w:divBdr>
    </w:div>
    <w:div w:id="859515327">
      <w:bodyDiv w:val="1"/>
      <w:marLeft w:val="0"/>
      <w:marRight w:val="0"/>
      <w:marTop w:val="0"/>
      <w:marBottom w:val="0"/>
      <w:divBdr>
        <w:top w:val="none" w:sz="0" w:space="0" w:color="auto"/>
        <w:left w:val="none" w:sz="0" w:space="0" w:color="auto"/>
        <w:bottom w:val="none" w:sz="0" w:space="0" w:color="auto"/>
        <w:right w:val="none" w:sz="0" w:space="0" w:color="auto"/>
      </w:divBdr>
      <w:divsChild>
        <w:div w:id="47539673">
          <w:marLeft w:val="0"/>
          <w:marRight w:val="0"/>
          <w:marTop w:val="0"/>
          <w:marBottom w:val="0"/>
          <w:divBdr>
            <w:top w:val="none" w:sz="0" w:space="0" w:color="auto"/>
            <w:left w:val="none" w:sz="0" w:space="0" w:color="auto"/>
            <w:bottom w:val="none" w:sz="0" w:space="0" w:color="auto"/>
            <w:right w:val="none" w:sz="0" w:space="0" w:color="auto"/>
          </w:divBdr>
          <w:divsChild>
            <w:div w:id="1841193380">
              <w:marLeft w:val="0"/>
              <w:marRight w:val="0"/>
              <w:marTop w:val="0"/>
              <w:marBottom w:val="0"/>
              <w:divBdr>
                <w:top w:val="none" w:sz="0" w:space="0" w:color="auto"/>
                <w:left w:val="none" w:sz="0" w:space="0" w:color="auto"/>
                <w:bottom w:val="none" w:sz="0" w:space="0" w:color="auto"/>
                <w:right w:val="none" w:sz="0" w:space="0" w:color="auto"/>
              </w:divBdr>
            </w:div>
          </w:divsChild>
        </w:div>
        <w:div w:id="1011640476">
          <w:marLeft w:val="0"/>
          <w:marRight w:val="0"/>
          <w:marTop w:val="0"/>
          <w:marBottom w:val="0"/>
          <w:divBdr>
            <w:top w:val="none" w:sz="0" w:space="0" w:color="auto"/>
            <w:left w:val="none" w:sz="0" w:space="0" w:color="auto"/>
            <w:bottom w:val="none" w:sz="0" w:space="0" w:color="auto"/>
            <w:right w:val="none" w:sz="0" w:space="0" w:color="auto"/>
          </w:divBdr>
          <w:divsChild>
            <w:div w:id="1689790885">
              <w:marLeft w:val="0"/>
              <w:marRight w:val="0"/>
              <w:marTop w:val="0"/>
              <w:marBottom w:val="0"/>
              <w:divBdr>
                <w:top w:val="none" w:sz="0" w:space="0" w:color="auto"/>
                <w:left w:val="none" w:sz="0" w:space="0" w:color="auto"/>
                <w:bottom w:val="none" w:sz="0" w:space="0" w:color="auto"/>
                <w:right w:val="none" w:sz="0" w:space="0" w:color="auto"/>
              </w:divBdr>
            </w:div>
          </w:divsChild>
        </w:div>
        <w:div w:id="391780206">
          <w:marLeft w:val="0"/>
          <w:marRight w:val="0"/>
          <w:marTop w:val="0"/>
          <w:marBottom w:val="0"/>
          <w:divBdr>
            <w:top w:val="none" w:sz="0" w:space="0" w:color="auto"/>
            <w:left w:val="none" w:sz="0" w:space="0" w:color="auto"/>
            <w:bottom w:val="none" w:sz="0" w:space="0" w:color="auto"/>
            <w:right w:val="none" w:sz="0" w:space="0" w:color="auto"/>
          </w:divBdr>
          <w:divsChild>
            <w:div w:id="1492138075">
              <w:marLeft w:val="0"/>
              <w:marRight w:val="0"/>
              <w:marTop w:val="0"/>
              <w:marBottom w:val="0"/>
              <w:divBdr>
                <w:top w:val="none" w:sz="0" w:space="0" w:color="auto"/>
                <w:left w:val="none" w:sz="0" w:space="0" w:color="auto"/>
                <w:bottom w:val="none" w:sz="0" w:space="0" w:color="auto"/>
                <w:right w:val="none" w:sz="0" w:space="0" w:color="auto"/>
              </w:divBdr>
            </w:div>
          </w:divsChild>
        </w:div>
        <w:div w:id="1247109064">
          <w:marLeft w:val="0"/>
          <w:marRight w:val="0"/>
          <w:marTop w:val="0"/>
          <w:marBottom w:val="0"/>
          <w:divBdr>
            <w:top w:val="none" w:sz="0" w:space="0" w:color="auto"/>
            <w:left w:val="none" w:sz="0" w:space="0" w:color="auto"/>
            <w:bottom w:val="none" w:sz="0" w:space="0" w:color="auto"/>
            <w:right w:val="none" w:sz="0" w:space="0" w:color="auto"/>
          </w:divBdr>
          <w:divsChild>
            <w:div w:id="1411391442">
              <w:marLeft w:val="0"/>
              <w:marRight w:val="0"/>
              <w:marTop w:val="0"/>
              <w:marBottom w:val="0"/>
              <w:divBdr>
                <w:top w:val="none" w:sz="0" w:space="0" w:color="auto"/>
                <w:left w:val="none" w:sz="0" w:space="0" w:color="auto"/>
                <w:bottom w:val="none" w:sz="0" w:space="0" w:color="auto"/>
                <w:right w:val="none" w:sz="0" w:space="0" w:color="auto"/>
              </w:divBdr>
            </w:div>
          </w:divsChild>
        </w:div>
        <w:div w:id="1936162119">
          <w:marLeft w:val="0"/>
          <w:marRight w:val="0"/>
          <w:marTop w:val="0"/>
          <w:marBottom w:val="0"/>
          <w:divBdr>
            <w:top w:val="none" w:sz="0" w:space="0" w:color="auto"/>
            <w:left w:val="none" w:sz="0" w:space="0" w:color="auto"/>
            <w:bottom w:val="none" w:sz="0" w:space="0" w:color="auto"/>
            <w:right w:val="none" w:sz="0" w:space="0" w:color="auto"/>
          </w:divBdr>
          <w:divsChild>
            <w:div w:id="538249426">
              <w:marLeft w:val="0"/>
              <w:marRight w:val="0"/>
              <w:marTop w:val="0"/>
              <w:marBottom w:val="0"/>
              <w:divBdr>
                <w:top w:val="none" w:sz="0" w:space="0" w:color="auto"/>
                <w:left w:val="none" w:sz="0" w:space="0" w:color="auto"/>
                <w:bottom w:val="none" w:sz="0" w:space="0" w:color="auto"/>
                <w:right w:val="none" w:sz="0" w:space="0" w:color="auto"/>
              </w:divBdr>
            </w:div>
          </w:divsChild>
        </w:div>
        <w:div w:id="1952400040">
          <w:marLeft w:val="0"/>
          <w:marRight w:val="0"/>
          <w:marTop w:val="0"/>
          <w:marBottom w:val="0"/>
          <w:divBdr>
            <w:top w:val="none" w:sz="0" w:space="0" w:color="auto"/>
            <w:left w:val="none" w:sz="0" w:space="0" w:color="auto"/>
            <w:bottom w:val="none" w:sz="0" w:space="0" w:color="auto"/>
            <w:right w:val="none" w:sz="0" w:space="0" w:color="auto"/>
          </w:divBdr>
          <w:divsChild>
            <w:div w:id="661588162">
              <w:marLeft w:val="0"/>
              <w:marRight w:val="0"/>
              <w:marTop w:val="0"/>
              <w:marBottom w:val="0"/>
              <w:divBdr>
                <w:top w:val="none" w:sz="0" w:space="0" w:color="auto"/>
                <w:left w:val="none" w:sz="0" w:space="0" w:color="auto"/>
                <w:bottom w:val="none" w:sz="0" w:space="0" w:color="auto"/>
                <w:right w:val="none" w:sz="0" w:space="0" w:color="auto"/>
              </w:divBdr>
            </w:div>
          </w:divsChild>
        </w:div>
        <w:div w:id="1830517652">
          <w:marLeft w:val="0"/>
          <w:marRight w:val="0"/>
          <w:marTop w:val="0"/>
          <w:marBottom w:val="0"/>
          <w:divBdr>
            <w:top w:val="none" w:sz="0" w:space="0" w:color="auto"/>
            <w:left w:val="none" w:sz="0" w:space="0" w:color="auto"/>
            <w:bottom w:val="none" w:sz="0" w:space="0" w:color="auto"/>
            <w:right w:val="none" w:sz="0" w:space="0" w:color="auto"/>
          </w:divBdr>
          <w:divsChild>
            <w:div w:id="811026020">
              <w:marLeft w:val="0"/>
              <w:marRight w:val="0"/>
              <w:marTop w:val="0"/>
              <w:marBottom w:val="0"/>
              <w:divBdr>
                <w:top w:val="none" w:sz="0" w:space="0" w:color="auto"/>
                <w:left w:val="none" w:sz="0" w:space="0" w:color="auto"/>
                <w:bottom w:val="none" w:sz="0" w:space="0" w:color="auto"/>
                <w:right w:val="none" w:sz="0" w:space="0" w:color="auto"/>
              </w:divBdr>
            </w:div>
            <w:div w:id="312877782">
              <w:marLeft w:val="0"/>
              <w:marRight w:val="0"/>
              <w:marTop w:val="0"/>
              <w:marBottom w:val="0"/>
              <w:divBdr>
                <w:top w:val="none" w:sz="0" w:space="0" w:color="auto"/>
                <w:left w:val="none" w:sz="0" w:space="0" w:color="auto"/>
                <w:bottom w:val="none" w:sz="0" w:space="0" w:color="auto"/>
                <w:right w:val="none" w:sz="0" w:space="0" w:color="auto"/>
              </w:divBdr>
            </w:div>
          </w:divsChild>
        </w:div>
        <w:div w:id="1949239749">
          <w:marLeft w:val="0"/>
          <w:marRight w:val="0"/>
          <w:marTop w:val="0"/>
          <w:marBottom w:val="0"/>
          <w:divBdr>
            <w:top w:val="none" w:sz="0" w:space="0" w:color="auto"/>
            <w:left w:val="none" w:sz="0" w:space="0" w:color="auto"/>
            <w:bottom w:val="none" w:sz="0" w:space="0" w:color="auto"/>
            <w:right w:val="none" w:sz="0" w:space="0" w:color="auto"/>
          </w:divBdr>
          <w:divsChild>
            <w:div w:id="2056000019">
              <w:marLeft w:val="0"/>
              <w:marRight w:val="0"/>
              <w:marTop w:val="0"/>
              <w:marBottom w:val="0"/>
              <w:divBdr>
                <w:top w:val="none" w:sz="0" w:space="0" w:color="auto"/>
                <w:left w:val="none" w:sz="0" w:space="0" w:color="auto"/>
                <w:bottom w:val="none" w:sz="0" w:space="0" w:color="auto"/>
                <w:right w:val="none" w:sz="0" w:space="0" w:color="auto"/>
              </w:divBdr>
            </w:div>
          </w:divsChild>
        </w:div>
        <w:div w:id="1591697997">
          <w:marLeft w:val="0"/>
          <w:marRight w:val="0"/>
          <w:marTop w:val="0"/>
          <w:marBottom w:val="0"/>
          <w:divBdr>
            <w:top w:val="none" w:sz="0" w:space="0" w:color="auto"/>
            <w:left w:val="none" w:sz="0" w:space="0" w:color="auto"/>
            <w:bottom w:val="none" w:sz="0" w:space="0" w:color="auto"/>
            <w:right w:val="none" w:sz="0" w:space="0" w:color="auto"/>
          </w:divBdr>
          <w:divsChild>
            <w:div w:id="1681466940">
              <w:marLeft w:val="0"/>
              <w:marRight w:val="0"/>
              <w:marTop w:val="0"/>
              <w:marBottom w:val="0"/>
              <w:divBdr>
                <w:top w:val="none" w:sz="0" w:space="0" w:color="auto"/>
                <w:left w:val="none" w:sz="0" w:space="0" w:color="auto"/>
                <w:bottom w:val="none" w:sz="0" w:space="0" w:color="auto"/>
                <w:right w:val="none" w:sz="0" w:space="0" w:color="auto"/>
              </w:divBdr>
            </w:div>
          </w:divsChild>
        </w:div>
        <w:div w:id="148835235">
          <w:marLeft w:val="0"/>
          <w:marRight w:val="0"/>
          <w:marTop w:val="0"/>
          <w:marBottom w:val="0"/>
          <w:divBdr>
            <w:top w:val="none" w:sz="0" w:space="0" w:color="auto"/>
            <w:left w:val="none" w:sz="0" w:space="0" w:color="auto"/>
            <w:bottom w:val="none" w:sz="0" w:space="0" w:color="auto"/>
            <w:right w:val="none" w:sz="0" w:space="0" w:color="auto"/>
          </w:divBdr>
          <w:divsChild>
            <w:div w:id="1318027103">
              <w:marLeft w:val="0"/>
              <w:marRight w:val="0"/>
              <w:marTop w:val="0"/>
              <w:marBottom w:val="0"/>
              <w:divBdr>
                <w:top w:val="none" w:sz="0" w:space="0" w:color="auto"/>
                <w:left w:val="none" w:sz="0" w:space="0" w:color="auto"/>
                <w:bottom w:val="none" w:sz="0" w:space="0" w:color="auto"/>
                <w:right w:val="none" w:sz="0" w:space="0" w:color="auto"/>
              </w:divBdr>
            </w:div>
          </w:divsChild>
        </w:div>
        <w:div w:id="352192438">
          <w:marLeft w:val="0"/>
          <w:marRight w:val="0"/>
          <w:marTop w:val="0"/>
          <w:marBottom w:val="0"/>
          <w:divBdr>
            <w:top w:val="none" w:sz="0" w:space="0" w:color="auto"/>
            <w:left w:val="none" w:sz="0" w:space="0" w:color="auto"/>
            <w:bottom w:val="none" w:sz="0" w:space="0" w:color="auto"/>
            <w:right w:val="none" w:sz="0" w:space="0" w:color="auto"/>
          </w:divBdr>
          <w:divsChild>
            <w:div w:id="1762097948">
              <w:marLeft w:val="0"/>
              <w:marRight w:val="0"/>
              <w:marTop w:val="0"/>
              <w:marBottom w:val="0"/>
              <w:divBdr>
                <w:top w:val="none" w:sz="0" w:space="0" w:color="auto"/>
                <w:left w:val="none" w:sz="0" w:space="0" w:color="auto"/>
                <w:bottom w:val="none" w:sz="0" w:space="0" w:color="auto"/>
                <w:right w:val="none" w:sz="0" w:space="0" w:color="auto"/>
              </w:divBdr>
            </w:div>
            <w:div w:id="467433109">
              <w:marLeft w:val="0"/>
              <w:marRight w:val="0"/>
              <w:marTop w:val="0"/>
              <w:marBottom w:val="0"/>
              <w:divBdr>
                <w:top w:val="none" w:sz="0" w:space="0" w:color="auto"/>
                <w:left w:val="none" w:sz="0" w:space="0" w:color="auto"/>
                <w:bottom w:val="none" w:sz="0" w:space="0" w:color="auto"/>
                <w:right w:val="none" w:sz="0" w:space="0" w:color="auto"/>
              </w:divBdr>
            </w:div>
            <w:div w:id="1278833612">
              <w:marLeft w:val="0"/>
              <w:marRight w:val="0"/>
              <w:marTop w:val="0"/>
              <w:marBottom w:val="0"/>
              <w:divBdr>
                <w:top w:val="none" w:sz="0" w:space="0" w:color="auto"/>
                <w:left w:val="none" w:sz="0" w:space="0" w:color="auto"/>
                <w:bottom w:val="none" w:sz="0" w:space="0" w:color="auto"/>
                <w:right w:val="none" w:sz="0" w:space="0" w:color="auto"/>
              </w:divBdr>
            </w:div>
          </w:divsChild>
        </w:div>
        <w:div w:id="264115289">
          <w:marLeft w:val="0"/>
          <w:marRight w:val="0"/>
          <w:marTop w:val="0"/>
          <w:marBottom w:val="0"/>
          <w:divBdr>
            <w:top w:val="none" w:sz="0" w:space="0" w:color="auto"/>
            <w:left w:val="none" w:sz="0" w:space="0" w:color="auto"/>
            <w:bottom w:val="none" w:sz="0" w:space="0" w:color="auto"/>
            <w:right w:val="none" w:sz="0" w:space="0" w:color="auto"/>
          </w:divBdr>
          <w:divsChild>
            <w:div w:id="1589919739">
              <w:marLeft w:val="0"/>
              <w:marRight w:val="0"/>
              <w:marTop w:val="0"/>
              <w:marBottom w:val="0"/>
              <w:divBdr>
                <w:top w:val="none" w:sz="0" w:space="0" w:color="auto"/>
                <w:left w:val="none" w:sz="0" w:space="0" w:color="auto"/>
                <w:bottom w:val="none" w:sz="0" w:space="0" w:color="auto"/>
                <w:right w:val="none" w:sz="0" w:space="0" w:color="auto"/>
              </w:divBdr>
            </w:div>
          </w:divsChild>
        </w:div>
        <w:div w:id="427773700">
          <w:marLeft w:val="0"/>
          <w:marRight w:val="0"/>
          <w:marTop w:val="0"/>
          <w:marBottom w:val="0"/>
          <w:divBdr>
            <w:top w:val="none" w:sz="0" w:space="0" w:color="auto"/>
            <w:left w:val="none" w:sz="0" w:space="0" w:color="auto"/>
            <w:bottom w:val="none" w:sz="0" w:space="0" w:color="auto"/>
            <w:right w:val="none" w:sz="0" w:space="0" w:color="auto"/>
          </w:divBdr>
          <w:divsChild>
            <w:div w:id="425151137">
              <w:marLeft w:val="0"/>
              <w:marRight w:val="0"/>
              <w:marTop w:val="0"/>
              <w:marBottom w:val="0"/>
              <w:divBdr>
                <w:top w:val="none" w:sz="0" w:space="0" w:color="auto"/>
                <w:left w:val="none" w:sz="0" w:space="0" w:color="auto"/>
                <w:bottom w:val="none" w:sz="0" w:space="0" w:color="auto"/>
                <w:right w:val="none" w:sz="0" w:space="0" w:color="auto"/>
              </w:divBdr>
            </w:div>
          </w:divsChild>
        </w:div>
        <w:div w:id="1879395140">
          <w:marLeft w:val="0"/>
          <w:marRight w:val="0"/>
          <w:marTop w:val="0"/>
          <w:marBottom w:val="0"/>
          <w:divBdr>
            <w:top w:val="none" w:sz="0" w:space="0" w:color="auto"/>
            <w:left w:val="none" w:sz="0" w:space="0" w:color="auto"/>
            <w:bottom w:val="none" w:sz="0" w:space="0" w:color="auto"/>
            <w:right w:val="none" w:sz="0" w:space="0" w:color="auto"/>
          </w:divBdr>
          <w:divsChild>
            <w:div w:id="1650207163">
              <w:marLeft w:val="0"/>
              <w:marRight w:val="0"/>
              <w:marTop w:val="0"/>
              <w:marBottom w:val="0"/>
              <w:divBdr>
                <w:top w:val="none" w:sz="0" w:space="0" w:color="auto"/>
                <w:left w:val="none" w:sz="0" w:space="0" w:color="auto"/>
                <w:bottom w:val="none" w:sz="0" w:space="0" w:color="auto"/>
                <w:right w:val="none" w:sz="0" w:space="0" w:color="auto"/>
              </w:divBdr>
            </w:div>
          </w:divsChild>
        </w:div>
        <w:div w:id="849872247">
          <w:marLeft w:val="0"/>
          <w:marRight w:val="0"/>
          <w:marTop w:val="0"/>
          <w:marBottom w:val="0"/>
          <w:divBdr>
            <w:top w:val="none" w:sz="0" w:space="0" w:color="auto"/>
            <w:left w:val="none" w:sz="0" w:space="0" w:color="auto"/>
            <w:bottom w:val="none" w:sz="0" w:space="0" w:color="auto"/>
            <w:right w:val="none" w:sz="0" w:space="0" w:color="auto"/>
          </w:divBdr>
          <w:divsChild>
            <w:div w:id="177349489">
              <w:marLeft w:val="0"/>
              <w:marRight w:val="0"/>
              <w:marTop w:val="0"/>
              <w:marBottom w:val="0"/>
              <w:divBdr>
                <w:top w:val="none" w:sz="0" w:space="0" w:color="auto"/>
                <w:left w:val="none" w:sz="0" w:space="0" w:color="auto"/>
                <w:bottom w:val="none" w:sz="0" w:space="0" w:color="auto"/>
                <w:right w:val="none" w:sz="0" w:space="0" w:color="auto"/>
              </w:divBdr>
            </w:div>
            <w:div w:id="976490538">
              <w:marLeft w:val="0"/>
              <w:marRight w:val="0"/>
              <w:marTop w:val="0"/>
              <w:marBottom w:val="0"/>
              <w:divBdr>
                <w:top w:val="none" w:sz="0" w:space="0" w:color="auto"/>
                <w:left w:val="none" w:sz="0" w:space="0" w:color="auto"/>
                <w:bottom w:val="none" w:sz="0" w:space="0" w:color="auto"/>
                <w:right w:val="none" w:sz="0" w:space="0" w:color="auto"/>
              </w:divBdr>
            </w:div>
          </w:divsChild>
        </w:div>
        <w:div w:id="625086969">
          <w:marLeft w:val="0"/>
          <w:marRight w:val="0"/>
          <w:marTop w:val="0"/>
          <w:marBottom w:val="0"/>
          <w:divBdr>
            <w:top w:val="none" w:sz="0" w:space="0" w:color="auto"/>
            <w:left w:val="none" w:sz="0" w:space="0" w:color="auto"/>
            <w:bottom w:val="none" w:sz="0" w:space="0" w:color="auto"/>
            <w:right w:val="none" w:sz="0" w:space="0" w:color="auto"/>
          </w:divBdr>
          <w:divsChild>
            <w:div w:id="642467199">
              <w:marLeft w:val="0"/>
              <w:marRight w:val="0"/>
              <w:marTop w:val="0"/>
              <w:marBottom w:val="0"/>
              <w:divBdr>
                <w:top w:val="none" w:sz="0" w:space="0" w:color="auto"/>
                <w:left w:val="none" w:sz="0" w:space="0" w:color="auto"/>
                <w:bottom w:val="none" w:sz="0" w:space="0" w:color="auto"/>
                <w:right w:val="none" w:sz="0" w:space="0" w:color="auto"/>
              </w:divBdr>
            </w:div>
          </w:divsChild>
        </w:div>
        <w:div w:id="2094549364">
          <w:marLeft w:val="0"/>
          <w:marRight w:val="0"/>
          <w:marTop w:val="0"/>
          <w:marBottom w:val="0"/>
          <w:divBdr>
            <w:top w:val="none" w:sz="0" w:space="0" w:color="auto"/>
            <w:left w:val="none" w:sz="0" w:space="0" w:color="auto"/>
            <w:bottom w:val="none" w:sz="0" w:space="0" w:color="auto"/>
            <w:right w:val="none" w:sz="0" w:space="0" w:color="auto"/>
          </w:divBdr>
          <w:divsChild>
            <w:div w:id="468935927">
              <w:marLeft w:val="0"/>
              <w:marRight w:val="0"/>
              <w:marTop w:val="0"/>
              <w:marBottom w:val="0"/>
              <w:divBdr>
                <w:top w:val="none" w:sz="0" w:space="0" w:color="auto"/>
                <w:left w:val="none" w:sz="0" w:space="0" w:color="auto"/>
                <w:bottom w:val="none" w:sz="0" w:space="0" w:color="auto"/>
                <w:right w:val="none" w:sz="0" w:space="0" w:color="auto"/>
              </w:divBdr>
            </w:div>
          </w:divsChild>
        </w:div>
        <w:div w:id="1397705248">
          <w:marLeft w:val="0"/>
          <w:marRight w:val="0"/>
          <w:marTop w:val="0"/>
          <w:marBottom w:val="0"/>
          <w:divBdr>
            <w:top w:val="none" w:sz="0" w:space="0" w:color="auto"/>
            <w:left w:val="none" w:sz="0" w:space="0" w:color="auto"/>
            <w:bottom w:val="none" w:sz="0" w:space="0" w:color="auto"/>
            <w:right w:val="none" w:sz="0" w:space="0" w:color="auto"/>
          </w:divBdr>
          <w:divsChild>
            <w:div w:id="128481230">
              <w:marLeft w:val="0"/>
              <w:marRight w:val="0"/>
              <w:marTop w:val="0"/>
              <w:marBottom w:val="0"/>
              <w:divBdr>
                <w:top w:val="none" w:sz="0" w:space="0" w:color="auto"/>
                <w:left w:val="none" w:sz="0" w:space="0" w:color="auto"/>
                <w:bottom w:val="none" w:sz="0" w:space="0" w:color="auto"/>
                <w:right w:val="none" w:sz="0" w:space="0" w:color="auto"/>
              </w:divBdr>
            </w:div>
          </w:divsChild>
        </w:div>
        <w:div w:id="2137290836">
          <w:marLeft w:val="0"/>
          <w:marRight w:val="0"/>
          <w:marTop w:val="0"/>
          <w:marBottom w:val="0"/>
          <w:divBdr>
            <w:top w:val="none" w:sz="0" w:space="0" w:color="auto"/>
            <w:left w:val="none" w:sz="0" w:space="0" w:color="auto"/>
            <w:bottom w:val="none" w:sz="0" w:space="0" w:color="auto"/>
            <w:right w:val="none" w:sz="0" w:space="0" w:color="auto"/>
          </w:divBdr>
          <w:divsChild>
            <w:div w:id="955595987">
              <w:marLeft w:val="0"/>
              <w:marRight w:val="0"/>
              <w:marTop w:val="0"/>
              <w:marBottom w:val="0"/>
              <w:divBdr>
                <w:top w:val="none" w:sz="0" w:space="0" w:color="auto"/>
                <w:left w:val="none" w:sz="0" w:space="0" w:color="auto"/>
                <w:bottom w:val="none" w:sz="0" w:space="0" w:color="auto"/>
                <w:right w:val="none" w:sz="0" w:space="0" w:color="auto"/>
              </w:divBdr>
            </w:div>
            <w:div w:id="1715036700">
              <w:marLeft w:val="0"/>
              <w:marRight w:val="0"/>
              <w:marTop w:val="0"/>
              <w:marBottom w:val="0"/>
              <w:divBdr>
                <w:top w:val="none" w:sz="0" w:space="0" w:color="auto"/>
                <w:left w:val="none" w:sz="0" w:space="0" w:color="auto"/>
                <w:bottom w:val="none" w:sz="0" w:space="0" w:color="auto"/>
                <w:right w:val="none" w:sz="0" w:space="0" w:color="auto"/>
              </w:divBdr>
            </w:div>
          </w:divsChild>
        </w:div>
        <w:div w:id="1406224187">
          <w:marLeft w:val="0"/>
          <w:marRight w:val="0"/>
          <w:marTop w:val="0"/>
          <w:marBottom w:val="0"/>
          <w:divBdr>
            <w:top w:val="none" w:sz="0" w:space="0" w:color="auto"/>
            <w:left w:val="none" w:sz="0" w:space="0" w:color="auto"/>
            <w:bottom w:val="none" w:sz="0" w:space="0" w:color="auto"/>
            <w:right w:val="none" w:sz="0" w:space="0" w:color="auto"/>
          </w:divBdr>
          <w:divsChild>
            <w:div w:id="1535187852">
              <w:marLeft w:val="0"/>
              <w:marRight w:val="0"/>
              <w:marTop w:val="0"/>
              <w:marBottom w:val="0"/>
              <w:divBdr>
                <w:top w:val="none" w:sz="0" w:space="0" w:color="auto"/>
                <w:left w:val="none" w:sz="0" w:space="0" w:color="auto"/>
                <w:bottom w:val="none" w:sz="0" w:space="0" w:color="auto"/>
                <w:right w:val="none" w:sz="0" w:space="0" w:color="auto"/>
              </w:divBdr>
            </w:div>
          </w:divsChild>
        </w:div>
        <w:div w:id="1330983682">
          <w:marLeft w:val="0"/>
          <w:marRight w:val="0"/>
          <w:marTop w:val="0"/>
          <w:marBottom w:val="0"/>
          <w:divBdr>
            <w:top w:val="none" w:sz="0" w:space="0" w:color="auto"/>
            <w:left w:val="none" w:sz="0" w:space="0" w:color="auto"/>
            <w:bottom w:val="none" w:sz="0" w:space="0" w:color="auto"/>
            <w:right w:val="none" w:sz="0" w:space="0" w:color="auto"/>
          </w:divBdr>
          <w:divsChild>
            <w:div w:id="1280800445">
              <w:marLeft w:val="0"/>
              <w:marRight w:val="0"/>
              <w:marTop w:val="0"/>
              <w:marBottom w:val="0"/>
              <w:divBdr>
                <w:top w:val="none" w:sz="0" w:space="0" w:color="auto"/>
                <w:left w:val="none" w:sz="0" w:space="0" w:color="auto"/>
                <w:bottom w:val="none" w:sz="0" w:space="0" w:color="auto"/>
                <w:right w:val="none" w:sz="0" w:space="0" w:color="auto"/>
              </w:divBdr>
            </w:div>
          </w:divsChild>
        </w:div>
        <w:div w:id="283931227">
          <w:marLeft w:val="0"/>
          <w:marRight w:val="0"/>
          <w:marTop w:val="0"/>
          <w:marBottom w:val="0"/>
          <w:divBdr>
            <w:top w:val="none" w:sz="0" w:space="0" w:color="auto"/>
            <w:left w:val="none" w:sz="0" w:space="0" w:color="auto"/>
            <w:bottom w:val="none" w:sz="0" w:space="0" w:color="auto"/>
            <w:right w:val="none" w:sz="0" w:space="0" w:color="auto"/>
          </w:divBdr>
          <w:divsChild>
            <w:div w:id="1496608653">
              <w:marLeft w:val="0"/>
              <w:marRight w:val="0"/>
              <w:marTop w:val="0"/>
              <w:marBottom w:val="0"/>
              <w:divBdr>
                <w:top w:val="none" w:sz="0" w:space="0" w:color="auto"/>
                <w:left w:val="none" w:sz="0" w:space="0" w:color="auto"/>
                <w:bottom w:val="none" w:sz="0" w:space="0" w:color="auto"/>
                <w:right w:val="none" w:sz="0" w:space="0" w:color="auto"/>
              </w:divBdr>
            </w:div>
          </w:divsChild>
        </w:div>
        <w:div w:id="1627194205">
          <w:marLeft w:val="0"/>
          <w:marRight w:val="0"/>
          <w:marTop w:val="0"/>
          <w:marBottom w:val="0"/>
          <w:divBdr>
            <w:top w:val="none" w:sz="0" w:space="0" w:color="auto"/>
            <w:left w:val="none" w:sz="0" w:space="0" w:color="auto"/>
            <w:bottom w:val="none" w:sz="0" w:space="0" w:color="auto"/>
            <w:right w:val="none" w:sz="0" w:space="0" w:color="auto"/>
          </w:divBdr>
          <w:divsChild>
            <w:div w:id="587927607">
              <w:marLeft w:val="0"/>
              <w:marRight w:val="0"/>
              <w:marTop w:val="0"/>
              <w:marBottom w:val="0"/>
              <w:divBdr>
                <w:top w:val="none" w:sz="0" w:space="0" w:color="auto"/>
                <w:left w:val="none" w:sz="0" w:space="0" w:color="auto"/>
                <w:bottom w:val="none" w:sz="0" w:space="0" w:color="auto"/>
                <w:right w:val="none" w:sz="0" w:space="0" w:color="auto"/>
              </w:divBdr>
            </w:div>
            <w:div w:id="65038370">
              <w:marLeft w:val="0"/>
              <w:marRight w:val="0"/>
              <w:marTop w:val="0"/>
              <w:marBottom w:val="0"/>
              <w:divBdr>
                <w:top w:val="none" w:sz="0" w:space="0" w:color="auto"/>
                <w:left w:val="none" w:sz="0" w:space="0" w:color="auto"/>
                <w:bottom w:val="none" w:sz="0" w:space="0" w:color="auto"/>
                <w:right w:val="none" w:sz="0" w:space="0" w:color="auto"/>
              </w:divBdr>
            </w:div>
            <w:div w:id="1520730065">
              <w:marLeft w:val="0"/>
              <w:marRight w:val="0"/>
              <w:marTop w:val="0"/>
              <w:marBottom w:val="0"/>
              <w:divBdr>
                <w:top w:val="none" w:sz="0" w:space="0" w:color="auto"/>
                <w:left w:val="none" w:sz="0" w:space="0" w:color="auto"/>
                <w:bottom w:val="none" w:sz="0" w:space="0" w:color="auto"/>
                <w:right w:val="none" w:sz="0" w:space="0" w:color="auto"/>
              </w:divBdr>
            </w:div>
            <w:div w:id="20691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49342">
      <w:bodyDiv w:val="1"/>
      <w:marLeft w:val="0"/>
      <w:marRight w:val="0"/>
      <w:marTop w:val="0"/>
      <w:marBottom w:val="0"/>
      <w:divBdr>
        <w:top w:val="none" w:sz="0" w:space="0" w:color="auto"/>
        <w:left w:val="none" w:sz="0" w:space="0" w:color="auto"/>
        <w:bottom w:val="none" w:sz="0" w:space="0" w:color="auto"/>
        <w:right w:val="none" w:sz="0" w:space="0" w:color="auto"/>
      </w:divBdr>
    </w:div>
    <w:div w:id="876352780">
      <w:bodyDiv w:val="1"/>
      <w:marLeft w:val="0"/>
      <w:marRight w:val="0"/>
      <w:marTop w:val="0"/>
      <w:marBottom w:val="0"/>
      <w:divBdr>
        <w:top w:val="none" w:sz="0" w:space="0" w:color="auto"/>
        <w:left w:val="none" w:sz="0" w:space="0" w:color="auto"/>
        <w:bottom w:val="none" w:sz="0" w:space="0" w:color="auto"/>
        <w:right w:val="none" w:sz="0" w:space="0" w:color="auto"/>
      </w:divBdr>
    </w:div>
    <w:div w:id="883912232">
      <w:bodyDiv w:val="1"/>
      <w:marLeft w:val="0"/>
      <w:marRight w:val="0"/>
      <w:marTop w:val="0"/>
      <w:marBottom w:val="0"/>
      <w:divBdr>
        <w:top w:val="none" w:sz="0" w:space="0" w:color="auto"/>
        <w:left w:val="none" w:sz="0" w:space="0" w:color="auto"/>
        <w:bottom w:val="none" w:sz="0" w:space="0" w:color="auto"/>
        <w:right w:val="none" w:sz="0" w:space="0" w:color="auto"/>
      </w:divBdr>
    </w:div>
    <w:div w:id="925843419">
      <w:bodyDiv w:val="1"/>
      <w:marLeft w:val="0"/>
      <w:marRight w:val="0"/>
      <w:marTop w:val="0"/>
      <w:marBottom w:val="0"/>
      <w:divBdr>
        <w:top w:val="none" w:sz="0" w:space="0" w:color="auto"/>
        <w:left w:val="none" w:sz="0" w:space="0" w:color="auto"/>
        <w:bottom w:val="none" w:sz="0" w:space="0" w:color="auto"/>
        <w:right w:val="none" w:sz="0" w:space="0" w:color="auto"/>
      </w:divBdr>
    </w:div>
    <w:div w:id="959647940">
      <w:bodyDiv w:val="1"/>
      <w:marLeft w:val="0"/>
      <w:marRight w:val="0"/>
      <w:marTop w:val="0"/>
      <w:marBottom w:val="0"/>
      <w:divBdr>
        <w:top w:val="none" w:sz="0" w:space="0" w:color="auto"/>
        <w:left w:val="none" w:sz="0" w:space="0" w:color="auto"/>
        <w:bottom w:val="none" w:sz="0" w:space="0" w:color="auto"/>
        <w:right w:val="none" w:sz="0" w:space="0" w:color="auto"/>
      </w:divBdr>
    </w:div>
    <w:div w:id="1028022910">
      <w:bodyDiv w:val="1"/>
      <w:marLeft w:val="0"/>
      <w:marRight w:val="0"/>
      <w:marTop w:val="0"/>
      <w:marBottom w:val="0"/>
      <w:divBdr>
        <w:top w:val="none" w:sz="0" w:space="0" w:color="auto"/>
        <w:left w:val="none" w:sz="0" w:space="0" w:color="auto"/>
        <w:bottom w:val="none" w:sz="0" w:space="0" w:color="auto"/>
        <w:right w:val="none" w:sz="0" w:space="0" w:color="auto"/>
      </w:divBdr>
    </w:div>
    <w:div w:id="1088965896">
      <w:bodyDiv w:val="1"/>
      <w:marLeft w:val="0"/>
      <w:marRight w:val="0"/>
      <w:marTop w:val="0"/>
      <w:marBottom w:val="0"/>
      <w:divBdr>
        <w:top w:val="none" w:sz="0" w:space="0" w:color="auto"/>
        <w:left w:val="none" w:sz="0" w:space="0" w:color="auto"/>
        <w:bottom w:val="none" w:sz="0" w:space="0" w:color="auto"/>
        <w:right w:val="none" w:sz="0" w:space="0" w:color="auto"/>
      </w:divBdr>
    </w:div>
    <w:div w:id="1105006115">
      <w:bodyDiv w:val="1"/>
      <w:marLeft w:val="0"/>
      <w:marRight w:val="0"/>
      <w:marTop w:val="0"/>
      <w:marBottom w:val="0"/>
      <w:divBdr>
        <w:top w:val="none" w:sz="0" w:space="0" w:color="auto"/>
        <w:left w:val="none" w:sz="0" w:space="0" w:color="auto"/>
        <w:bottom w:val="none" w:sz="0" w:space="0" w:color="auto"/>
        <w:right w:val="none" w:sz="0" w:space="0" w:color="auto"/>
      </w:divBdr>
    </w:div>
    <w:div w:id="1133135764">
      <w:bodyDiv w:val="1"/>
      <w:marLeft w:val="0"/>
      <w:marRight w:val="0"/>
      <w:marTop w:val="0"/>
      <w:marBottom w:val="0"/>
      <w:divBdr>
        <w:top w:val="none" w:sz="0" w:space="0" w:color="auto"/>
        <w:left w:val="none" w:sz="0" w:space="0" w:color="auto"/>
        <w:bottom w:val="none" w:sz="0" w:space="0" w:color="auto"/>
        <w:right w:val="none" w:sz="0" w:space="0" w:color="auto"/>
      </w:divBdr>
    </w:div>
    <w:div w:id="1172179304">
      <w:bodyDiv w:val="1"/>
      <w:marLeft w:val="0"/>
      <w:marRight w:val="0"/>
      <w:marTop w:val="0"/>
      <w:marBottom w:val="0"/>
      <w:divBdr>
        <w:top w:val="none" w:sz="0" w:space="0" w:color="auto"/>
        <w:left w:val="none" w:sz="0" w:space="0" w:color="auto"/>
        <w:bottom w:val="none" w:sz="0" w:space="0" w:color="auto"/>
        <w:right w:val="none" w:sz="0" w:space="0" w:color="auto"/>
      </w:divBdr>
    </w:div>
    <w:div w:id="1183593061">
      <w:bodyDiv w:val="1"/>
      <w:marLeft w:val="0"/>
      <w:marRight w:val="0"/>
      <w:marTop w:val="0"/>
      <w:marBottom w:val="0"/>
      <w:divBdr>
        <w:top w:val="none" w:sz="0" w:space="0" w:color="auto"/>
        <w:left w:val="none" w:sz="0" w:space="0" w:color="auto"/>
        <w:bottom w:val="none" w:sz="0" w:space="0" w:color="auto"/>
        <w:right w:val="none" w:sz="0" w:space="0" w:color="auto"/>
      </w:divBdr>
    </w:div>
    <w:div w:id="1187014909">
      <w:bodyDiv w:val="1"/>
      <w:marLeft w:val="0"/>
      <w:marRight w:val="0"/>
      <w:marTop w:val="0"/>
      <w:marBottom w:val="0"/>
      <w:divBdr>
        <w:top w:val="none" w:sz="0" w:space="0" w:color="auto"/>
        <w:left w:val="none" w:sz="0" w:space="0" w:color="auto"/>
        <w:bottom w:val="none" w:sz="0" w:space="0" w:color="auto"/>
        <w:right w:val="none" w:sz="0" w:space="0" w:color="auto"/>
      </w:divBdr>
    </w:div>
    <w:div w:id="1201434757">
      <w:bodyDiv w:val="1"/>
      <w:marLeft w:val="0"/>
      <w:marRight w:val="0"/>
      <w:marTop w:val="0"/>
      <w:marBottom w:val="0"/>
      <w:divBdr>
        <w:top w:val="none" w:sz="0" w:space="0" w:color="auto"/>
        <w:left w:val="none" w:sz="0" w:space="0" w:color="auto"/>
        <w:bottom w:val="none" w:sz="0" w:space="0" w:color="auto"/>
        <w:right w:val="none" w:sz="0" w:space="0" w:color="auto"/>
      </w:divBdr>
    </w:div>
    <w:div w:id="1220748741">
      <w:bodyDiv w:val="1"/>
      <w:marLeft w:val="0"/>
      <w:marRight w:val="0"/>
      <w:marTop w:val="0"/>
      <w:marBottom w:val="0"/>
      <w:divBdr>
        <w:top w:val="none" w:sz="0" w:space="0" w:color="auto"/>
        <w:left w:val="none" w:sz="0" w:space="0" w:color="auto"/>
        <w:bottom w:val="none" w:sz="0" w:space="0" w:color="auto"/>
        <w:right w:val="none" w:sz="0" w:space="0" w:color="auto"/>
      </w:divBdr>
    </w:div>
    <w:div w:id="1281573040">
      <w:bodyDiv w:val="1"/>
      <w:marLeft w:val="0"/>
      <w:marRight w:val="0"/>
      <w:marTop w:val="0"/>
      <w:marBottom w:val="0"/>
      <w:divBdr>
        <w:top w:val="none" w:sz="0" w:space="0" w:color="auto"/>
        <w:left w:val="none" w:sz="0" w:space="0" w:color="auto"/>
        <w:bottom w:val="none" w:sz="0" w:space="0" w:color="auto"/>
        <w:right w:val="none" w:sz="0" w:space="0" w:color="auto"/>
      </w:divBdr>
    </w:div>
    <w:div w:id="1332368474">
      <w:bodyDiv w:val="1"/>
      <w:marLeft w:val="0"/>
      <w:marRight w:val="0"/>
      <w:marTop w:val="0"/>
      <w:marBottom w:val="0"/>
      <w:divBdr>
        <w:top w:val="none" w:sz="0" w:space="0" w:color="auto"/>
        <w:left w:val="none" w:sz="0" w:space="0" w:color="auto"/>
        <w:bottom w:val="none" w:sz="0" w:space="0" w:color="auto"/>
        <w:right w:val="none" w:sz="0" w:space="0" w:color="auto"/>
      </w:divBdr>
    </w:div>
    <w:div w:id="1370061008">
      <w:bodyDiv w:val="1"/>
      <w:marLeft w:val="0"/>
      <w:marRight w:val="0"/>
      <w:marTop w:val="0"/>
      <w:marBottom w:val="0"/>
      <w:divBdr>
        <w:top w:val="none" w:sz="0" w:space="0" w:color="auto"/>
        <w:left w:val="none" w:sz="0" w:space="0" w:color="auto"/>
        <w:bottom w:val="none" w:sz="0" w:space="0" w:color="auto"/>
        <w:right w:val="none" w:sz="0" w:space="0" w:color="auto"/>
      </w:divBdr>
      <w:divsChild>
        <w:div w:id="39404582">
          <w:marLeft w:val="0"/>
          <w:marRight w:val="0"/>
          <w:marTop w:val="0"/>
          <w:marBottom w:val="0"/>
          <w:divBdr>
            <w:top w:val="none" w:sz="0" w:space="0" w:color="auto"/>
            <w:left w:val="none" w:sz="0" w:space="0" w:color="auto"/>
            <w:bottom w:val="none" w:sz="0" w:space="0" w:color="auto"/>
            <w:right w:val="none" w:sz="0" w:space="0" w:color="auto"/>
          </w:divBdr>
          <w:divsChild>
            <w:div w:id="774599992">
              <w:marLeft w:val="0"/>
              <w:marRight w:val="0"/>
              <w:marTop w:val="0"/>
              <w:marBottom w:val="0"/>
              <w:divBdr>
                <w:top w:val="none" w:sz="0" w:space="0" w:color="auto"/>
                <w:left w:val="none" w:sz="0" w:space="0" w:color="auto"/>
                <w:bottom w:val="none" w:sz="0" w:space="0" w:color="auto"/>
                <w:right w:val="none" w:sz="0" w:space="0" w:color="auto"/>
              </w:divBdr>
            </w:div>
          </w:divsChild>
        </w:div>
        <w:div w:id="133565662">
          <w:marLeft w:val="0"/>
          <w:marRight w:val="0"/>
          <w:marTop w:val="0"/>
          <w:marBottom w:val="0"/>
          <w:divBdr>
            <w:top w:val="none" w:sz="0" w:space="0" w:color="auto"/>
            <w:left w:val="none" w:sz="0" w:space="0" w:color="auto"/>
            <w:bottom w:val="none" w:sz="0" w:space="0" w:color="auto"/>
            <w:right w:val="none" w:sz="0" w:space="0" w:color="auto"/>
          </w:divBdr>
          <w:divsChild>
            <w:div w:id="1921480602">
              <w:marLeft w:val="0"/>
              <w:marRight w:val="0"/>
              <w:marTop w:val="0"/>
              <w:marBottom w:val="0"/>
              <w:divBdr>
                <w:top w:val="none" w:sz="0" w:space="0" w:color="auto"/>
                <w:left w:val="none" w:sz="0" w:space="0" w:color="auto"/>
                <w:bottom w:val="none" w:sz="0" w:space="0" w:color="auto"/>
                <w:right w:val="none" w:sz="0" w:space="0" w:color="auto"/>
              </w:divBdr>
            </w:div>
          </w:divsChild>
        </w:div>
        <w:div w:id="2107966910">
          <w:marLeft w:val="0"/>
          <w:marRight w:val="0"/>
          <w:marTop w:val="0"/>
          <w:marBottom w:val="0"/>
          <w:divBdr>
            <w:top w:val="none" w:sz="0" w:space="0" w:color="auto"/>
            <w:left w:val="none" w:sz="0" w:space="0" w:color="auto"/>
            <w:bottom w:val="none" w:sz="0" w:space="0" w:color="auto"/>
            <w:right w:val="none" w:sz="0" w:space="0" w:color="auto"/>
          </w:divBdr>
          <w:divsChild>
            <w:div w:id="729964984">
              <w:marLeft w:val="0"/>
              <w:marRight w:val="0"/>
              <w:marTop w:val="0"/>
              <w:marBottom w:val="0"/>
              <w:divBdr>
                <w:top w:val="none" w:sz="0" w:space="0" w:color="auto"/>
                <w:left w:val="none" w:sz="0" w:space="0" w:color="auto"/>
                <w:bottom w:val="none" w:sz="0" w:space="0" w:color="auto"/>
                <w:right w:val="none" w:sz="0" w:space="0" w:color="auto"/>
              </w:divBdr>
            </w:div>
          </w:divsChild>
        </w:div>
        <w:div w:id="822741098">
          <w:marLeft w:val="0"/>
          <w:marRight w:val="0"/>
          <w:marTop w:val="0"/>
          <w:marBottom w:val="0"/>
          <w:divBdr>
            <w:top w:val="none" w:sz="0" w:space="0" w:color="auto"/>
            <w:left w:val="none" w:sz="0" w:space="0" w:color="auto"/>
            <w:bottom w:val="none" w:sz="0" w:space="0" w:color="auto"/>
            <w:right w:val="none" w:sz="0" w:space="0" w:color="auto"/>
          </w:divBdr>
          <w:divsChild>
            <w:div w:id="1684280349">
              <w:marLeft w:val="0"/>
              <w:marRight w:val="0"/>
              <w:marTop w:val="0"/>
              <w:marBottom w:val="0"/>
              <w:divBdr>
                <w:top w:val="none" w:sz="0" w:space="0" w:color="auto"/>
                <w:left w:val="none" w:sz="0" w:space="0" w:color="auto"/>
                <w:bottom w:val="none" w:sz="0" w:space="0" w:color="auto"/>
                <w:right w:val="none" w:sz="0" w:space="0" w:color="auto"/>
              </w:divBdr>
            </w:div>
          </w:divsChild>
        </w:div>
        <w:div w:id="1665552998">
          <w:marLeft w:val="0"/>
          <w:marRight w:val="0"/>
          <w:marTop w:val="0"/>
          <w:marBottom w:val="0"/>
          <w:divBdr>
            <w:top w:val="none" w:sz="0" w:space="0" w:color="auto"/>
            <w:left w:val="none" w:sz="0" w:space="0" w:color="auto"/>
            <w:bottom w:val="none" w:sz="0" w:space="0" w:color="auto"/>
            <w:right w:val="none" w:sz="0" w:space="0" w:color="auto"/>
          </w:divBdr>
          <w:divsChild>
            <w:div w:id="1484008780">
              <w:marLeft w:val="0"/>
              <w:marRight w:val="0"/>
              <w:marTop w:val="0"/>
              <w:marBottom w:val="0"/>
              <w:divBdr>
                <w:top w:val="none" w:sz="0" w:space="0" w:color="auto"/>
                <w:left w:val="none" w:sz="0" w:space="0" w:color="auto"/>
                <w:bottom w:val="none" w:sz="0" w:space="0" w:color="auto"/>
                <w:right w:val="none" w:sz="0" w:space="0" w:color="auto"/>
              </w:divBdr>
            </w:div>
          </w:divsChild>
        </w:div>
        <w:div w:id="782967774">
          <w:marLeft w:val="0"/>
          <w:marRight w:val="0"/>
          <w:marTop w:val="0"/>
          <w:marBottom w:val="0"/>
          <w:divBdr>
            <w:top w:val="none" w:sz="0" w:space="0" w:color="auto"/>
            <w:left w:val="none" w:sz="0" w:space="0" w:color="auto"/>
            <w:bottom w:val="none" w:sz="0" w:space="0" w:color="auto"/>
            <w:right w:val="none" w:sz="0" w:space="0" w:color="auto"/>
          </w:divBdr>
          <w:divsChild>
            <w:div w:id="1074738074">
              <w:marLeft w:val="0"/>
              <w:marRight w:val="0"/>
              <w:marTop w:val="0"/>
              <w:marBottom w:val="0"/>
              <w:divBdr>
                <w:top w:val="none" w:sz="0" w:space="0" w:color="auto"/>
                <w:left w:val="none" w:sz="0" w:space="0" w:color="auto"/>
                <w:bottom w:val="none" w:sz="0" w:space="0" w:color="auto"/>
                <w:right w:val="none" w:sz="0" w:space="0" w:color="auto"/>
              </w:divBdr>
            </w:div>
          </w:divsChild>
        </w:div>
        <w:div w:id="846753436">
          <w:marLeft w:val="0"/>
          <w:marRight w:val="0"/>
          <w:marTop w:val="0"/>
          <w:marBottom w:val="0"/>
          <w:divBdr>
            <w:top w:val="none" w:sz="0" w:space="0" w:color="auto"/>
            <w:left w:val="none" w:sz="0" w:space="0" w:color="auto"/>
            <w:bottom w:val="none" w:sz="0" w:space="0" w:color="auto"/>
            <w:right w:val="none" w:sz="0" w:space="0" w:color="auto"/>
          </w:divBdr>
          <w:divsChild>
            <w:div w:id="412512623">
              <w:marLeft w:val="0"/>
              <w:marRight w:val="0"/>
              <w:marTop w:val="0"/>
              <w:marBottom w:val="0"/>
              <w:divBdr>
                <w:top w:val="none" w:sz="0" w:space="0" w:color="auto"/>
                <w:left w:val="none" w:sz="0" w:space="0" w:color="auto"/>
                <w:bottom w:val="none" w:sz="0" w:space="0" w:color="auto"/>
                <w:right w:val="none" w:sz="0" w:space="0" w:color="auto"/>
              </w:divBdr>
            </w:div>
            <w:div w:id="1789884113">
              <w:marLeft w:val="0"/>
              <w:marRight w:val="0"/>
              <w:marTop w:val="0"/>
              <w:marBottom w:val="0"/>
              <w:divBdr>
                <w:top w:val="none" w:sz="0" w:space="0" w:color="auto"/>
                <w:left w:val="none" w:sz="0" w:space="0" w:color="auto"/>
                <w:bottom w:val="none" w:sz="0" w:space="0" w:color="auto"/>
                <w:right w:val="none" w:sz="0" w:space="0" w:color="auto"/>
              </w:divBdr>
            </w:div>
            <w:div w:id="1713188909">
              <w:marLeft w:val="0"/>
              <w:marRight w:val="0"/>
              <w:marTop w:val="0"/>
              <w:marBottom w:val="0"/>
              <w:divBdr>
                <w:top w:val="none" w:sz="0" w:space="0" w:color="auto"/>
                <w:left w:val="none" w:sz="0" w:space="0" w:color="auto"/>
                <w:bottom w:val="none" w:sz="0" w:space="0" w:color="auto"/>
                <w:right w:val="none" w:sz="0" w:space="0" w:color="auto"/>
              </w:divBdr>
            </w:div>
          </w:divsChild>
        </w:div>
        <w:div w:id="459617966">
          <w:marLeft w:val="0"/>
          <w:marRight w:val="0"/>
          <w:marTop w:val="0"/>
          <w:marBottom w:val="0"/>
          <w:divBdr>
            <w:top w:val="none" w:sz="0" w:space="0" w:color="auto"/>
            <w:left w:val="none" w:sz="0" w:space="0" w:color="auto"/>
            <w:bottom w:val="none" w:sz="0" w:space="0" w:color="auto"/>
            <w:right w:val="none" w:sz="0" w:space="0" w:color="auto"/>
          </w:divBdr>
          <w:divsChild>
            <w:div w:id="2076705019">
              <w:marLeft w:val="0"/>
              <w:marRight w:val="0"/>
              <w:marTop w:val="0"/>
              <w:marBottom w:val="0"/>
              <w:divBdr>
                <w:top w:val="none" w:sz="0" w:space="0" w:color="auto"/>
                <w:left w:val="none" w:sz="0" w:space="0" w:color="auto"/>
                <w:bottom w:val="none" w:sz="0" w:space="0" w:color="auto"/>
                <w:right w:val="none" w:sz="0" w:space="0" w:color="auto"/>
              </w:divBdr>
            </w:div>
          </w:divsChild>
        </w:div>
        <w:div w:id="1803691525">
          <w:marLeft w:val="0"/>
          <w:marRight w:val="0"/>
          <w:marTop w:val="0"/>
          <w:marBottom w:val="0"/>
          <w:divBdr>
            <w:top w:val="none" w:sz="0" w:space="0" w:color="auto"/>
            <w:left w:val="none" w:sz="0" w:space="0" w:color="auto"/>
            <w:bottom w:val="none" w:sz="0" w:space="0" w:color="auto"/>
            <w:right w:val="none" w:sz="0" w:space="0" w:color="auto"/>
          </w:divBdr>
          <w:divsChild>
            <w:div w:id="1439984123">
              <w:marLeft w:val="0"/>
              <w:marRight w:val="0"/>
              <w:marTop w:val="0"/>
              <w:marBottom w:val="0"/>
              <w:divBdr>
                <w:top w:val="none" w:sz="0" w:space="0" w:color="auto"/>
                <w:left w:val="none" w:sz="0" w:space="0" w:color="auto"/>
                <w:bottom w:val="none" w:sz="0" w:space="0" w:color="auto"/>
                <w:right w:val="none" w:sz="0" w:space="0" w:color="auto"/>
              </w:divBdr>
            </w:div>
          </w:divsChild>
        </w:div>
        <w:div w:id="1154956983">
          <w:marLeft w:val="0"/>
          <w:marRight w:val="0"/>
          <w:marTop w:val="0"/>
          <w:marBottom w:val="0"/>
          <w:divBdr>
            <w:top w:val="none" w:sz="0" w:space="0" w:color="auto"/>
            <w:left w:val="none" w:sz="0" w:space="0" w:color="auto"/>
            <w:bottom w:val="none" w:sz="0" w:space="0" w:color="auto"/>
            <w:right w:val="none" w:sz="0" w:space="0" w:color="auto"/>
          </w:divBdr>
          <w:divsChild>
            <w:div w:id="771240662">
              <w:marLeft w:val="0"/>
              <w:marRight w:val="0"/>
              <w:marTop w:val="0"/>
              <w:marBottom w:val="0"/>
              <w:divBdr>
                <w:top w:val="none" w:sz="0" w:space="0" w:color="auto"/>
                <w:left w:val="none" w:sz="0" w:space="0" w:color="auto"/>
                <w:bottom w:val="none" w:sz="0" w:space="0" w:color="auto"/>
                <w:right w:val="none" w:sz="0" w:space="0" w:color="auto"/>
              </w:divBdr>
            </w:div>
          </w:divsChild>
        </w:div>
        <w:div w:id="215510152">
          <w:marLeft w:val="0"/>
          <w:marRight w:val="0"/>
          <w:marTop w:val="0"/>
          <w:marBottom w:val="0"/>
          <w:divBdr>
            <w:top w:val="none" w:sz="0" w:space="0" w:color="auto"/>
            <w:left w:val="none" w:sz="0" w:space="0" w:color="auto"/>
            <w:bottom w:val="none" w:sz="0" w:space="0" w:color="auto"/>
            <w:right w:val="none" w:sz="0" w:space="0" w:color="auto"/>
          </w:divBdr>
          <w:divsChild>
            <w:div w:id="2076901573">
              <w:marLeft w:val="0"/>
              <w:marRight w:val="0"/>
              <w:marTop w:val="0"/>
              <w:marBottom w:val="0"/>
              <w:divBdr>
                <w:top w:val="none" w:sz="0" w:space="0" w:color="auto"/>
                <w:left w:val="none" w:sz="0" w:space="0" w:color="auto"/>
                <w:bottom w:val="none" w:sz="0" w:space="0" w:color="auto"/>
                <w:right w:val="none" w:sz="0" w:space="0" w:color="auto"/>
              </w:divBdr>
            </w:div>
          </w:divsChild>
        </w:div>
        <w:div w:id="543255238">
          <w:marLeft w:val="0"/>
          <w:marRight w:val="0"/>
          <w:marTop w:val="0"/>
          <w:marBottom w:val="0"/>
          <w:divBdr>
            <w:top w:val="none" w:sz="0" w:space="0" w:color="auto"/>
            <w:left w:val="none" w:sz="0" w:space="0" w:color="auto"/>
            <w:bottom w:val="none" w:sz="0" w:space="0" w:color="auto"/>
            <w:right w:val="none" w:sz="0" w:space="0" w:color="auto"/>
          </w:divBdr>
          <w:divsChild>
            <w:div w:id="1311254501">
              <w:marLeft w:val="0"/>
              <w:marRight w:val="0"/>
              <w:marTop w:val="0"/>
              <w:marBottom w:val="0"/>
              <w:divBdr>
                <w:top w:val="none" w:sz="0" w:space="0" w:color="auto"/>
                <w:left w:val="none" w:sz="0" w:space="0" w:color="auto"/>
                <w:bottom w:val="none" w:sz="0" w:space="0" w:color="auto"/>
                <w:right w:val="none" w:sz="0" w:space="0" w:color="auto"/>
              </w:divBdr>
            </w:div>
          </w:divsChild>
        </w:div>
        <w:div w:id="988483861">
          <w:marLeft w:val="0"/>
          <w:marRight w:val="0"/>
          <w:marTop w:val="0"/>
          <w:marBottom w:val="0"/>
          <w:divBdr>
            <w:top w:val="none" w:sz="0" w:space="0" w:color="auto"/>
            <w:left w:val="none" w:sz="0" w:space="0" w:color="auto"/>
            <w:bottom w:val="none" w:sz="0" w:space="0" w:color="auto"/>
            <w:right w:val="none" w:sz="0" w:space="0" w:color="auto"/>
          </w:divBdr>
          <w:divsChild>
            <w:div w:id="1323048056">
              <w:marLeft w:val="0"/>
              <w:marRight w:val="0"/>
              <w:marTop w:val="0"/>
              <w:marBottom w:val="0"/>
              <w:divBdr>
                <w:top w:val="none" w:sz="0" w:space="0" w:color="auto"/>
                <w:left w:val="none" w:sz="0" w:space="0" w:color="auto"/>
                <w:bottom w:val="none" w:sz="0" w:space="0" w:color="auto"/>
                <w:right w:val="none" w:sz="0" w:space="0" w:color="auto"/>
              </w:divBdr>
            </w:div>
          </w:divsChild>
        </w:div>
        <w:div w:id="47414561">
          <w:marLeft w:val="0"/>
          <w:marRight w:val="0"/>
          <w:marTop w:val="0"/>
          <w:marBottom w:val="0"/>
          <w:divBdr>
            <w:top w:val="none" w:sz="0" w:space="0" w:color="auto"/>
            <w:left w:val="none" w:sz="0" w:space="0" w:color="auto"/>
            <w:bottom w:val="none" w:sz="0" w:space="0" w:color="auto"/>
            <w:right w:val="none" w:sz="0" w:space="0" w:color="auto"/>
          </w:divBdr>
          <w:divsChild>
            <w:div w:id="1355693557">
              <w:marLeft w:val="0"/>
              <w:marRight w:val="0"/>
              <w:marTop w:val="0"/>
              <w:marBottom w:val="0"/>
              <w:divBdr>
                <w:top w:val="none" w:sz="0" w:space="0" w:color="auto"/>
                <w:left w:val="none" w:sz="0" w:space="0" w:color="auto"/>
                <w:bottom w:val="none" w:sz="0" w:space="0" w:color="auto"/>
                <w:right w:val="none" w:sz="0" w:space="0" w:color="auto"/>
              </w:divBdr>
            </w:div>
          </w:divsChild>
        </w:div>
        <w:div w:id="1311253158">
          <w:marLeft w:val="0"/>
          <w:marRight w:val="0"/>
          <w:marTop w:val="0"/>
          <w:marBottom w:val="0"/>
          <w:divBdr>
            <w:top w:val="none" w:sz="0" w:space="0" w:color="auto"/>
            <w:left w:val="none" w:sz="0" w:space="0" w:color="auto"/>
            <w:bottom w:val="none" w:sz="0" w:space="0" w:color="auto"/>
            <w:right w:val="none" w:sz="0" w:space="0" w:color="auto"/>
          </w:divBdr>
          <w:divsChild>
            <w:div w:id="31808647">
              <w:marLeft w:val="0"/>
              <w:marRight w:val="0"/>
              <w:marTop w:val="0"/>
              <w:marBottom w:val="0"/>
              <w:divBdr>
                <w:top w:val="none" w:sz="0" w:space="0" w:color="auto"/>
                <w:left w:val="none" w:sz="0" w:space="0" w:color="auto"/>
                <w:bottom w:val="none" w:sz="0" w:space="0" w:color="auto"/>
                <w:right w:val="none" w:sz="0" w:space="0" w:color="auto"/>
              </w:divBdr>
            </w:div>
          </w:divsChild>
        </w:div>
        <w:div w:id="989793865">
          <w:marLeft w:val="0"/>
          <w:marRight w:val="0"/>
          <w:marTop w:val="0"/>
          <w:marBottom w:val="0"/>
          <w:divBdr>
            <w:top w:val="none" w:sz="0" w:space="0" w:color="auto"/>
            <w:left w:val="none" w:sz="0" w:space="0" w:color="auto"/>
            <w:bottom w:val="none" w:sz="0" w:space="0" w:color="auto"/>
            <w:right w:val="none" w:sz="0" w:space="0" w:color="auto"/>
          </w:divBdr>
          <w:divsChild>
            <w:div w:id="1211070974">
              <w:marLeft w:val="0"/>
              <w:marRight w:val="0"/>
              <w:marTop w:val="0"/>
              <w:marBottom w:val="0"/>
              <w:divBdr>
                <w:top w:val="none" w:sz="0" w:space="0" w:color="auto"/>
                <w:left w:val="none" w:sz="0" w:space="0" w:color="auto"/>
                <w:bottom w:val="none" w:sz="0" w:space="0" w:color="auto"/>
                <w:right w:val="none" w:sz="0" w:space="0" w:color="auto"/>
              </w:divBdr>
            </w:div>
          </w:divsChild>
        </w:div>
        <w:div w:id="1419056894">
          <w:marLeft w:val="0"/>
          <w:marRight w:val="0"/>
          <w:marTop w:val="0"/>
          <w:marBottom w:val="0"/>
          <w:divBdr>
            <w:top w:val="none" w:sz="0" w:space="0" w:color="auto"/>
            <w:left w:val="none" w:sz="0" w:space="0" w:color="auto"/>
            <w:bottom w:val="none" w:sz="0" w:space="0" w:color="auto"/>
            <w:right w:val="none" w:sz="0" w:space="0" w:color="auto"/>
          </w:divBdr>
          <w:divsChild>
            <w:div w:id="145325307">
              <w:marLeft w:val="0"/>
              <w:marRight w:val="0"/>
              <w:marTop w:val="0"/>
              <w:marBottom w:val="0"/>
              <w:divBdr>
                <w:top w:val="none" w:sz="0" w:space="0" w:color="auto"/>
                <w:left w:val="none" w:sz="0" w:space="0" w:color="auto"/>
                <w:bottom w:val="none" w:sz="0" w:space="0" w:color="auto"/>
                <w:right w:val="none" w:sz="0" w:space="0" w:color="auto"/>
              </w:divBdr>
            </w:div>
          </w:divsChild>
        </w:div>
        <w:div w:id="1652173732">
          <w:marLeft w:val="0"/>
          <w:marRight w:val="0"/>
          <w:marTop w:val="0"/>
          <w:marBottom w:val="0"/>
          <w:divBdr>
            <w:top w:val="none" w:sz="0" w:space="0" w:color="auto"/>
            <w:left w:val="none" w:sz="0" w:space="0" w:color="auto"/>
            <w:bottom w:val="none" w:sz="0" w:space="0" w:color="auto"/>
            <w:right w:val="none" w:sz="0" w:space="0" w:color="auto"/>
          </w:divBdr>
          <w:divsChild>
            <w:div w:id="266542915">
              <w:marLeft w:val="0"/>
              <w:marRight w:val="0"/>
              <w:marTop w:val="0"/>
              <w:marBottom w:val="0"/>
              <w:divBdr>
                <w:top w:val="none" w:sz="0" w:space="0" w:color="auto"/>
                <w:left w:val="none" w:sz="0" w:space="0" w:color="auto"/>
                <w:bottom w:val="none" w:sz="0" w:space="0" w:color="auto"/>
                <w:right w:val="none" w:sz="0" w:space="0" w:color="auto"/>
              </w:divBdr>
            </w:div>
          </w:divsChild>
        </w:div>
        <w:div w:id="582372018">
          <w:marLeft w:val="0"/>
          <w:marRight w:val="0"/>
          <w:marTop w:val="0"/>
          <w:marBottom w:val="0"/>
          <w:divBdr>
            <w:top w:val="none" w:sz="0" w:space="0" w:color="auto"/>
            <w:left w:val="none" w:sz="0" w:space="0" w:color="auto"/>
            <w:bottom w:val="none" w:sz="0" w:space="0" w:color="auto"/>
            <w:right w:val="none" w:sz="0" w:space="0" w:color="auto"/>
          </w:divBdr>
          <w:divsChild>
            <w:div w:id="1021202492">
              <w:marLeft w:val="0"/>
              <w:marRight w:val="0"/>
              <w:marTop w:val="0"/>
              <w:marBottom w:val="0"/>
              <w:divBdr>
                <w:top w:val="none" w:sz="0" w:space="0" w:color="auto"/>
                <w:left w:val="none" w:sz="0" w:space="0" w:color="auto"/>
                <w:bottom w:val="none" w:sz="0" w:space="0" w:color="auto"/>
                <w:right w:val="none" w:sz="0" w:space="0" w:color="auto"/>
              </w:divBdr>
            </w:div>
          </w:divsChild>
        </w:div>
        <w:div w:id="549346398">
          <w:marLeft w:val="0"/>
          <w:marRight w:val="0"/>
          <w:marTop w:val="0"/>
          <w:marBottom w:val="0"/>
          <w:divBdr>
            <w:top w:val="none" w:sz="0" w:space="0" w:color="auto"/>
            <w:left w:val="none" w:sz="0" w:space="0" w:color="auto"/>
            <w:bottom w:val="none" w:sz="0" w:space="0" w:color="auto"/>
            <w:right w:val="none" w:sz="0" w:space="0" w:color="auto"/>
          </w:divBdr>
          <w:divsChild>
            <w:div w:id="589119687">
              <w:marLeft w:val="0"/>
              <w:marRight w:val="0"/>
              <w:marTop w:val="0"/>
              <w:marBottom w:val="0"/>
              <w:divBdr>
                <w:top w:val="none" w:sz="0" w:space="0" w:color="auto"/>
                <w:left w:val="none" w:sz="0" w:space="0" w:color="auto"/>
                <w:bottom w:val="none" w:sz="0" w:space="0" w:color="auto"/>
                <w:right w:val="none" w:sz="0" w:space="0" w:color="auto"/>
              </w:divBdr>
            </w:div>
          </w:divsChild>
        </w:div>
        <w:div w:id="1393308658">
          <w:marLeft w:val="0"/>
          <w:marRight w:val="0"/>
          <w:marTop w:val="0"/>
          <w:marBottom w:val="0"/>
          <w:divBdr>
            <w:top w:val="none" w:sz="0" w:space="0" w:color="auto"/>
            <w:left w:val="none" w:sz="0" w:space="0" w:color="auto"/>
            <w:bottom w:val="none" w:sz="0" w:space="0" w:color="auto"/>
            <w:right w:val="none" w:sz="0" w:space="0" w:color="auto"/>
          </w:divBdr>
          <w:divsChild>
            <w:div w:id="319964407">
              <w:marLeft w:val="0"/>
              <w:marRight w:val="0"/>
              <w:marTop w:val="0"/>
              <w:marBottom w:val="0"/>
              <w:divBdr>
                <w:top w:val="none" w:sz="0" w:space="0" w:color="auto"/>
                <w:left w:val="none" w:sz="0" w:space="0" w:color="auto"/>
                <w:bottom w:val="none" w:sz="0" w:space="0" w:color="auto"/>
                <w:right w:val="none" w:sz="0" w:space="0" w:color="auto"/>
              </w:divBdr>
            </w:div>
          </w:divsChild>
        </w:div>
        <w:div w:id="264920057">
          <w:marLeft w:val="0"/>
          <w:marRight w:val="0"/>
          <w:marTop w:val="0"/>
          <w:marBottom w:val="0"/>
          <w:divBdr>
            <w:top w:val="none" w:sz="0" w:space="0" w:color="auto"/>
            <w:left w:val="none" w:sz="0" w:space="0" w:color="auto"/>
            <w:bottom w:val="none" w:sz="0" w:space="0" w:color="auto"/>
            <w:right w:val="none" w:sz="0" w:space="0" w:color="auto"/>
          </w:divBdr>
          <w:divsChild>
            <w:div w:id="1666546367">
              <w:marLeft w:val="0"/>
              <w:marRight w:val="0"/>
              <w:marTop w:val="0"/>
              <w:marBottom w:val="0"/>
              <w:divBdr>
                <w:top w:val="none" w:sz="0" w:space="0" w:color="auto"/>
                <w:left w:val="none" w:sz="0" w:space="0" w:color="auto"/>
                <w:bottom w:val="none" w:sz="0" w:space="0" w:color="auto"/>
                <w:right w:val="none" w:sz="0" w:space="0" w:color="auto"/>
              </w:divBdr>
            </w:div>
          </w:divsChild>
        </w:div>
        <w:div w:id="603610341">
          <w:marLeft w:val="0"/>
          <w:marRight w:val="0"/>
          <w:marTop w:val="0"/>
          <w:marBottom w:val="0"/>
          <w:divBdr>
            <w:top w:val="none" w:sz="0" w:space="0" w:color="auto"/>
            <w:left w:val="none" w:sz="0" w:space="0" w:color="auto"/>
            <w:bottom w:val="none" w:sz="0" w:space="0" w:color="auto"/>
            <w:right w:val="none" w:sz="0" w:space="0" w:color="auto"/>
          </w:divBdr>
          <w:divsChild>
            <w:div w:id="36392953">
              <w:marLeft w:val="0"/>
              <w:marRight w:val="0"/>
              <w:marTop w:val="0"/>
              <w:marBottom w:val="0"/>
              <w:divBdr>
                <w:top w:val="none" w:sz="0" w:space="0" w:color="auto"/>
                <w:left w:val="none" w:sz="0" w:space="0" w:color="auto"/>
                <w:bottom w:val="none" w:sz="0" w:space="0" w:color="auto"/>
                <w:right w:val="none" w:sz="0" w:space="0" w:color="auto"/>
              </w:divBdr>
            </w:div>
          </w:divsChild>
        </w:div>
        <w:div w:id="1418559225">
          <w:marLeft w:val="0"/>
          <w:marRight w:val="0"/>
          <w:marTop w:val="0"/>
          <w:marBottom w:val="0"/>
          <w:divBdr>
            <w:top w:val="none" w:sz="0" w:space="0" w:color="auto"/>
            <w:left w:val="none" w:sz="0" w:space="0" w:color="auto"/>
            <w:bottom w:val="none" w:sz="0" w:space="0" w:color="auto"/>
            <w:right w:val="none" w:sz="0" w:space="0" w:color="auto"/>
          </w:divBdr>
          <w:divsChild>
            <w:div w:id="1341077550">
              <w:marLeft w:val="0"/>
              <w:marRight w:val="0"/>
              <w:marTop w:val="0"/>
              <w:marBottom w:val="0"/>
              <w:divBdr>
                <w:top w:val="none" w:sz="0" w:space="0" w:color="auto"/>
                <w:left w:val="none" w:sz="0" w:space="0" w:color="auto"/>
                <w:bottom w:val="none" w:sz="0" w:space="0" w:color="auto"/>
                <w:right w:val="none" w:sz="0" w:space="0" w:color="auto"/>
              </w:divBdr>
            </w:div>
          </w:divsChild>
        </w:div>
        <w:div w:id="858196750">
          <w:marLeft w:val="0"/>
          <w:marRight w:val="0"/>
          <w:marTop w:val="0"/>
          <w:marBottom w:val="0"/>
          <w:divBdr>
            <w:top w:val="none" w:sz="0" w:space="0" w:color="auto"/>
            <w:left w:val="none" w:sz="0" w:space="0" w:color="auto"/>
            <w:bottom w:val="none" w:sz="0" w:space="0" w:color="auto"/>
            <w:right w:val="none" w:sz="0" w:space="0" w:color="auto"/>
          </w:divBdr>
          <w:divsChild>
            <w:div w:id="1190995358">
              <w:marLeft w:val="0"/>
              <w:marRight w:val="0"/>
              <w:marTop w:val="0"/>
              <w:marBottom w:val="0"/>
              <w:divBdr>
                <w:top w:val="none" w:sz="0" w:space="0" w:color="auto"/>
                <w:left w:val="none" w:sz="0" w:space="0" w:color="auto"/>
                <w:bottom w:val="none" w:sz="0" w:space="0" w:color="auto"/>
                <w:right w:val="none" w:sz="0" w:space="0" w:color="auto"/>
              </w:divBdr>
            </w:div>
          </w:divsChild>
        </w:div>
        <w:div w:id="989990180">
          <w:marLeft w:val="0"/>
          <w:marRight w:val="0"/>
          <w:marTop w:val="0"/>
          <w:marBottom w:val="0"/>
          <w:divBdr>
            <w:top w:val="none" w:sz="0" w:space="0" w:color="auto"/>
            <w:left w:val="none" w:sz="0" w:space="0" w:color="auto"/>
            <w:bottom w:val="none" w:sz="0" w:space="0" w:color="auto"/>
            <w:right w:val="none" w:sz="0" w:space="0" w:color="auto"/>
          </w:divBdr>
          <w:divsChild>
            <w:div w:id="880358575">
              <w:marLeft w:val="0"/>
              <w:marRight w:val="0"/>
              <w:marTop w:val="0"/>
              <w:marBottom w:val="0"/>
              <w:divBdr>
                <w:top w:val="none" w:sz="0" w:space="0" w:color="auto"/>
                <w:left w:val="none" w:sz="0" w:space="0" w:color="auto"/>
                <w:bottom w:val="none" w:sz="0" w:space="0" w:color="auto"/>
                <w:right w:val="none" w:sz="0" w:space="0" w:color="auto"/>
              </w:divBdr>
            </w:div>
          </w:divsChild>
        </w:div>
        <w:div w:id="764419998">
          <w:marLeft w:val="0"/>
          <w:marRight w:val="0"/>
          <w:marTop w:val="0"/>
          <w:marBottom w:val="0"/>
          <w:divBdr>
            <w:top w:val="none" w:sz="0" w:space="0" w:color="auto"/>
            <w:left w:val="none" w:sz="0" w:space="0" w:color="auto"/>
            <w:bottom w:val="none" w:sz="0" w:space="0" w:color="auto"/>
            <w:right w:val="none" w:sz="0" w:space="0" w:color="auto"/>
          </w:divBdr>
          <w:divsChild>
            <w:div w:id="755636550">
              <w:marLeft w:val="0"/>
              <w:marRight w:val="0"/>
              <w:marTop w:val="0"/>
              <w:marBottom w:val="0"/>
              <w:divBdr>
                <w:top w:val="none" w:sz="0" w:space="0" w:color="auto"/>
                <w:left w:val="none" w:sz="0" w:space="0" w:color="auto"/>
                <w:bottom w:val="none" w:sz="0" w:space="0" w:color="auto"/>
                <w:right w:val="none" w:sz="0" w:space="0" w:color="auto"/>
              </w:divBdr>
            </w:div>
          </w:divsChild>
        </w:div>
        <w:div w:id="2139642507">
          <w:marLeft w:val="0"/>
          <w:marRight w:val="0"/>
          <w:marTop w:val="0"/>
          <w:marBottom w:val="0"/>
          <w:divBdr>
            <w:top w:val="none" w:sz="0" w:space="0" w:color="auto"/>
            <w:left w:val="none" w:sz="0" w:space="0" w:color="auto"/>
            <w:bottom w:val="none" w:sz="0" w:space="0" w:color="auto"/>
            <w:right w:val="none" w:sz="0" w:space="0" w:color="auto"/>
          </w:divBdr>
          <w:divsChild>
            <w:div w:id="318073947">
              <w:marLeft w:val="0"/>
              <w:marRight w:val="0"/>
              <w:marTop w:val="0"/>
              <w:marBottom w:val="0"/>
              <w:divBdr>
                <w:top w:val="none" w:sz="0" w:space="0" w:color="auto"/>
                <w:left w:val="none" w:sz="0" w:space="0" w:color="auto"/>
                <w:bottom w:val="none" w:sz="0" w:space="0" w:color="auto"/>
                <w:right w:val="none" w:sz="0" w:space="0" w:color="auto"/>
              </w:divBdr>
            </w:div>
          </w:divsChild>
        </w:div>
        <w:div w:id="398289223">
          <w:marLeft w:val="0"/>
          <w:marRight w:val="0"/>
          <w:marTop w:val="0"/>
          <w:marBottom w:val="0"/>
          <w:divBdr>
            <w:top w:val="none" w:sz="0" w:space="0" w:color="auto"/>
            <w:left w:val="none" w:sz="0" w:space="0" w:color="auto"/>
            <w:bottom w:val="none" w:sz="0" w:space="0" w:color="auto"/>
            <w:right w:val="none" w:sz="0" w:space="0" w:color="auto"/>
          </w:divBdr>
          <w:divsChild>
            <w:div w:id="979841815">
              <w:marLeft w:val="0"/>
              <w:marRight w:val="0"/>
              <w:marTop w:val="0"/>
              <w:marBottom w:val="0"/>
              <w:divBdr>
                <w:top w:val="none" w:sz="0" w:space="0" w:color="auto"/>
                <w:left w:val="none" w:sz="0" w:space="0" w:color="auto"/>
                <w:bottom w:val="none" w:sz="0" w:space="0" w:color="auto"/>
                <w:right w:val="none" w:sz="0" w:space="0" w:color="auto"/>
              </w:divBdr>
            </w:div>
          </w:divsChild>
        </w:div>
        <w:div w:id="116872295">
          <w:marLeft w:val="0"/>
          <w:marRight w:val="0"/>
          <w:marTop w:val="0"/>
          <w:marBottom w:val="0"/>
          <w:divBdr>
            <w:top w:val="none" w:sz="0" w:space="0" w:color="auto"/>
            <w:left w:val="none" w:sz="0" w:space="0" w:color="auto"/>
            <w:bottom w:val="none" w:sz="0" w:space="0" w:color="auto"/>
            <w:right w:val="none" w:sz="0" w:space="0" w:color="auto"/>
          </w:divBdr>
          <w:divsChild>
            <w:div w:id="2076390484">
              <w:marLeft w:val="0"/>
              <w:marRight w:val="0"/>
              <w:marTop w:val="0"/>
              <w:marBottom w:val="0"/>
              <w:divBdr>
                <w:top w:val="none" w:sz="0" w:space="0" w:color="auto"/>
                <w:left w:val="none" w:sz="0" w:space="0" w:color="auto"/>
                <w:bottom w:val="none" w:sz="0" w:space="0" w:color="auto"/>
                <w:right w:val="none" w:sz="0" w:space="0" w:color="auto"/>
              </w:divBdr>
            </w:div>
          </w:divsChild>
        </w:div>
        <w:div w:id="431629848">
          <w:marLeft w:val="0"/>
          <w:marRight w:val="0"/>
          <w:marTop w:val="0"/>
          <w:marBottom w:val="0"/>
          <w:divBdr>
            <w:top w:val="none" w:sz="0" w:space="0" w:color="auto"/>
            <w:left w:val="none" w:sz="0" w:space="0" w:color="auto"/>
            <w:bottom w:val="none" w:sz="0" w:space="0" w:color="auto"/>
            <w:right w:val="none" w:sz="0" w:space="0" w:color="auto"/>
          </w:divBdr>
          <w:divsChild>
            <w:div w:id="268781487">
              <w:marLeft w:val="0"/>
              <w:marRight w:val="0"/>
              <w:marTop w:val="0"/>
              <w:marBottom w:val="0"/>
              <w:divBdr>
                <w:top w:val="none" w:sz="0" w:space="0" w:color="auto"/>
                <w:left w:val="none" w:sz="0" w:space="0" w:color="auto"/>
                <w:bottom w:val="none" w:sz="0" w:space="0" w:color="auto"/>
                <w:right w:val="none" w:sz="0" w:space="0" w:color="auto"/>
              </w:divBdr>
            </w:div>
          </w:divsChild>
        </w:div>
        <w:div w:id="1468275146">
          <w:marLeft w:val="0"/>
          <w:marRight w:val="0"/>
          <w:marTop w:val="0"/>
          <w:marBottom w:val="0"/>
          <w:divBdr>
            <w:top w:val="none" w:sz="0" w:space="0" w:color="auto"/>
            <w:left w:val="none" w:sz="0" w:space="0" w:color="auto"/>
            <w:bottom w:val="none" w:sz="0" w:space="0" w:color="auto"/>
            <w:right w:val="none" w:sz="0" w:space="0" w:color="auto"/>
          </w:divBdr>
          <w:divsChild>
            <w:div w:id="1761871758">
              <w:marLeft w:val="0"/>
              <w:marRight w:val="0"/>
              <w:marTop w:val="0"/>
              <w:marBottom w:val="0"/>
              <w:divBdr>
                <w:top w:val="none" w:sz="0" w:space="0" w:color="auto"/>
                <w:left w:val="none" w:sz="0" w:space="0" w:color="auto"/>
                <w:bottom w:val="none" w:sz="0" w:space="0" w:color="auto"/>
                <w:right w:val="none" w:sz="0" w:space="0" w:color="auto"/>
              </w:divBdr>
            </w:div>
          </w:divsChild>
        </w:div>
        <w:div w:id="1672175561">
          <w:marLeft w:val="0"/>
          <w:marRight w:val="0"/>
          <w:marTop w:val="0"/>
          <w:marBottom w:val="0"/>
          <w:divBdr>
            <w:top w:val="none" w:sz="0" w:space="0" w:color="auto"/>
            <w:left w:val="none" w:sz="0" w:space="0" w:color="auto"/>
            <w:bottom w:val="none" w:sz="0" w:space="0" w:color="auto"/>
            <w:right w:val="none" w:sz="0" w:space="0" w:color="auto"/>
          </w:divBdr>
          <w:divsChild>
            <w:div w:id="1760524479">
              <w:marLeft w:val="0"/>
              <w:marRight w:val="0"/>
              <w:marTop w:val="0"/>
              <w:marBottom w:val="0"/>
              <w:divBdr>
                <w:top w:val="none" w:sz="0" w:space="0" w:color="auto"/>
                <w:left w:val="none" w:sz="0" w:space="0" w:color="auto"/>
                <w:bottom w:val="none" w:sz="0" w:space="0" w:color="auto"/>
                <w:right w:val="none" w:sz="0" w:space="0" w:color="auto"/>
              </w:divBdr>
            </w:div>
          </w:divsChild>
        </w:div>
        <w:div w:id="1520466557">
          <w:marLeft w:val="0"/>
          <w:marRight w:val="0"/>
          <w:marTop w:val="0"/>
          <w:marBottom w:val="0"/>
          <w:divBdr>
            <w:top w:val="none" w:sz="0" w:space="0" w:color="auto"/>
            <w:left w:val="none" w:sz="0" w:space="0" w:color="auto"/>
            <w:bottom w:val="none" w:sz="0" w:space="0" w:color="auto"/>
            <w:right w:val="none" w:sz="0" w:space="0" w:color="auto"/>
          </w:divBdr>
          <w:divsChild>
            <w:div w:id="1472209107">
              <w:marLeft w:val="0"/>
              <w:marRight w:val="0"/>
              <w:marTop w:val="0"/>
              <w:marBottom w:val="0"/>
              <w:divBdr>
                <w:top w:val="none" w:sz="0" w:space="0" w:color="auto"/>
                <w:left w:val="none" w:sz="0" w:space="0" w:color="auto"/>
                <w:bottom w:val="none" w:sz="0" w:space="0" w:color="auto"/>
                <w:right w:val="none" w:sz="0" w:space="0" w:color="auto"/>
              </w:divBdr>
            </w:div>
          </w:divsChild>
        </w:div>
        <w:div w:id="46956512">
          <w:marLeft w:val="0"/>
          <w:marRight w:val="0"/>
          <w:marTop w:val="0"/>
          <w:marBottom w:val="0"/>
          <w:divBdr>
            <w:top w:val="none" w:sz="0" w:space="0" w:color="auto"/>
            <w:left w:val="none" w:sz="0" w:space="0" w:color="auto"/>
            <w:bottom w:val="none" w:sz="0" w:space="0" w:color="auto"/>
            <w:right w:val="none" w:sz="0" w:space="0" w:color="auto"/>
          </w:divBdr>
          <w:divsChild>
            <w:div w:id="900406414">
              <w:marLeft w:val="0"/>
              <w:marRight w:val="0"/>
              <w:marTop w:val="0"/>
              <w:marBottom w:val="0"/>
              <w:divBdr>
                <w:top w:val="none" w:sz="0" w:space="0" w:color="auto"/>
                <w:left w:val="none" w:sz="0" w:space="0" w:color="auto"/>
                <w:bottom w:val="none" w:sz="0" w:space="0" w:color="auto"/>
                <w:right w:val="none" w:sz="0" w:space="0" w:color="auto"/>
              </w:divBdr>
            </w:div>
          </w:divsChild>
        </w:div>
        <w:div w:id="299696902">
          <w:marLeft w:val="0"/>
          <w:marRight w:val="0"/>
          <w:marTop w:val="0"/>
          <w:marBottom w:val="0"/>
          <w:divBdr>
            <w:top w:val="none" w:sz="0" w:space="0" w:color="auto"/>
            <w:left w:val="none" w:sz="0" w:space="0" w:color="auto"/>
            <w:bottom w:val="none" w:sz="0" w:space="0" w:color="auto"/>
            <w:right w:val="none" w:sz="0" w:space="0" w:color="auto"/>
          </w:divBdr>
          <w:divsChild>
            <w:div w:id="1730029675">
              <w:marLeft w:val="0"/>
              <w:marRight w:val="0"/>
              <w:marTop w:val="0"/>
              <w:marBottom w:val="0"/>
              <w:divBdr>
                <w:top w:val="none" w:sz="0" w:space="0" w:color="auto"/>
                <w:left w:val="none" w:sz="0" w:space="0" w:color="auto"/>
                <w:bottom w:val="none" w:sz="0" w:space="0" w:color="auto"/>
                <w:right w:val="none" w:sz="0" w:space="0" w:color="auto"/>
              </w:divBdr>
            </w:div>
          </w:divsChild>
        </w:div>
        <w:div w:id="1085686981">
          <w:marLeft w:val="0"/>
          <w:marRight w:val="0"/>
          <w:marTop w:val="0"/>
          <w:marBottom w:val="0"/>
          <w:divBdr>
            <w:top w:val="none" w:sz="0" w:space="0" w:color="auto"/>
            <w:left w:val="none" w:sz="0" w:space="0" w:color="auto"/>
            <w:bottom w:val="none" w:sz="0" w:space="0" w:color="auto"/>
            <w:right w:val="none" w:sz="0" w:space="0" w:color="auto"/>
          </w:divBdr>
          <w:divsChild>
            <w:div w:id="1950310588">
              <w:marLeft w:val="0"/>
              <w:marRight w:val="0"/>
              <w:marTop w:val="0"/>
              <w:marBottom w:val="0"/>
              <w:divBdr>
                <w:top w:val="none" w:sz="0" w:space="0" w:color="auto"/>
                <w:left w:val="none" w:sz="0" w:space="0" w:color="auto"/>
                <w:bottom w:val="none" w:sz="0" w:space="0" w:color="auto"/>
                <w:right w:val="none" w:sz="0" w:space="0" w:color="auto"/>
              </w:divBdr>
            </w:div>
          </w:divsChild>
        </w:div>
        <w:div w:id="667749257">
          <w:marLeft w:val="0"/>
          <w:marRight w:val="0"/>
          <w:marTop w:val="0"/>
          <w:marBottom w:val="0"/>
          <w:divBdr>
            <w:top w:val="none" w:sz="0" w:space="0" w:color="auto"/>
            <w:left w:val="none" w:sz="0" w:space="0" w:color="auto"/>
            <w:bottom w:val="none" w:sz="0" w:space="0" w:color="auto"/>
            <w:right w:val="none" w:sz="0" w:space="0" w:color="auto"/>
          </w:divBdr>
          <w:divsChild>
            <w:div w:id="1338195930">
              <w:marLeft w:val="0"/>
              <w:marRight w:val="0"/>
              <w:marTop w:val="0"/>
              <w:marBottom w:val="0"/>
              <w:divBdr>
                <w:top w:val="none" w:sz="0" w:space="0" w:color="auto"/>
                <w:left w:val="none" w:sz="0" w:space="0" w:color="auto"/>
                <w:bottom w:val="none" w:sz="0" w:space="0" w:color="auto"/>
                <w:right w:val="none" w:sz="0" w:space="0" w:color="auto"/>
              </w:divBdr>
            </w:div>
          </w:divsChild>
        </w:div>
        <w:div w:id="1033116108">
          <w:marLeft w:val="0"/>
          <w:marRight w:val="0"/>
          <w:marTop w:val="0"/>
          <w:marBottom w:val="0"/>
          <w:divBdr>
            <w:top w:val="none" w:sz="0" w:space="0" w:color="auto"/>
            <w:left w:val="none" w:sz="0" w:space="0" w:color="auto"/>
            <w:bottom w:val="none" w:sz="0" w:space="0" w:color="auto"/>
            <w:right w:val="none" w:sz="0" w:space="0" w:color="auto"/>
          </w:divBdr>
          <w:divsChild>
            <w:div w:id="500312786">
              <w:marLeft w:val="0"/>
              <w:marRight w:val="0"/>
              <w:marTop w:val="0"/>
              <w:marBottom w:val="0"/>
              <w:divBdr>
                <w:top w:val="none" w:sz="0" w:space="0" w:color="auto"/>
                <w:left w:val="none" w:sz="0" w:space="0" w:color="auto"/>
                <w:bottom w:val="none" w:sz="0" w:space="0" w:color="auto"/>
                <w:right w:val="none" w:sz="0" w:space="0" w:color="auto"/>
              </w:divBdr>
            </w:div>
          </w:divsChild>
        </w:div>
        <w:div w:id="716978075">
          <w:marLeft w:val="0"/>
          <w:marRight w:val="0"/>
          <w:marTop w:val="0"/>
          <w:marBottom w:val="0"/>
          <w:divBdr>
            <w:top w:val="none" w:sz="0" w:space="0" w:color="auto"/>
            <w:left w:val="none" w:sz="0" w:space="0" w:color="auto"/>
            <w:bottom w:val="none" w:sz="0" w:space="0" w:color="auto"/>
            <w:right w:val="none" w:sz="0" w:space="0" w:color="auto"/>
          </w:divBdr>
          <w:divsChild>
            <w:div w:id="977147283">
              <w:marLeft w:val="0"/>
              <w:marRight w:val="0"/>
              <w:marTop w:val="0"/>
              <w:marBottom w:val="0"/>
              <w:divBdr>
                <w:top w:val="none" w:sz="0" w:space="0" w:color="auto"/>
                <w:left w:val="none" w:sz="0" w:space="0" w:color="auto"/>
                <w:bottom w:val="none" w:sz="0" w:space="0" w:color="auto"/>
                <w:right w:val="none" w:sz="0" w:space="0" w:color="auto"/>
              </w:divBdr>
            </w:div>
          </w:divsChild>
        </w:div>
        <w:div w:id="351030860">
          <w:marLeft w:val="0"/>
          <w:marRight w:val="0"/>
          <w:marTop w:val="0"/>
          <w:marBottom w:val="0"/>
          <w:divBdr>
            <w:top w:val="none" w:sz="0" w:space="0" w:color="auto"/>
            <w:left w:val="none" w:sz="0" w:space="0" w:color="auto"/>
            <w:bottom w:val="none" w:sz="0" w:space="0" w:color="auto"/>
            <w:right w:val="none" w:sz="0" w:space="0" w:color="auto"/>
          </w:divBdr>
          <w:divsChild>
            <w:div w:id="1270971932">
              <w:marLeft w:val="0"/>
              <w:marRight w:val="0"/>
              <w:marTop w:val="0"/>
              <w:marBottom w:val="0"/>
              <w:divBdr>
                <w:top w:val="none" w:sz="0" w:space="0" w:color="auto"/>
                <w:left w:val="none" w:sz="0" w:space="0" w:color="auto"/>
                <w:bottom w:val="none" w:sz="0" w:space="0" w:color="auto"/>
                <w:right w:val="none" w:sz="0" w:space="0" w:color="auto"/>
              </w:divBdr>
            </w:div>
          </w:divsChild>
        </w:div>
        <w:div w:id="1866167471">
          <w:marLeft w:val="0"/>
          <w:marRight w:val="0"/>
          <w:marTop w:val="0"/>
          <w:marBottom w:val="0"/>
          <w:divBdr>
            <w:top w:val="none" w:sz="0" w:space="0" w:color="auto"/>
            <w:left w:val="none" w:sz="0" w:space="0" w:color="auto"/>
            <w:bottom w:val="none" w:sz="0" w:space="0" w:color="auto"/>
            <w:right w:val="none" w:sz="0" w:space="0" w:color="auto"/>
          </w:divBdr>
          <w:divsChild>
            <w:div w:id="1270619755">
              <w:marLeft w:val="0"/>
              <w:marRight w:val="0"/>
              <w:marTop w:val="0"/>
              <w:marBottom w:val="0"/>
              <w:divBdr>
                <w:top w:val="none" w:sz="0" w:space="0" w:color="auto"/>
                <w:left w:val="none" w:sz="0" w:space="0" w:color="auto"/>
                <w:bottom w:val="none" w:sz="0" w:space="0" w:color="auto"/>
                <w:right w:val="none" w:sz="0" w:space="0" w:color="auto"/>
              </w:divBdr>
            </w:div>
          </w:divsChild>
        </w:div>
        <w:div w:id="1400906692">
          <w:marLeft w:val="0"/>
          <w:marRight w:val="0"/>
          <w:marTop w:val="0"/>
          <w:marBottom w:val="0"/>
          <w:divBdr>
            <w:top w:val="none" w:sz="0" w:space="0" w:color="auto"/>
            <w:left w:val="none" w:sz="0" w:space="0" w:color="auto"/>
            <w:bottom w:val="none" w:sz="0" w:space="0" w:color="auto"/>
            <w:right w:val="none" w:sz="0" w:space="0" w:color="auto"/>
          </w:divBdr>
          <w:divsChild>
            <w:div w:id="417021928">
              <w:marLeft w:val="0"/>
              <w:marRight w:val="0"/>
              <w:marTop w:val="0"/>
              <w:marBottom w:val="0"/>
              <w:divBdr>
                <w:top w:val="none" w:sz="0" w:space="0" w:color="auto"/>
                <w:left w:val="none" w:sz="0" w:space="0" w:color="auto"/>
                <w:bottom w:val="none" w:sz="0" w:space="0" w:color="auto"/>
                <w:right w:val="none" w:sz="0" w:space="0" w:color="auto"/>
              </w:divBdr>
            </w:div>
          </w:divsChild>
        </w:div>
        <w:div w:id="1508325735">
          <w:marLeft w:val="0"/>
          <w:marRight w:val="0"/>
          <w:marTop w:val="0"/>
          <w:marBottom w:val="0"/>
          <w:divBdr>
            <w:top w:val="none" w:sz="0" w:space="0" w:color="auto"/>
            <w:left w:val="none" w:sz="0" w:space="0" w:color="auto"/>
            <w:bottom w:val="none" w:sz="0" w:space="0" w:color="auto"/>
            <w:right w:val="none" w:sz="0" w:space="0" w:color="auto"/>
          </w:divBdr>
          <w:divsChild>
            <w:div w:id="784036327">
              <w:marLeft w:val="0"/>
              <w:marRight w:val="0"/>
              <w:marTop w:val="0"/>
              <w:marBottom w:val="0"/>
              <w:divBdr>
                <w:top w:val="none" w:sz="0" w:space="0" w:color="auto"/>
                <w:left w:val="none" w:sz="0" w:space="0" w:color="auto"/>
                <w:bottom w:val="none" w:sz="0" w:space="0" w:color="auto"/>
                <w:right w:val="none" w:sz="0" w:space="0" w:color="auto"/>
              </w:divBdr>
            </w:div>
          </w:divsChild>
        </w:div>
        <w:div w:id="1974821667">
          <w:marLeft w:val="0"/>
          <w:marRight w:val="0"/>
          <w:marTop w:val="0"/>
          <w:marBottom w:val="0"/>
          <w:divBdr>
            <w:top w:val="none" w:sz="0" w:space="0" w:color="auto"/>
            <w:left w:val="none" w:sz="0" w:space="0" w:color="auto"/>
            <w:bottom w:val="none" w:sz="0" w:space="0" w:color="auto"/>
            <w:right w:val="none" w:sz="0" w:space="0" w:color="auto"/>
          </w:divBdr>
          <w:divsChild>
            <w:div w:id="923027580">
              <w:marLeft w:val="0"/>
              <w:marRight w:val="0"/>
              <w:marTop w:val="0"/>
              <w:marBottom w:val="0"/>
              <w:divBdr>
                <w:top w:val="none" w:sz="0" w:space="0" w:color="auto"/>
                <w:left w:val="none" w:sz="0" w:space="0" w:color="auto"/>
                <w:bottom w:val="none" w:sz="0" w:space="0" w:color="auto"/>
                <w:right w:val="none" w:sz="0" w:space="0" w:color="auto"/>
              </w:divBdr>
            </w:div>
            <w:div w:id="1585993114">
              <w:marLeft w:val="0"/>
              <w:marRight w:val="0"/>
              <w:marTop w:val="0"/>
              <w:marBottom w:val="0"/>
              <w:divBdr>
                <w:top w:val="none" w:sz="0" w:space="0" w:color="auto"/>
                <w:left w:val="none" w:sz="0" w:space="0" w:color="auto"/>
                <w:bottom w:val="none" w:sz="0" w:space="0" w:color="auto"/>
                <w:right w:val="none" w:sz="0" w:space="0" w:color="auto"/>
              </w:divBdr>
            </w:div>
            <w:div w:id="250702231">
              <w:marLeft w:val="0"/>
              <w:marRight w:val="0"/>
              <w:marTop w:val="0"/>
              <w:marBottom w:val="0"/>
              <w:divBdr>
                <w:top w:val="none" w:sz="0" w:space="0" w:color="auto"/>
                <w:left w:val="none" w:sz="0" w:space="0" w:color="auto"/>
                <w:bottom w:val="none" w:sz="0" w:space="0" w:color="auto"/>
                <w:right w:val="none" w:sz="0" w:space="0" w:color="auto"/>
              </w:divBdr>
            </w:div>
          </w:divsChild>
        </w:div>
        <w:div w:id="1730297471">
          <w:marLeft w:val="0"/>
          <w:marRight w:val="0"/>
          <w:marTop w:val="0"/>
          <w:marBottom w:val="0"/>
          <w:divBdr>
            <w:top w:val="none" w:sz="0" w:space="0" w:color="auto"/>
            <w:left w:val="none" w:sz="0" w:space="0" w:color="auto"/>
            <w:bottom w:val="none" w:sz="0" w:space="0" w:color="auto"/>
            <w:right w:val="none" w:sz="0" w:space="0" w:color="auto"/>
          </w:divBdr>
          <w:divsChild>
            <w:div w:id="1221939672">
              <w:marLeft w:val="0"/>
              <w:marRight w:val="0"/>
              <w:marTop w:val="0"/>
              <w:marBottom w:val="0"/>
              <w:divBdr>
                <w:top w:val="none" w:sz="0" w:space="0" w:color="auto"/>
                <w:left w:val="none" w:sz="0" w:space="0" w:color="auto"/>
                <w:bottom w:val="none" w:sz="0" w:space="0" w:color="auto"/>
                <w:right w:val="none" w:sz="0" w:space="0" w:color="auto"/>
              </w:divBdr>
            </w:div>
          </w:divsChild>
        </w:div>
        <w:div w:id="1164324537">
          <w:marLeft w:val="0"/>
          <w:marRight w:val="0"/>
          <w:marTop w:val="0"/>
          <w:marBottom w:val="0"/>
          <w:divBdr>
            <w:top w:val="none" w:sz="0" w:space="0" w:color="auto"/>
            <w:left w:val="none" w:sz="0" w:space="0" w:color="auto"/>
            <w:bottom w:val="none" w:sz="0" w:space="0" w:color="auto"/>
            <w:right w:val="none" w:sz="0" w:space="0" w:color="auto"/>
          </w:divBdr>
          <w:divsChild>
            <w:div w:id="972637477">
              <w:marLeft w:val="0"/>
              <w:marRight w:val="0"/>
              <w:marTop w:val="0"/>
              <w:marBottom w:val="0"/>
              <w:divBdr>
                <w:top w:val="none" w:sz="0" w:space="0" w:color="auto"/>
                <w:left w:val="none" w:sz="0" w:space="0" w:color="auto"/>
                <w:bottom w:val="none" w:sz="0" w:space="0" w:color="auto"/>
                <w:right w:val="none" w:sz="0" w:space="0" w:color="auto"/>
              </w:divBdr>
            </w:div>
          </w:divsChild>
        </w:div>
        <w:div w:id="907692218">
          <w:marLeft w:val="0"/>
          <w:marRight w:val="0"/>
          <w:marTop w:val="0"/>
          <w:marBottom w:val="0"/>
          <w:divBdr>
            <w:top w:val="none" w:sz="0" w:space="0" w:color="auto"/>
            <w:left w:val="none" w:sz="0" w:space="0" w:color="auto"/>
            <w:bottom w:val="none" w:sz="0" w:space="0" w:color="auto"/>
            <w:right w:val="none" w:sz="0" w:space="0" w:color="auto"/>
          </w:divBdr>
          <w:divsChild>
            <w:div w:id="318382641">
              <w:marLeft w:val="0"/>
              <w:marRight w:val="0"/>
              <w:marTop w:val="0"/>
              <w:marBottom w:val="0"/>
              <w:divBdr>
                <w:top w:val="none" w:sz="0" w:space="0" w:color="auto"/>
                <w:left w:val="none" w:sz="0" w:space="0" w:color="auto"/>
                <w:bottom w:val="none" w:sz="0" w:space="0" w:color="auto"/>
                <w:right w:val="none" w:sz="0" w:space="0" w:color="auto"/>
              </w:divBdr>
            </w:div>
          </w:divsChild>
        </w:div>
        <w:div w:id="970786950">
          <w:marLeft w:val="0"/>
          <w:marRight w:val="0"/>
          <w:marTop w:val="0"/>
          <w:marBottom w:val="0"/>
          <w:divBdr>
            <w:top w:val="none" w:sz="0" w:space="0" w:color="auto"/>
            <w:left w:val="none" w:sz="0" w:space="0" w:color="auto"/>
            <w:bottom w:val="none" w:sz="0" w:space="0" w:color="auto"/>
            <w:right w:val="none" w:sz="0" w:space="0" w:color="auto"/>
          </w:divBdr>
          <w:divsChild>
            <w:div w:id="683552352">
              <w:marLeft w:val="0"/>
              <w:marRight w:val="0"/>
              <w:marTop w:val="0"/>
              <w:marBottom w:val="0"/>
              <w:divBdr>
                <w:top w:val="none" w:sz="0" w:space="0" w:color="auto"/>
                <w:left w:val="none" w:sz="0" w:space="0" w:color="auto"/>
                <w:bottom w:val="none" w:sz="0" w:space="0" w:color="auto"/>
                <w:right w:val="none" w:sz="0" w:space="0" w:color="auto"/>
              </w:divBdr>
            </w:div>
          </w:divsChild>
        </w:div>
        <w:div w:id="145438261">
          <w:marLeft w:val="0"/>
          <w:marRight w:val="0"/>
          <w:marTop w:val="0"/>
          <w:marBottom w:val="0"/>
          <w:divBdr>
            <w:top w:val="none" w:sz="0" w:space="0" w:color="auto"/>
            <w:left w:val="none" w:sz="0" w:space="0" w:color="auto"/>
            <w:bottom w:val="none" w:sz="0" w:space="0" w:color="auto"/>
            <w:right w:val="none" w:sz="0" w:space="0" w:color="auto"/>
          </w:divBdr>
          <w:divsChild>
            <w:div w:id="186913180">
              <w:marLeft w:val="0"/>
              <w:marRight w:val="0"/>
              <w:marTop w:val="0"/>
              <w:marBottom w:val="0"/>
              <w:divBdr>
                <w:top w:val="none" w:sz="0" w:space="0" w:color="auto"/>
                <w:left w:val="none" w:sz="0" w:space="0" w:color="auto"/>
                <w:bottom w:val="none" w:sz="0" w:space="0" w:color="auto"/>
                <w:right w:val="none" w:sz="0" w:space="0" w:color="auto"/>
              </w:divBdr>
            </w:div>
          </w:divsChild>
        </w:div>
        <w:div w:id="425226118">
          <w:marLeft w:val="0"/>
          <w:marRight w:val="0"/>
          <w:marTop w:val="0"/>
          <w:marBottom w:val="0"/>
          <w:divBdr>
            <w:top w:val="none" w:sz="0" w:space="0" w:color="auto"/>
            <w:left w:val="none" w:sz="0" w:space="0" w:color="auto"/>
            <w:bottom w:val="none" w:sz="0" w:space="0" w:color="auto"/>
            <w:right w:val="none" w:sz="0" w:space="0" w:color="auto"/>
          </w:divBdr>
          <w:divsChild>
            <w:div w:id="403452902">
              <w:marLeft w:val="0"/>
              <w:marRight w:val="0"/>
              <w:marTop w:val="0"/>
              <w:marBottom w:val="0"/>
              <w:divBdr>
                <w:top w:val="none" w:sz="0" w:space="0" w:color="auto"/>
                <w:left w:val="none" w:sz="0" w:space="0" w:color="auto"/>
                <w:bottom w:val="none" w:sz="0" w:space="0" w:color="auto"/>
                <w:right w:val="none" w:sz="0" w:space="0" w:color="auto"/>
              </w:divBdr>
            </w:div>
          </w:divsChild>
        </w:div>
        <w:div w:id="620376385">
          <w:marLeft w:val="0"/>
          <w:marRight w:val="0"/>
          <w:marTop w:val="0"/>
          <w:marBottom w:val="0"/>
          <w:divBdr>
            <w:top w:val="none" w:sz="0" w:space="0" w:color="auto"/>
            <w:left w:val="none" w:sz="0" w:space="0" w:color="auto"/>
            <w:bottom w:val="none" w:sz="0" w:space="0" w:color="auto"/>
            <w:right w:val="none" w:sz="0" w:space="0" w:color="auto"/>
          </w:divBdr>
          <w:divsChild>
            <w:div w:id="243346332">
              <w:marLeft w:val="0"/>
              <w:marRight w:val="0"/>
              <w:marTop w:val="0"/>
              <w:marBottom w:val="0"/>
              <w:divBdr>
                <w:top w:val="none" w:sz="0" w:space="0" w:color="auto"/>
                <w:left w:val="none" w:sz="0" w:space="0" w:color="auto"/>
                <w:bottom w:val="none" w:sz="0" w:space="0" w:color="auto"/>
                <w:right w:val="none" w:sz="0" w:space="0" w:color="auto"/>
              </w:divBdr>
            </w:div>
          </w:divsChild>
        </w:div>
        <w:div w:id="525215513">
          <w:marLeft w:val="0"/>
          <w:marRight w:val="0"/>
          <w:marTop w:val="0"/>
          <w:marBottom w:val="0"/>
          <w:divBdr>
            <w:top w:val="none" w:sz="0" w:space="0" w:color="auto"/>
            <w:left w:val="none" w:sz="0" w:space="0" w:color="auto"/>
            <w:bottom w:val="none" w:sz="0" w:space="0" w:color="auto"/>
            <w:right w:val="none" w:sz="0" w:space="0" w:color="auto"/>
          </w:divBdr>
          <w:divsChild>
            <w:div w:id="624195303">
              <w:marLeft w:val="0"/>
              <w:marRight w:val="0"/>
              <w:marTop w:val="0"/>
              <w:marBottom w:val="0"/>
              <w:divBdr>
                <w:top w:val="none" w:sz="0" w:space="0" w:color="auto"/>
                <w:left w:val="none" w:sz="0" w:space="0" w:color="auto"/>
                <w:bottom w:val="none" w:sz="0" w:space="0" w:color="auto"/>
                <w:right w:val="none" w:sz="0" w:space="0" w:color="auto"/>
              </w:divBdr>
            </w:div>
          </w:divsChild>
        </w:div>
        <w:div w:id="1910069500">
          <w:marLeft w:val="0"/>
          <w:marRight w:val="0"/>
          <w:marTop w:val="0"/>
          <w:marBottom w:val="0"/>
          <w:divBdr>
            <w:top w:val="none" w:sz="0" w:space="0" w:color="auto"/>
            <w:left w:val="none" w:sz="0" w:space="0" w:color="auto"/>
            <w:bottom w:val="none" w:sz="0" w:space="0" w:color="auto"/>
            <w:right w:val="none" w:sz="0" w:space="0" w:color="auto"/>
          </w:divBdr>
          <w:divsChild>
            <w:div w:id="1816988312">
              <w:marLeft w:val="0"/>
              <w:marRight w:val="0"/>
              <w:marTop w:val="0"/>
              <w:marBottom w:val="0"/>
              <w:divBdr>
                <w:top w:val="none" w:sz="0" w:space="0" w:color="auto"/>
                <w:left w:val="none" w:sz="0" w:space="0" w:color="auto"/>
                <w:bottom w:val="none" w:sz="0" w:space="0" w:color="auto"/>
                <w:right w:val="none" w:sz="0" w:space="0" w:color="auto"/>
              </w:divBdr>
            </w:div>
          </w:divsChild>
        </w:div>
        <w:div w:id="1916741703">
          <w:marLeft w:val="0"/>
          <w:marRight w:val="0"/>
          <w:marTop w:val="0"/>
          <w:marBottom w:val="0"/>
          <w:divBdr>
            <w:top w:val="none" w:sz="0" w:space="0" w:color="auto"/>
            <w:left w:val="none" w:sz="0" w:space="0" w:color="auto"/>
            <w:bottom w:val="none" w:sz="0" w:space="0" w:color="auto"/>
            <w:right w:val="none" w:sz="0" w:space="0" w:color="auto"/>
          </w:divBdr>
          <w:divsChild>
            <w:div w:id="1885605368">
              <w:marLeft w:val="0"/>
              <w:marRight w:val="0"/>
              <w:marTop w:val="0"/>
              <w:marBottom w:val="0"/>
              <w:divBdr>
                <w:top w:val="none" w:sz="0" w:space="0" w:color="auto"/>
                <w:left w:val="none" w:sz="0" w:space="0" w:color="auto"/>
                <w:bottom w:val="none" w:sz="0" w:space="0" w:color="auto"/>
                <w:right w:val="none" w:sz="0" w:space="0" w:color="auto"/>
              </w:divBdr>
            </w:div>
          </w:divsChild>
        </w:div>
        <w:div w:id="1866676307">
          <w:marLeft w:val="0"/>
          <w:marRight w:val="0"/>
          <w:marTop w:val="0"/>
          <w:marBottom w:val="0"/>
          <w:divBdr>
            <w:top w:val="none" w:sz="0" w:space="0" w:color="auto"/>
            <w:left w:val="none" w:sz="0" w:space="0" w:color="auto"/>
            <w:bottom w:val="none" w:sz="0" w:space="0" w:color="auto"/>
            <w:right w:val="none" w:sz="0" w:space="0" w:color="auto"/>
          </w:divBdr>
          <w:divsChild>
            <w:div w:id="1336347641">
              <w:marLeft w:val="0"/>
              <w:marRight w:val="0"/>
              <w:marTop w:val="0"/>
              <w:marBottom w:val="0"/>
              <w:divBdr>
                <w:top w:val="none" w:sz="0" w:space="0" w:color="auto"/>
                <w:left w:val="none" w:sz="0" w:space="0" w:color="auto"/>
                <w:bottom w:val="none" w:sz="0" w:space="0" w:color="auto"/>
                <w:right w:val="none" w:sz="0" w:space="0" w:color="auto"/>
              </w:divBdr>
            </w:div>
            <w:div w:id="1791700985">
              <w:marLeft w:val="0"/>
              <w:marRight w:val="0"/>
              <w:marTop w:val="0"/>
              <w:marBottom w:val="0"/>
              <w:divBdr>
                <w:top w:val="none" w:sz="0" w:space="0" w:color="auto"/>
                <w:left w:val="none" w:sz="0" w:space="0" w:color="auto"/>
                <w:bottom w:val="none" w:sz="0" w:space="0" w:color="auto"/>
                <w:right w:val="none" w:sz="0" w:space="0" w:color="auto"/>
              </w:divBdr>
            </w:div>
          </w:divsChild>
        </w:div>
        <w:div w:id="1130978508">
          <w:marLeft w:val="0"/>
          <w:marRight w:val="0"/>
          <w:marTop w:val="0"/>
          <w:marBottom w:val="0"/>
          <w:divBdr>
            <w:top w:val="none" w:sz="0" w:space="0" w:color="auto"/>
            <w:left w:val="none" w:sz="0" w:space="0" w:color="auto"/>
            <w:bottom w:val="none" w:sz="0" w:space="0" w:color="auto"/>
            <w:right w:val="none" w:sz="0" w:space="0" w:color="auto"/>
          </w:divBdr>
          <w:divsChild>
            <w:div w:id="1533179253">
              <w:marLeft w:val="0"/>
              <w:marRight w:val="0"/>
              <w:marTop w:val="0"/>
              <w:marBottom w:val="0"/>
              <w:divBdr>
                <w:top w:val="none" w:sz="0" w:space="0" w:color="auto"/>
                <w:left w:val="none" w:sz="0" w:space="0" w:color="auto"/>
                <w:bottom w:val="none" w:sz="0" w:space="0" w:color="auto"/>
                <w:right w:val="none" w:sz="0" w:space="0" w:color="auto"/>
              </w:divBdr>
            </w:div>
          </w:divsChild>
        </w:div>
        <w:div w:id="1241062924">
          <w:marLeft w:val="0"/>
          <w:marRight w:val="0"/>
          <w:marTop w:val="0"/>
          <w:marBottom w:val="0"/>
          <w:divBdr>
            <w:top w:val="none" w:sz="0" w:space="0" w:color="auto"/>
            <w:left w:val="none" w:sz="0" w:space="0" w:color="auto"/>
            <w:bottom w:val="none" w:sz="0" w:space="0" w:color="auto"/>
            <w:right w:val="none" w:sz="0" w:space="0" w:color="auto"/>
          </w:divBdr>
          <w:divsChild>
            <w:div w:id="827208042">
              <w:marLeft w:val="0"/>
              <w:marRight w:val="0"/>
              <w:marTop w:val="0"/>
              <w:marBottom w:val="0"/>
              <w:divBdr>
                <w:top w:val="none" w:sz="0" w:space="0" w:color="auto"/>
                <w:left w:val="none" w:sz="0" w:space="0" w:color="auto"/>
                <w:bottom w:val="none" w:sz="0" w:space="0" w:color="auto"/>
                <w:right w:val="none" w:sz="0" w:space="0" w:color="auto"/>
              </w:divBdr>
            </w:div>
          </w:divsChild>
        </w:div>
        <w:div w:id="917208013">
          <w:marLeft w:val="0"/>
          <w:marRight w:val="0"/>
          <w:marTop w:val="0"/>
          <w:marBottom w:val="0"/>
          <w:divBdr>
            <w:top w:val="none" w:sz="0" w:space="0" w:color="auto"/>
            <w:left w:val="none" w:sz="0" w:space="0" w:color="auto"/>
            <w:bottom w:val="none" w:sz="0" w:space="0" w:color="auto"/>
            <w:right w:val="none" w:sz="0" w:space="0" w:color="auto"/>
          </w:divBdr>
          <w:divsChild>
            <w:div w:id="1355502215">
              <w:marLeft w:val="0"/>
              <w:marRight w:val="0"/>
              <w:marTop w:val="0"/>
              <w:marBottom w:val="0"/>
              <w:divBdr>
                <w:top w:val="none" w:sz="0" w:space="0" w:color="auto"/>
                <w:left w:val="none" w:sz="0" w:space="0" w:color="auto"/>
                <w:bottom w:val="none" w:sz="0" w:space="0" w:color="auto"/>
                <w:right w:val="none" w:sz="0" w:space="0" w:color="auto"/>
              </w:divBdr>
            </w:div>
          </w:divsChild>
        </w:div>
        <w:div w:id="702554621">
          <w:marLeft w:val="0"/>
          <w:marRight w:val="0"/>
          <w:marTop w:val="0"/>
          <w:marBottom w:val="0"/>
          <w:divBdr>
            <w:top w:val="none" w:sz="0" w:space="0" w:color="auto"/>
            <w:left w:val="none" w:sz="0" w:space="0" w:color="auto"/>
            <w:bottom w:val="none" w:sz="0" w:space="0" w:color="auto"/>
            <w:right w:val="none" w:sz="0" w:space="0" w:color="auto"/>
          </w:divBdr>
          <w:divsChild>
            <w:div w:id="462504689">
              <w:marLeft w:val="0"/>
              <w:marRight w:val="0"/>
              <w:marTop w:val="0"/>
              <w:marBottom w:val="0"/>
              <w:divBdr>
                <w:top w:val="none" w:sz="0" w:space="0" w:color="auto"/>
                <w:left w:val="none" w:sz="0" w:space="0" w:color="auto"/>
                <w:bottom w:val="none" w:sz="0" w:space="0" w:color="auto"/>
                <w:right w:val="none" w:sz="0" w:space="0" w:color="auto"/>
              </w:divBdr>
            </w:div>
          </w:divsChild>
        </w:div>
        <w:div w:id="2118671668">
          <w:marLeft w:val="0"/>
          <w:marRight w:val="0"/>
          <w:marTop w:val="0"/>
          <w:marBottom w:val="0"/>
          <w:divBdr>
            <w:top w:val="none" w:sz="0" w:space="0" w:color="auto"/>
            <w:left w:val="none" w:sz="0" w:space="0" w:color="auto"/>
            <w:bottom w:val="none" w:sz="0" w:space="0" w:color="auto"/>
            <w:right w:val="none" w:sz="0" w:space="0" w:color="auto"/>
          </w:divBdr>
          <w:divsChild>
            <w:div w:id="1772507081">
              <w:marLeft w:val="0"/>
              <w:marRight w:val="0"/>
              <w:marTop w:val="0"/>
              <w:marBottom w:val="0"/>
              <w:divBdr>
                <w:top w:val="none" w:sz="0" w:space="0" w:color="auto"/>
                <w:left w:val="none" w:sz="0" w:space="0" w:color="auto"/>
                <w:bottom w:val="none" w:sz="0" w:space="0" w:color="auto"/>
                <w:right w:val="none" w:sz="0" w:space="0" w:color="auto"/>
              </w:divBdr>
            </w:div>
          </w:divsChild>
        </w:div>
        <w:div w:id="2078286586">
          <w:marLeft w:val="0"/>
          <w:marRight w:val="0"/>
          <w:marTop w:val="0"/>
          <w:marBottom w:val="0"/>
          <w:divBdr>
            <w:top w:val="none" w:sz="0" w:space="0" w:color="auto"/>
            <w:left w:val="none" w:sz="0" w:space="0" w:color="auto"/>
            <w:bottom w:val="none" w:sz="0" w:space="0" w:color="auto"/>
            <w:right w:val="none" w:sz="0" w:space="0" w:color="auto"/>
          </w:divBdr>
          <w:divsChild>
            <w:div w:id="628635792">
              <w:marLeft w:val="0"/>
              <w:marRight w:val="0"/>
              <w:marTop w:val="0"/>
              <w:marBottom w:val="0"/>
              <w:divBdr>
                <w:top w:val="none" w:sz="0" w:space="0" w:color="auto"/>
                <w:left w:val="none" w:sz="0" w:space="0" w:color="auto"/>
                <w:bottom w:val="none" w:sz="0" w:space="0" w:color="auto"/>
                <w:right w:val="none" w:sz="0" w:space="0" w:color="auto"/>
              </w:divBdr>
            </w:div>
          </w:divsChild>
        </w:div>
        <w:div w:id="1242329819">
          <w:marLeft w:val="0"/>
          <w:marRight w:val="0"/>
          <w:marTop w:val="0"/>
          <w:marBottom w:val="0"/>
          <w:divBdr>
            <w:top w:val="none" w:sz="0" w:space="0" w:color="auto"/>
            <w:left w:val="none" w:sz="0" w:space="0" w:color="auto"/>
            <w:bottom w:val="none" w:sz="0" w:space="0" w:color="auto"/>
            <w:right w:val="none" w:sz="0" w:space="0" w:color="auto"/>
          </w:divBdr>
          <w:divsChild>
            <w:div w:id="1839272457">
              <w:marLeft w:val="0"/>
              <w:marRight w:val="0"/>
              <w:marTop w:val="0"/>
              <w:marBottom w:val="0"/>
              <w:divBdr>
                <w:top w:val="none" w:sz="0" w:space="0" w:color="auto"/>
                <w:left w:val="none" w:sz="0" w:space="0" w:color="auto"/>
                <w:bottom w:val="none" w:sz="0" w:space="0" w:color="auto"/>
                <w:right w:val="none" w:sz="0" w:space="0" w:color="auto"/>
              </w:divBdr>
            </w:div>
            <w:div w:id="1571115603">
              <w:marLeft w:val="0"/>
              <w:marRight w:val="0"/>
              <w:marTop w:val="0"/>
              <w:marBottom w:val="0"/>
              <w:divBdr>
                <w:top w:val="none" w:sz="0" w:space="0" w:color="auto"/>
                <w:left w:val="none" w:sz="0" w:space="0" w:color="auto"/>
                <w:bottom w:val="none" w:sz="0" w:space="0" w:color="auto"/>
                <w:right w:val="none" w:sz="0" w:space="0" w:color="auto"/>
              </w:divBdr>
            </w:div>
          </w:divsChild>
        </w:div>
        <w:div w:id="1668363825">
          <w:marLeft w:val="0"/>
          <w:marRight w:val="0"/>
          <w:marTop w:val="0"/>
          <w:marBottom w:val="0"/>
          <w:divBdr>
            <w:top w:val="none" w:sz="0" w:space="0" w:color="auto"/>
            <w:left w:val="none" w:sz="0" w:space="0" w:color="auto"/>
            <w:bottom w:val="none" w:sz="0" w:space="0" w:color="auto"/>
            <w:right w:val="none" w:sz="0" w:space="0" w:color="auto"/>
          </w:divBdr>
          <w:divsChild>
            <w:div w:id="1736732973">
              <w:marLeft w:val="0"/>
              <w:marRight w:val="0"/>
              <w:marTop w:val="0"/>
              <w:marBottom w:val="0"/>
              <w:divBdr>
                <w:top w:val="none" w:sz="0" w:space="0" w:color="auto"/>
                <w:left w:val="none" w:sz="0" w:space="0" w:color="auto"/>
                <w:bottom w:val="none" w:sz="0" w:space="0" w:color="auto"/>
                <w:right w:val="none" w:sz="0" w:space="0" w:color="auto"/>
              </w:divBdr>
            </w:div>
          </w:divsChild>
        </w:div>
        <w:div w:id="456070228">
          <w:marLeft w:val="0"/>
          <w:marRight w:val="0"/>
          <w:marTop w:val="0"/>
          <w:marBottom w:val="0"/>
          <w:divBdr>
            <w:top w:val="none" w:sz="0" w:space="0" w:color="auto"/>
            <w:left w:val="none" w:sz="0" w:space="0" w:color="auto"/>
            <w:bottom w:val="none" w:sz="0" w:space="0" w:color="auto"/>
            <w:right w:val="none" w:sz="0" w:space="0" w:color="auto"/>
          </w:divBdr>
          <w:divsChild>
            <w:div w:id="236597929">
              <w:marLeft w:val="0"/>
              <w:marRight w:val="0"/>
              <w:marTop w:val="0"/>
              <w:marBottom w:val="0"/>
              <w:divBdr>
                <w:top w:val="none" w:sz="0" w:space="0" w:color="auto"/>
                <w:left w:val="none" w:sz="0" w:space="0" w:color="auto"/>
                <w:bottom w:val="none" w:sz="0" w:space="0" w:color="auto"/>
                <w:right w:val="none" w:sz="0" w:space="0" w:color="auto"/>
              </w:divBdr>
            </w:div>
          </w:divsChild>
        </w:div>
        <w:div w:id="49772790">
          <w:marLeft w:val="0"/>
          <w:marRight w:val="0"/>
          <w:marTop w:val="0"/>
          <w:marBottom w:val="0"/>
          <w:divBdr>
            <w:top w:val="none" w:sz="0" w:space="0" w:color="auto"/>
            <w:left w:val="none" w:sz="0" w:space="0" w:color="auto"/>
            <w:bottom w:val="none" w:sz="0" w:space="0" w:color="auto"/>
            <w:right w:val="none" w:sz="0" w:space="0" w:color="auto"/>
          </w:divBdr>
          <w:divsChild>
            <w:div w:id="1754430359">
              <w:marLeft w:val="0"/>
              <w:marRight w:val="0"/>
              <w:marTop w:val="0"/>
              <w:marBottom w:val="0"/>
              <w:divBdr>
                <w:top w:val="none" w:sz="0" w:space="0" w:color="auto"/>
                <w:left w:val="none" w:sz="0" w:space="0" w:color="auto"/>
                <w:bottom w:val="none" w:sz="0" w:space="0" w:color="auto"/>
                <w:right w:val="none" w:sz="0" w:space="0" w:color="auto"/>
              </w:divBdr>
            </w:div>
          </w:divsChild>
        </w:div>
        <w:div w:id="1629316981">
          <w:marLeft w:val="0"/>
          <w:marRight w:val="0"/>
          <w:marTop w:val="0"/>
          <w:marBottom w:val="0"/>
          <w:divBdr>
            <w:top w:val="none" w:sz="0" w:space="0" w:color="auto"/>
            <w:left w:val="none" w:sz="0" w:space="0" w:color="auto"/>
            <w:bottom w:val="none" w:sz="0" w:space="0" w:color="auto"/>
            <w:right w:val="none" w:sz="0" w:space="0" w:color="auto"/>
          </w:divBdr>
          <w:divsChild>
            <w:div w:id="684017170">
              <w:marLeft w:val="0"/>
              <w:marRight w:val="0"/>
              <w:marTop w:val="0"/>
              <w:marBottom w:val="0"/>
              <w:divBdr>
                <w:top w:val="none" w:sz="0" w:space="0" w:color="auto"/>
                <w:left w:val="none" w:sz="0" w:space="0" w:color="auto"/>
                <w:bottom w:val="none" w:sz="0" w:space="0" w:color="auto"/>
                <w:right w:val="none" w:sz="0" w:space="0" w:color="auto"/>
              </w:divBdr>
            </w:div>
            <w:div w:id="1095050812">
              <w:marLeft w:val="0"/>
              <w:marRight w:val="0"/>
              <w:marTop w:val="0"/>
              <w:marBottom w:val="0"/>
              <w:divBdr>
                <w:top w:val="none" w:sz="0" w:space="0" w:color="auto"/>
                <w:left w:val="none" w:sz="0" w:space="0" w:color="auto"/>
                <w:bottom w:val="none" w:sz="0" w:space="0" w:color="auto"/>
                <w:right w:val="none" w:sz="0" w:space="0" w:color="auto"/>
              </w:divBdr>
            </w:div>
          </w:divsChild>
        </w:div>
        <w:div w:id="142280571">
          <w:marLeft w:val="0"/>
          <w:marRight w:val="0"/>
          <w:marTop w:val="0"/>
          <w:marBottom w:val="0"/>
          <w:divBdr>
            <w:top w:val="none" w:sz="0" w:space="0" w:color="auto"/>
            <w:left w:val="none" w:sz="0" w:space="0" w:color="auto"/>
            <w:bottom w:val="none" w:sz="0" w:space="0" w:color="auto"/>
            <w:right w:val="none" w:sz="0" w:space="0" w:color="auto"/>
          </w:divBdr>
          <w:divsChild>
            <w:div w:id="585454915">
              <w:marLeft w:val="0"/>
              <w:marRight w:val="0"/>
              <w:marTop w:val="0"/>
              <w:marBottom w:val="0"/>
              <w:divBdr>
                <w:top w:val="none" w:sz="0" w:space="0" w:color="auto"/>
                <w:left w:val="none" w:sz="0" w:space="0" w:color="auto"/>
                <w:bottom w:val="none" w:sz="0" w:space="0" w:color="auto"/>
                <w:right w:val="none" w:sz="0" w:space="0" w:color="auto"/>
              </w:divBdr>
            </w:div>
          </w:divsChild>
        </w:div>
        <w:div w:id="774979183">
          <w:marLeft w:val="0"/>
          <w:marRight w:val="0"/>
          <w:marTop w:val="0"/>
          <w:marBottom w:val="0"/>
          <w:divBdr>
            <w:top w:val="none" w:sz="0" w:space="0" w:color="auto"/>
            <w:left w:val="none" w:sz="0" w:space="0" w:color="auto"/>
            <w:bottom w:val="none" w:sz="0" w:space="0" w:color="auto"/>
            <w:right w:val="none" w:sz="0" w:space="0" w:color="auto"/>
          </w:divBdr>
          <w:divsChild>
            <w:div w:id="2078281677">
              <w:marLeft w:val="0"/>
              <w:marRight w:val="0"/>
              <w:marTop w:val="0"/>
              <w:marBottom w:val="0"/>
              <w:divBdr>
                <w:top w:val="none" w:sz="0" w:space="0" w:color="auto"/>
                <w:left w:val="none" w:sz="0" w:space="0" w:color="auto"/>
                <w:bottom w:val="none" w:sz="0" w:space="0" w:color="auto"/>
                <w:right w:val="none" w:sz="0" w:space="0" w:color="auto"/>
              </w:divBdr>
            </w:div>
          </w:divsChild>
        </w:div>
        <w:div w:id="632564317">
          <w:marLeft w:val="0"/>
          <w:marRight w:val="0"/>
          <w:marTop w:val="0"/>
          <w:marBottom w:val="0"/>
          <w:divBdr>
            <w:top w:val="none" w:sz="0" w:space="0" w:color="auto"/>
            <w:left w:val="none" w:sz="0" w:space="0" w:color="auto"/>
            <w:bottom w:val="none" w:sz="0" w:space="0" w:color="auto"/>
            <w:right w:val="none" w:sz="0" w:space="0" w:color="auto"/>
          </w:divBdr>
          <w:divsChild>
            <w:div w:id="1366324830">
              <w:marLeft w:val="0"/>
              <w:marRight w:val="0"/>
              <w:marTop w:val="0"/>
              <w:marBottom w:val="0"/>
              <w:divBdr>
                <w:top w:val="none" w:sz="0" w:space="0" w:color="auto"/>
                <w:left w:val="none" w:sz="0" w:space="0" w:color="auto"/>
                <w:bottom w:val="none" w:sz="0" w:space="0" w:color="auto"/>
                <w:right w:val="none" w:sz="0" w:space="0" w:color="auto"/>
              </w:divBdr>
            </w:div>
          </w:divsChild>
        </w:div>
        <w:div w:id="912817102">
          <w:marLeft w:val="0"/>
          <w:marRight w:val="0"/>
          <w:marTop w:val="0"/>
          <w:marBottom w:val="0"/>
          <w:divBdr>
            <w:top w:val="none" w:sz="0" w:space="0" w:color="auto"/>
            <w:left w:val="none" w:sz="0" w:space="0" w:color="auto"/>
            <w:bottom w:val="none" w:sz="0" w:space="0" w:color="auto"/>
            <w:right w:val="none" w:sz="0" w:space="0" w:color="auto"/>
          </w:divBdr>
          <w:divsChild>
            <w:div w:id="962807751">
              <w:marLeft w:val="0"/>
              <w:marRight w:val="0"/>
              <w:marTop w:val="0"/>
              <w:marBottom w:val="0"/>
              <w:divBdr>
                <w:top w:val="none" w:sz="0" w:space="0" w:color="auto"/>
                <w:left w:val="none" w:sz="0" w:space="0" w:color="auto"/>
                <w:bottom w:val="none" w:sz="0" w:space="0" w:color="auto"/>
                <w:right w:val="none" w:sz="0" w:space="0" w:color="auto"/>
              </w:divBdr>
            </w:div>
          </w:divsChild>
        </w:div>
        <w:div w:id="646470169">
          <w:marLeft w:val="0"/>
          <w:marRight w:val="0"/>
          <w:marTop w:val="0"/>
          <w:marBottom w:val="0"/>
          <w:divBdr>
            <w:top w:val="none" w:sz="0" w:space="0" w:color="auto"/>
            <w:left w:val="none" w:sz="0" w:space="0" w:color="auto"/>
            <w:bottom w:val="none" w:sz="0" w:space="0" w:color="auto"/>
            <w:right w:val="none" w:sz="0" w:space="0" w:color="auto"/>
          </w:divBdr>
          <w:divsChild>
            <w:div w:id="1045106393">
              <w:marLeft w:val="0"/>
              <w:marRight w:val="0"/>
              <w:marTop w:val="0"/>
              <w:marBottom w:val="0"/>
              <w:divBdr>
                <w:top w:val="none" w:sz="0" w:space="0" w:color="auto"/>
                <w:left w:val="none" w:sz="0" w:space="0" w:color="auto"/>
                <w:bottom w:val="none" w:sz="0" w:space="0" w:color="auto"/>
                <w:right w:val="none" w:sz="0" w:space="0" w:color="auto"/>
              </w:divBdr>
            </w:div>
          </w:divsChild>
        </w:div>
        <w:div w:id="1775438533">
          <w:marLeft w:val="0"/>
          <w:marRight w:val="0"/>
          <w:marTop w:val="0"/>
          <w:marBottom w:val="0"/>
          <w:divBdr>
            <w:top w:val="none" w:sz="0" w:space="0" w:color="auto"/>
            <w:left w:val="none" w:sz="0" w:space="0" w:color="auto"/>
            <w:bottom w:val="none" w:sz="0" w:space="0" w:color="auto"/>
            <w:right w:val="none" w:sz="0" w:space="0" w:color="auto"/>
          </w:divBdr>
          <w:divsChild>
            <w:div w:id="329526828">
              <w:marLeft w:val="0"/>
              <w:marRight w:val="0"/>
              <w:marTop w:val="0"/>
              <w:marBottom w:val="0"/>
              <w:divBdr>
                <w:top w:val="none" w:sz="0" w:space="0" w:color="auto"/>
                <w:left w:val="none" w:sz="0" w:space="0" w:color="auto"/>
                <w:bottom w:val="none" w:sz="0" w:space="0" w:color="auto"/>
                <w:right w:val="none" w:sz="0" w:space="0" w:color="auto"/>
              </w:divBdr>
            </w:div>
          </w:divsChild>
        </w:div>
        <w:div w:id="1704089121">
          <w:marLeft w:val="0"/>
          <w:marRight w:val="0"/>
          <w:marTop w:val="0"/>
          <w:marBottom w:val="0"/>
          <w:divBdr>
            <w:top w:val="none" w:sz="0" w:space="0" w:color="auto"/>
            <w:left w:val="none" w:sz="0" w:space="0" w:color="auto"/>
            <w:bottom w:val="none" w:sz="0" w:space="0" w:color="auto"/>
            <w:right w:val="none" w:sz="0" w:space="0" w:color="auto"/>
          </w:divBdr>
          <w:divsChild>
            <w:div w:id="862940747">
              <w:marLeft w:val="0"/>
              <w:marRight w:val="0"/>
              <w:marTop w:val="0"/>
              <w:marBottom w:val="0"/>
              <w:divBdr>
                <w:top w:val="none" w:sz="0" w:space="0" w:color="auto"/>
                <w:left w:val="none" w:sz="0" w:space="0" w:color="auto"/>
                <w:bottom w:val="none" w:sz="0" w:space="0" w:color="auto"/>
                <w:right w:val="none" w:sz="0" w:space="0" w:color="auto"/>
              </w:divBdr>
            </w:div>
            <w:div w:id="1342975048">
              <w:marLeft w:val="0"/>
              <w:marRight w:val="0"/>
              <w:marTop w:val="0"/>
              <w:marBottom w:val="0"/>
              <w:divBdr>
                <w:top w:val="none" w:sz="0" w:space="0" w:color="auto"/>
                <w:left w:val="none" w:sz="0" w:space="0" w:color="auto"/>
                <w:bottom w:val="none" w:sz="0" w:space="0" w:color="auto"/>
                <w:right w:val="none" w:sz="0" w:space="0" w:color="auto"/>
              </w:divBdr>
            </w:div>
          </w:divsChild>
        </w:div>
        <w:div w:id="613900301">
          <w:marLeft w:val="0"/>
          <w:marRight w:val="0"/>
          <w:marTop w:val="0"/>
          <w:marBottom w:val="0"/>
          <w:divBdr>
            <w:top w:val="none" w:sz="0" w:space="0" w:color="auto"/>
            <w:left w:val="none" w:sz="0" w:space="0" w:color="auto"/>
            <w:bottom w:val="none" w:sz="0" w:space="0" w:color="auto"/>
            <w:right w:val="none" w:sz="0" w:space="0" w:color="auto"/>
          </w:divBdr>
          <w:divsChild>
            <w:div w:id="1551499301">
              <w:marLeft w:val="0"/>
              <w:marRight w:val="0"/>
              <w:marTop w:val="0"/>
              <w:marBottom w:val="0"/>
              <w:divBdr>
                <w:top w:val="none" w:sz="0" w:space="0" w:color="auto"/>
                <w:left w:val="none" w:sz="0" w:space="0" w:color="auto"/>
                <w:bottom w:val="none" w:sz="0" w:space="0" w:color="auto"/>
                <w:right w:val="none" w:sz="0" w:space="0" w:color="auto"/>
              </w:divBdr>
            </w:div>
          </w:divsChild>
        </w:div>
        <w:div w:id="1085538688">
          <w:marLeft w:val="0"/>
          <w:marRight w:val="0"/>
          <w:marTop w:val="0"/>
          <w:marBottom w:val="0"/>
          <w:divBdr>
            <w:top w:val="none" w:sz="0" w:space="0" w:color="auto"/>
            <w:left w:val="none" w:sz="0" w:space="0" w:color="auto"/>
            <w:bottom w:val="none" w:sz="0" w:space="0" w:color="auto"/>
            <w:right w:val="none" w:sz="0" w:space="0" w:color="auto"/>
          </w:divBdr>
          <w:divsChild>
            <w:div w:id="61831875">
              <w:marLeft w:val="0"/>
              <w:marRight w:val="0"/>
              <w:marTop w:val="0"/>
              <w:marBottom w:val="0"/>
              <w:divBdr>
                <w:top w:val="none" w:sz="0" w:space="0" w:color="auto"/>
                <w:left w:val="none" w:sz="0" w:space="0" w:color="auto"/>
                <w:bottom w:val="none" w:sz="0" w:space="0" w:color="auto"/>
                <w:right w:val="none" w:sz="0" w:space="0" w:color="auto"/>
              </w:divBdr>
            </w:div>
          </w:divsChild>
        </w:div>
        <w:div w:id="131026597">
          <w:marLeft w:val="0"/>
          <w:marRight w:val="0"/>
          <w:marTop w:val="0"/>
          <w:marBottom w:val="0"/>
          <w:divBdr>
            <w:top w:val="none" w:sz="0" w:space="0" w:color="auto"/>
            <w:left w:val="none" w:sz="0" w:space="0" w:color="auto"/>
            <w:bottom w:val="none" w:sz="0" w:space="0" w:color="auto"/>
            <w:right w:val="none" w:sz="0" w:space="0" w:color="auto"/>
          </w:divBdr>
          <w:divsChild>
            <w:div w:id="633486574">
              <w:marLeft w:val="0"/>
              <w:marRight w:val="0"/>
              <w:marTop w:val="0"/>
              <w:marBottom w:val="0"/>
              <w:divBdr>
                <w:top w:val="none" w:sz="0" w:space="0" w:color="auto"/>
                <w:left w:val="none" w:sz="0" w:space="0" w:color="auto"/>
                <w:bottom w:val="none" w:sz="0" w:space="0" w:color="auto"/>
                <w:right w:val="none" w:sz="0" w:space="0" w:color="auto"/>
              </w:divBdr>
            </w:div>
          </w:divsChild>
        </w:div>
        <w:div w:id="2014724169">
          <w:marLeft w:val="0"/>
          <w:marRight w:val="0"/>
          <w:marTop w:val="0"/>
          <w:marBottom w:val="0"/>
          <w:divBdr>
            <w:top w:val="none" w:sz="0" w:space="0" w:color="auto"/>
            <w:left w:val="none" w:sz="0" w:space="0" w:color="auto"/>
            <w:bottom w:val="none" w:sz="0" w:space="0" w:color="auto"/>
            <w:right w:val="none" w:sz="0" w:space="0" w:color="auto"/>
          </w:divBdr>
          <w:divsChild>
            <w:div w:id="1094592685">
              <w:marLeft w:val="0"/>
              <w:marRight w:val="0"/>
              <w:marTop w:val="0"/>
              <w:marBottom w:val="0"/>
              <w:divBdr>
                <w:top w:val="none" w:sz="0" w:space="0" w:color="auto"/>
                <w:left w:val="none" w:sz="0" w:space="0" w:color="auto"/>
                <w:bottom w:val="none" w:sz="0" w:space="0" w:color="auto"/>
                <w:right w:val="none" w:sz="0" w:space="0" w:color="auto"/>
              </w:divBdr>
            </w:div>
          </w:divsChild>
        </w:div>
        <w:div w:id="515341574">
          <w:marLeft w:val="0"/>
          <w:marRight w:val="0"/>
          <w:marTop w:val="0"/>
          <w:marBottom w:val="0"/>
          <w:divBdr>
            <w:top w:val="none" w:sz="0" w:space="0" w:color="auto"/>
            <w:left w:val="none" w:sz="0" w:space="0" w:color="auto"/>
            <w:bottom w:val="none" w:sz="0" w:space="0" w:color="auto"/>
            <w:right w:val="none" w:sz="0" w:space="0" w:color="auto"/>
          </w:divBdr>
          <w:divsChild>
            <w:div w:id="1168062145">
              <w:marLeft w:val="0"/>
              <w:marRight w:val="0"/>
              <w:marTop w:val="0"/>
              <w:marBottom w:val="0"/>
              <w:divBdr>
                <w:top w:val="none" w:sz="0" w:space="0" w:color="auto"/>
                <w:left w:val="none" w:sz="0" w:space="0" w:color="auto"/>
                <w:bottom w:val="none" w:sz="0" w:space="0" w:color="auto"/>
                <w:right w:val="none" w:sz="0" w:space="0" w:color="auto"/>
              </w:divBdr>
            </w:div>
          </w:divsChild>
        </w:div>
        <w:div w:id="834995527">
          <w:marLeft w:val="0"/>
          <w:marRight w:val="0"/>
          <w:marTop w:val="0"/>
          <w:marBottom w:val="0"/>
          <w:divBdr>
            <w:top w:val="none" w:sz="0" w:space="0" w:color="auto"/>
            <w:left w:val="none" w:sz="0" w:space="0" w:color="auto"/>
            <w:bottom w:val="none" w:sz="0" w:space="0" w:color="auto"/>
            <w:right w:val="none" w:sz="0" w:space="0" w:color="auto"/>
          </w:divBdr>
          <w:divsChild>
            <w:div w:id="1965036984">
              <w:marLeft w:val="0"/>
              <w:marRight w:val="0"/>
              <w:marTop w:val="0"/>
              <w:marBottom w:val="0"/>
              <w:divBdr>
                <w:top w:val="none" w:sz="0" w:space="0" w:color="auto"/>
                <w:left w:val="none" w:sz="0" w:space="0" w:color="auto"/>
                <w:bottom w:val="none" w:sz="0" w:space="0" w:color="auto"/>
                <w:right w:val="none" w:sz="0" w:space="0" w:color="auto"/>
              </w:divBdr>
            </w:div>
          </w:divsChild>
        </w:div>
        <w:div w:id="483548492">
          <w:marLeft w:val="0"/>
          <w:marRight w:val="0"/>
          <w:marTop w:val="0"/>
          <w:marBottom w:val="0"/>
          <w:divBdr>
            <w:top w:val="none" w:sz="0" w:space="0" w:color="auto"/>
            <w:left w:val="none" w:sz="0" w:space="0" w:color="auto"/>
            <w:bottom w:val="none" w:sz="0" w:space="0" w:color="auto"/>
            <w:right w:val="none" w:sz="0" w:space="0" w:color="auto"/>
          </w:divBdr>
          <w:divsChild>
            <w:div w:id="1814441686">
              <w:marLeft w:val="0"/>
              <w:marRight w:val="0"/>
              <w:marTop w:val="0"/>
              <w:marBottom w:val="0"/>
              <w:divBdr>
                <w:top w:val="none" w:sz="0" w:space="0" w:color="auto"/>
                <w:left w:val="none" w:sz="0" w:space="0" w:color="auto"/>
                <w:bottom w:val="none" w:sz="0" w:space="0" w:color="auto"/>
                <w:right w:val="none" w:sz="0" w:space="0" w:color="auto"/>
              </w:divBdr>
            </w:div>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 w:id="537934578">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0"/>
              <w:marTop w:val="0"/>
              <w:marBottom w:val="0"/>
              <w:divBdr>
                <w:top w:val="none" w:sz="0" w:space="0" w:color="auto"/>
                <w:left w:val="none" w:sz="0" w:space="0" w:color="auto"/>
                <w:bottom w:val="none" w:sz="0" w:space="0" w:color="auto"/>
                <w:right w:val="none" w:sz="0" w:space="0" w:color="auto"/>
              </w:divBdr>
            </w:div>
          </w:divsChild>
        </w:div>
        <w:div w:id="368451781">
          <w:marLeft w:val="0"/>
          <w:marRight w:val="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
          </w:divsChild>
        </w:div>
        <w:div w:id="400249901">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 w:id="738403938">
              <w:marLeft w:val="0"/>
              <w:marRight w:val="0"/>
              <w:marTop w:val="0"/>
              <w:marBottom w:val="0"/>
              <w:divBdr>
                <w:top w:val="none" w:sz="0" w:space="0" w:color="auto"/>
                <w:left w:val="none" w:sz="0" w:space="0" w:color="auto"/>
                <w:bottom w:val="none" w:sz="0" w:space="0" w:color="auto"/>
                <w:right w:val="none" w:sz="0" w:space="0" w:color="auto"/>
              </w:divBdr>
            </w:div>
          </w:divsChild>
        </w:div>
        <w:div w:id="682518613">
          <w:marLeft w:val="0"/>
          <w:marRight w:val="0"/>
          <w:marTop w:val="0"/>
          <w:marBottom w:val="0"/>
          <w:divBdr>
            <w:top w:val="none" w:sz="0" w:space="0" w:color="auto"/>
            <w:left w:val="none" w:sz="0" w:space="0" w:color="auto"/>
            <w:bottom w:val="none" w:sz="0" w:space="0" w:color="auto"/>
            <w:right w:val="none" w:sz="0" w:space="0" w:color="auto"/>
          </w:divBdr>
          <w:divsChild>
            <w:div w:id="1502895218">
              <w:marLeft w:val="0"/>
              <w:marRight w:val="0"/>
              <w:marTop w:val="0"/>
              <w:marBottom w:val="0"/>
              <w:divBdr>
                <w:top w:val="none" w:sz="0" w:space="0" w:color="auto"/>
                <w:left w:val="none" w:sz="0" w:space="0" w:color="auto"/>
                <w:bottom w:val="none" w:sz="0" w:space="0" w:color="auto"/>
                <w:right w:val="none" w:sz="0" w:space="0" w:color="auto"/>
              </w:divBdr>
            </w:div>
          </w:divsChild>
        </w:div>
        <w:div w:id="2130856149">
          <w:marLeft w:val="0"/>
          <w:marRight w:val="0"/>
          <w:marTop w:val="0"/>
          <w:marBottom w:val="0"/>
          <w:divBdr>
            <w:top w:val="none" w:sz="0" w:space="0" w:color="auto"/>
            <w:left w:val="none" w:sz="0" w:space="0" w:color="auto"/>
            <w:bottom w:val="none" w:sz="0" w:space="0" w:color="auto"/>
            <w:right w:val="none" w:sz="0" w:space="0" w:color="auto"/>
          </w:divBdr>
          <w:divsChild>
            <w:div w:id="807746290">
              <w:marLeft w:val="0"/>
              <w:marRight w:val="0"/>
              <w:marTop w:val="0"/>
              <w:marBottom w:val="0"/>
              <w:divBdr>
                <w:top w:val="none" w:sz="0" w:space="0" w:color="auto"/>
                <w:left w:val="none" w:sz="0" w:space="0" w:color="auto"/>
                <w:bottom w:val="none" w:sz="0" w:space="0" w:color="auto"/>
                <w:right w:val="none" w:sz="0" w:space="0" w:color="auto"/>
              </w:divBdr>
            </w:div>
          </w:divsChild>
        </w:div>
        <w:div w:id="875122475">
          <w:marLeft w:val="0"/>
          <w:marRight w:val="0"/>
          <w:marTop w:val="0"/>
          <w:marBottom w:val="0"/>
          <w:divBdr>
            <w:top w:val="none" w:sz="0" w:space="0" w:color="auto"/>
            <w:left w:val="none" w:sz="0" w:space="0" w:color="auto"/>
            <w:bottom w:val="none" w:sz="0" w:space="0" w:color="auto"/>
            <w:right w:val="none" w:sz="0" w:space="0" w:color="auto"/>
          </w:divBdr>
          <w:divsChild>
            <w:div w:id="533034561">
              <w:marLeft w:val="0"/>
              <w:marRight w:val="0"/>
              <w:marTop w:val="0"/>
              <w:marBottom w:val="0"/>
              <w:divBdr>
                <w:top w:val="none" w:sz="0" w:space="0" w:color="auto"/>
                <w:left w:val="none" w:sz="0" w:space="0" w:color="auto"/>
                <w:bottom w:val="none" w:sz="0" w:space="0" w:color="auto"/>
                <w:right w:val="none" w:sz="0" w:space="0" w:color="auto"/>
              </w:divBdr>
            </w:div>
          </w:divsChild>
        </w:div>
        <w:div w:id="1263685960">
          <w:marLeft w:val="0"/>
          <w:marRight w:val="0"/>
          <w:marTop w:val="0"/>
          <w:marBottom w:val="0"/>
          <w:divBdr>
            <w:top w:val="none" w:sz="0" w:space="0" w:color="auto"/>
            <w:left w:val="none" w:sz="0" w:space="0" w:color="auto"/>
            <w:bottom w:val="none" w:sz="0" w:space="0" w:color="auto"/>
            <w:right w:val="none" w:sz="0" w:space="0" w:color="auto"/>
          </w:divBdr>
          <w:divsChild>
            <w:div w:id="1249383677">
              <w:marLeft w:val="0"/>
              <w:marRight w:val="0"/>
              <w:marTop w:val="0"/>
              <w:marBottom w:val="0"/>
              <w:divBdr>
                <w:top w:val="none" w:sz="0" w:space="0" w:color="auto"/>
                <w:left w:val="none" w:sz="0" w:space="0" w:color="auto"/>
                <w:bottom w:val="none" w:sz="0" w:space="0" w:color="auto"/>
                <w:right w:val="none" w:sz="0" w:space="0" w:color="auto"/>
              </w:divBdr>
            </w:div>
          </w:divsChild>
        </w:div>
        <w:div w:id="1191918891">
          <w:marLeft w:val="0"/>
          <w:marRight w:val="0"/>
          <w:marTop w:val="0"/>
          <w:marBottom w:val="0"/>
          <w:divBdr>
            <w:top w:val="none" w:sz="0" w:space="0" w:color="auto"/>
            <w:left w:val="none" w:sz="0" w:space="0" w:color="auto"/>
            <w:bottom w:val="none" w:sz="0" w:space="0" w:color="auto"/>
            <w:right w:val="none" w:sz="0" w:space="0" w:color="auto"/>
          </w:divBdr>
          <w:divsChild>
            <w:div w:id="1502889277">
              <w:marLeft w:val="0"/>
              <w:marRight w:val="0"/>
              <w:marTop w:val="0"/>
              <w:marBottom w:val="0"/>
              <w:divBdr>
                <w:top w:val="none" w:sz="0" w:space="0" w:color="auto"/>
                <w:left w:val="none" w:sz="0" w:space="0" w:color="auto"/>
                <w:bottom w:val="none" w:sz="0" w:space="0" w:color="auto"/>
                <w:right w:val="none" w:sz="0" w:space="0" w:color="auto"/>
              </w:divBdr>
            </w:div>
          </w:divsChild>
        </w:div>
        <w:div w:id="1449930688">
          <w:marLeft w:val="0"/>
          <w:marRight w:val="0"/>
          <w:marTop w:val="0"/>
          <w:marBottom w:val="0"/>
          <w:divBdr>
            <w:top w:val="none" w:sz="0" w:space="0" w:color="auto"/>
            <w:left w:val="none" w:sz="0" w:space="0" w:color="auto"/>
            <w:bottom w:val="none" w:sz="0" w:space="0" w:color="auto"/>
            <w:right w:val="none" w:sz="0" w:space="0" w:color="auto"/>
          </w:divBdr>
          <w:divsChild>
            <w:div w:id="861092743">
              <w:marLeft w:val="0"/>
              <w:marRight w:val="0"/>
              <w:marTop w:val="0"/>
              <w:marBottom w:val="0"/>
              <w:divBdr>
                <w:top w:val="none" w:sz="0" w:space="0" w:color="auto"/>
                <w:left w:val="none" w:sz="0" w:space="0" w:color="auto"/>
                <w:bottom w:val="none" w:sz="0" w:space="0" w:color="auto"/>
                <w:right w:val="none" w:sz="0" w:space="0" w:color="auto"/>
              </w:divBdr>
            </w:div>
          </w:divsChild>
        </w:div>
        <w:div w:id="1698774587">
          <w:marLeft w:val="0"/>
          <w:marRight w:val="0"/>
          <w:marTop w:val="0"/>
          <w:marBottom w:val="0"/>
          <w:divBdr>
            <w:top w:val="none" w:sz="0" w:space="0" w:color="auto"/>
            <w:left w:val="none" w:sz="0" w:space="0" w:color="auto"/>
            <w:bottom w:val="none" w:sz="0" w:space="0" w:color="auto"/>
            <w:right w:val="none" w:sz="0" w:space="0" w:color="auto"/>
          </w:divBdr>
          <w:divsChild>
            <w:div w:id="1586957205">
              <w:marLeft w:val="0"/>
              <w:marRight w:val="0"/>
              <w:marTop w:val="0"/>
              <w:marBottom w:val="0"/>
              <w:divBdr>
                <w:top w:val="none" w:sz="0" w:space="0" w:color="auto"/>
                <w:left w:val="none" w:sz="0" w:space="0" w:color="auto"/>
                <w:bottom w:val="none" w:sz="0" w:space="0" w:color="auto"/>
                <w:right w:val="none" w:sz="0" w:space="0" w:color="auto"/>
              </w:divBdr>
            </w:div>
          </w:divsChild>
        </w:div>
        <w:div w:id="671568349">
          <w:marLeft w:val="0"/>
          <w:marRight w:val="0"/>
          <w:marTop w:val="0"/>
          <w:marBottom w:val="0"/>
          <w:divBdr>
            <w:top w:val="none" w:sz="0" w:space="0" w:color="auto"/>
            <w:left w:val="none" w:sz="0" w:space="0" w:color="auto"/>
            <w:bottom w:val="none" w:sz="0" w:space="0" w:color="auto"/>
            <w:right w:val="none" w:sz="0" w:space="0" w:color="auto"/>
          </w:divBdr>
          <w:divsChild>
            <w:div w:id="1874726620">
              <w:marLeft w:val="0"/>
              <w:marRight w:val="0"/>
              <w:marTop w:val="0"/>
              <w:marBottom w:val="0"/>
              <w:divBdr>
                <w:top w:val="none" w:sz="0" w:space="0" w:color="auto"/>
                <w:left w:val="none" w:sz="0" w:space="0" w:color="auto"/>
                <w:bottom w:val="none" w:sz="0" w:space="0" w:color="auto"/>
                <w:right w:val="none" w:sz="0" w:space="0" w:color="auto"/>
              </w:divBdr>
            </w:div>
          </w:divsChild>
        </w:div>
        <w:div w:id="2031180369">
          <w:marLeft w:val="0"/>
          <w:marRight w:val="0"/>
          <w:marTop w:val="0"/>
          <w:marBottom w:val="0"/>
          <w:divBdr>
            <w:top w:val="none" w:sz="0" w:space="0" w:color="auto"/>
            <w:left w:val="none" w:sz="0" w:space="0" w:color="auto"/>
            <w:bottom w:val="none" w:sz="0" w:space="0" w:color="auto"/>
            <w:right w:val="none" w:sz="0" w:space="0" w:color="auto"/>
          </w:divBdr>
          <w:divsChild>
            <w:div w:id="489947599">
              <w:marLeft w:val="0"/>
              <w:marRight w:val="0"/>
              <w:marTop w:val="0"/>
              <w:marBottom w:val="0"/>
              <w:divBdr>
                <w:top w:val="none" w:sz="0" w:space="0" w:color="auto"/>
                <w:left w:val="none" w:sz="0" w:space="0" w:color="auto"/>
                <w:bottom w:val="none" w:sz="0" w:space="0" w:color="auto"/>
                <w:right w:val="none" w:sz="0" w:space="0" w:color="auto"/>
              </w:divBdr>
            </w:div>
          </w:divsChild>
        </w:div>
        <w:div w:id="1669097189">
          <w:marLeft w:val="0"/>
          <w:marRight w:val="0"/>
          <w:marTop w:val="0"/>
          <w:marBottom w:val="0"/>
          <w:divBdr>
            <w:top w:val="none" w:sz="0" w:space="0" w:color="auto"/>
            <w:left w:val="none" w:sz="0" w:space="0" w:color="auto"/>
            <w:bottom w:val="none" w:sz="0" w:space="0" w:color="auto"/>
            <w:right w:val="none" w:sz="0" w:space="0" w:color="auto"/>
          </w:divBdr>
          <w:divsChild>
            <w:div w:id="1797139875">
              <w:marLeft w:val="0"/>
              <w:marRight w:val="0"/>
              <w:marTop w:val="0"/>
              <w:marBottom w:val="0"/>
              <w:divBdr>
                <w:top w:val="none" w:sz="0" w:space="0" w:color="auto"/>
                <w:left w:val="none" w:sz="0" w:space="0" w:color="auto"/>
                <w:bottom w:val="none" w:sz="0" w:space="0" w:color="auto"/>
                <w:right w:val="none" w:sz="0" w:space="0" w:color="auto"/>
              </w:divBdr>
            </w:div>
          </w:divsChild>
        </w:div>
        <w:div w:id="872697320">
          <w:marLeft w:val="0"/>
          <w:marRight w:val="0"/>
          <w:marTop w:val="0"/>
          <w:marBottom w:val="0"/>
          <w:divBdr>
            <w:top w:val="none" w:sz="0" w:space="0" w:color="auto"/>
            <w:left w:val="none" w:sz="0" w:space="0" w:color="auto"/>
            <w:bottom w:val="none" w:sz="0" w:space="0" w:color="auto"/>
            <w:right w:val="none" w:sz="0" w:space="0" w:color="auto"/>
          </w:divBdr>
          <w:divsChild>
            <w:div w:id="1971856281">
              <w:marLeft w:val="0"/>
              <w:marRight w:val="0"/>
              <w:marTop w:val="0"/>
              <w:marBottom w:val="0"/>
              <w:divBdr>
                <w:top w:val="none" w:sz="0" w:space="0" w:color="auto"/>
                <w:left w:val="none" w:sz="0" w:space="0" w:color="auto"/>
                <w:bottom w:val="none" w:sz="0" w:space="0" w:color="auto"/>
                <w:right w:val="none" w:sz="0" w:space="0" w:color="auto"/>
              </w:divBdr>
            </w:div>
          </w:divsChild>
        </w:div>
        <w:div w:id="521747436">
          <w:marLeft w:val="0"/>
          <w:marRight w:val="0"/>
          <w:marTop w:val="0"/>
          <w:marBottom w:val="0"/>
          <w:divBdr>
            <w:top w:val="none" w:sz="0" w:space="0" w:color="auto"/>
            <w:left w:val="none" w:sz="0" w:space="0" w:color="auto"/>
            <w:bottom w:val="none" w:sz="0" w:space="0" w:color="auto"/>
            <w:right w:val="none" w:sz="0" w:space="0" w:color="auto"/>
          </w:divBdr>
          <w:divsChild>
            <w:div w:id="1688023958">
              <w:marLeft w:val="0"/>
              <w:marRight w:val="0"/>
              <w:marTop w:val="0"/>
              <w:marBottom w:val="0"/>
              <w:divBdr>
                <w:top w:val="none" w:sz="0" w:space="0" w:color="auto"/>
                <w:left w:val="none" w:sz="0" w:space="0" w:color="auto"/>
                <w:bottom w:val="none" w:sz="0" w:space="0" w:color="auto"/>
                <w:right w:val="none" w:sz="0" w:space="0" w:color="auto"/>
              </w:divBdr>
            </w:div>
          </w:divsChild>
        </w:div>
        <w:div w:id="1122728011">
          <w:marLeft w:val="0"/>
          <w:marRight w:val="0"/>
          <w:marTop w:val="0"/>
          <w:marBottom w:val="0"/>
          <w:divBdr>
            <w:top w:val="none" w:sz="0" w:space="0" w:color="auto"/>
            <w:left w:val="none" w:sz="0" w:space="0" w:color="auto"/>
            <w:bottom w:val="none" w:sz="0" w:space="0" w:color="auto"/>
            <w:right w:val="none" w:sz="0" w:space="0" w:color="auto"/>
          </w:divBdr>
          <w:divsChild>
            <w:div w:id="1693996376">
              <w:marLeft w:val="0"/>
              <w:marRight w:val="0"/>
              <w:marTop w:val="0"/>
              <w:marBottom w:val="0"/>
              <w:divBdr>
                <w:top w:val="none" w:sz="0" w:space="0" w:color="auto"/>
                <w:left w:val="none" w:sz="0" w:space="0" w:color="auto"/>
                <w:bottom w:val="none" w:sz="0" w:space="0" w:color="auto"/>
                <w:right w:val="none" w:sz="0" w:space="0" w:color="auto"/>
              </w:divBdr>
            </w:div>
          </w:divsChild>
        </w:div>
        <w:div w:id="1688024331">
          <w:marLeft w:val="0"/>
          <w:marRight w:val="0"/>
          <w:marTop w:val="0"/>
          <w:marBottom w:val="0"/>
          <w:divBdr>
            <w:top w:val="none" w:sz="0" w:space="0" w:color="auto"/>
            <w:left w:val="none" w:sz="0" w:space="0" w:color="auto"/>
            <w:bottom w:val="none" w:sz="0" w:space="0" w:color="auto"/>
            <w:right w:val="none" w:sz="0" w:space="0" w:color="auto"/>
          </w:divBdr>
          <w:divsChild>
            <w:div w:id="286401835">
              <w:marLeft w:val="0"/>
              <w:marRight w:val="0"/>
              <w:marTop w:val="0"/>
              <w:marBottom w:val="0"/>
              <w:divBdr>
                <w:top w:val="none" w:sz="0" w:space="0" w:color="auto"/>
                <w:left w:val="none" w:sz="0" w:space="0" w:color="auto"/>
                <w:bottom w:val="none" w:sz="0" w:space="0" w:color="auto"/>
                <w:right w:val="none" w:sz="0" w:space="0" w:color="auto"/>
              </w:divBdr>
            </w:div>
          </w:divsChild>
        </w:div>
        <w:div w:id="2056465800">
          <w:marLeft w:val="0"/>
          <w:marRight w:val="0"/>
          <w:marTop w:val="0"/>
          <w:marBottom w:val="0"/>
          <w:divBdr>
            <w:top w:val="none" w:sz="0" w:space="0" w:color="auto"/>
            <w:left w:val="none" w:sz="0" w:space="0" w:color="auto"/>
            <w:bottom w:val="none" w:sz="0" w:space="0" w:color="auto"/>
            <w:right w:val="none" w:sz="0" w:space="0" w:color="auto"/>
          </w:divBdr>
          <w:divsChild>
            <w:div w:id="2127238502">
              <w:marLeft w:val="0"/>
              <w:marRight w:val="0"/>
              <w:marTop w:val="0"/>
              <w:marBottom w:val="0"/>
              <w:divBdr>
                <w:top w:val="none" w:sz="0" w:space="0" w:color="auto"/>
                <w:left w:val="none" w:sz="0" w:space="0" w:color="auto"/>
                <w:bottom w:val="none" w:sz="0" w:space="0" w:color="auto"/>
                <w:right w:val="none" w:sz="0" w:space="0" w:color="auto"/>
              </w:divBdr>
            </w:div>
          </w:divsChild>
        </w:div>
        <w:div w:id="1527672615">
          <w:marLeft w:val="0"/>
          <w:marRight w:val="0"/>
          <w:marTop w:val="0"/>
          <w:marBottom w:val="0"/>
          <w:divBdr>
            <w:top w:val="none" w:sz="0" w:space="0" w:color="auto"/>
            <w:left w:val="none" w:sz="0" w:space="0" w:color="auto"/>
            <w:bottom w:val="none" w:sz="0" w:space="0" w:color="auto"/>
            <w:right w:val="none" w:sz="0" w:space="0" w:color="auto"/>
          </w:divBdr>
          <w:divsChild>
            <w:div w:id="1162310947">
              <w:marLeft w:val="0"/>
              <w:marRight w:val="0"/>
              <w:marTop w:val="0"/>
              <w:marBottom w:val="0"/>
              <w:divBdr>
                <w:top w:val="none" w:sz="0" w:space="0" w:color="auto"/>
                <w:left w:val="none" w:sz="0" w:space="0" w:color="auto"/>
                <w:bottom w:val="none" w:sz="0" w:space="0" w:color="auto"/>
                <w:right w:val="none" w:sz="0" w:space="0" w:color="auto"/>
              </w:divBdr>
            </w:div>
          </w:divsChild>
        </w:div>
        <w:div w:id="1436746975">
          <w:marLeft w:val="0"/>
          <w:marRight w:val="0"/>
          <w:marTop w:val="0"/>
          <w:marBottom w:val="0"/>
          <w:divBdr>
            <w:top w:val="none" w:sz="0" w:space="0" w:color="auto"/>
            <w:left w:val="none" w:sz="0" w:space="0" w:color="auto"/>
            <w:bottom w:val="none" w:sz="0" w:space="0" w:color="auto"/>
            <w:right w:val="none" w:sz="0" w:space="0" w:color="auto"/>
          </w:divBdr>
          <w:divsChild>
            <w:div w:id="1602255608">
              <w:marLeft w:val="0"/>
              <w:marRight w:val="0"/>
              <w:marTop w:val="0"/>
              <w:marBottom w:val="0"/>
              <w:divBdr>
                <w:top w:val="none" w:sz="0" w:space="0" w:color="auto"/>
                <w:left w:val="none" w:sz="0" w:space="0" w:color="auto"/>
                <w:bottom w:val="none" w:sz="0" w:space="0" w:color="auto"/>
                <w:right w:val="none" w:sz="0" w:space="0" w:color="auto"/>
              </w:divBdr>
            </w:div>
            <w:div w:id="875897417">
              <w:marLeft w:val="0"/>
              <w:marRight w:val="0"/>
              <w:marTop w:val="0"/>
              <w:marBottom w:val="0"/>
              <w:divBdr>
                <w:top w:val="none" w:sz="0" w:space="0" w:color="auto"/>
                <w:left w:val="none" w:sz="0" w:space="0" w:color="auto"/>
                <w:bottom w:val="none" w:sz="0" w:space="0" w:color="auto"/>
                <w:right w:val="none" w:sz="0" w:space="0" w:color="auto"/>
              </w:divBdr>
            </w:div>
          </w:divsChild>
        </w:div>
        <w:div w:id="1913585830">
          <w:marLeft w:val="0"/>
          <w:marRight w:val="0"/>
          <w:marTop w:val="0"/>
          <w:marBottom w:val="0"/>
          <w:divBdr>
            <w:top w:val="none" w:sz="0" w:space="0" w:color="auto"/>
            <w:left w:val="none" w:sz="0" w:space="0" w:color="auto"/>
            <w:bottom w:val="none" w:sz="0" w:space="0" w:color="auto"/>
            <w:right w:val="none" w:sz="0" w:space="0" w:color="auto"/>
          </w:divBdr>
          <w:divsChild>
            <w:div w:id="1938905097">
              <w:marLeft w:val="0"/>
              <w:marRight w:val="0"/>
              <w:marTop w:val="0"/>
              <w:marBottom w:val="0"/>
              <w:divBdr>
                <w:top w:val="none" w:sz="0" w:space="0" w:color="auto"/>
                <w:left w:val="none" w:sz="0" w:space="0" w:color="auto"/>
                <w:bottom w:val="none" w:sz="0" w:space="0" w:color="auto"/>
                <w:right w:val="none" w:sz="0" w:space="0" w:color="auto"/>
              </w:divBdr>
            </w:div>
          </w:divsChild>
        </w:div>
        <w:div w:id="1446921207">
          <w:marLeft w:val="0"/>
          <w:marRight w:val="0"/>
          <w:marTop w:val="0"/>
          <w:marBottom w:val="0"/>
          <w:divBdr>
            <w:top w:val="none" w:sz="0" w:space="0" w:color="auto"/>
            <w:left w:val="none" w:sz="0" w:space="0" w:color="auto"/>
            <w:bottom w:val="none" w:sz="0" w:space="0" w:color="auto"/>
            <w:right w:val="none" w:sz="0" w:space="0" w:color="auto"/>
          </w:divBdr>
          <w:divsChild>
            <w:div w:id="2017800328">
              <w:marLeft w:val="0"/>
              <w:marRight w:val="0"/>
              <w:marTop w:val="0"/>
              <w:marBottom w:val="0"/>
              <w:divBdr>
                <w:top w:val="none" w:sz="0" w:space="0" w:color="auto"/>
                <w:left w:val="none" w:sz="0" w:space="0" w:color="auto"/>
                <w:bottom w:val="none" w:sz="0" w:space="0" w:color="auto"/>
                <w:right w:val="none" w:sz="0" w:space="0" w:color="auto"/>
              </w:divBdr>
            </w:div>
          </w:divsChild>
        </w:div>
        <w:div w:id="150415353">
          <w:marLeft w:val="0"/>
          <w:marRight w:val="0"/>
          <w:marTop w:val="0"/>
          <w:marBottom w:val="0"/>
          <w:divBdr>
            <w:top w:val="none" w:sz="0" w:space="0" w:color="auto"/>
            <w:left w:val="none" w:sz="0" w:space="0" w:color="auto"/>
            <w:bottom w:val="none" w:sz="0" w:space="0" w:color="auto"/>
            <w:right w:val="none" w:sz="0" w:space="0" w:color="auto"/>
          </w:divBdr>
          <w:divsChild>
            <w:div w:id="80176528">
              <w:marLeft w:val="0"/>
              <w:marRight w:val="0"/>
              <w:marTop w:val="0"/>
              <w:marBottom w:val="0"/>
              <w:divBdr>
                <w:top w:val="none" w:sz="0" w:space="0" w:color="auto"/>
                <w:left w:val="none" w:sz="0" w:space="0" w:color="auto"/>
                <w:bottom w:val="none" w:sz="0" w:space="0" w:color="auto"/>
                <w:right w:val="none" w:sz="0" w:space="0" w:color="auto"/>
              </w:divBdr>
            </w:div>
            <w:div w:id="1987973425">
              <w:marLeft w:val="0"/>
              <w:marRight w:val="0"/>
              <w:marTop w:val="0"/>
              <w:marBottom w:val="0"/>
              <w:divBdr>
                <w:top w:val="none" w:sz="0" w:space="0" w:color="auto"/>
                <w:left w:val="none" w:sz="0" w:space="0" w:color="auto"/>
                <w:bottom w:val="none" w:sz="0" w:space="0" w:color="auto"/>
                <w:right w:val="none" w:sz="0" w:space="0" w:color="auto"/>
              </w:divBdr>
            </w:div>
          </w:divsChild>
        </w:div>
        <w:div w:id="2080208466">
          <w:marLeft w:val="0"/>
          <w:marRight w:val="0"/>
          <w:marTop w:val="0"/>
          <w:marBottom w:val="0"/>
          <w:divBdr>
            <w:top w:val="none" w:sz="0" w:space="0" w:color="auto"/>
            <w:left w:val="none" w:sz="0" w:space="0" w:color="auto"/>
            <w:bottom w:val="none" w:sz="0" w:space="0" w:color="auto"/>
            <w:right w:val="none" w:sz="0" w:space="0" w:color="auto"/>
          </w:divBdr>
          <w:divsChild>
            <w:div w:id="523130996">
              <w:marLeft w:val="0"/>
              <w:marRight w:val="0"/>
              <w:marTop w:val="0"/>
              <w:marBottom w:val="0"/>
              <w:divBdr>
                <w:top w:val="none" w:sz="0" w:space="0" w:color="auto"/>
                <w:left w:val="none" w:sz="0" w:space="0" w:color="auto"/>
                <w:bottom w:val="none" w:sz="0" w:space="0" w:color="auto"/>
                <w:right w:val="none" w:sz="0" w:space="0" w:color="auto"/>
              </w:divBdr>
            </w:div>
          </w:divsChild>
        </w:div>
        <w:div w:id="1113745921">
          <w:marLeft w:val="0"/>
          <w:marRight w:val="0"/>
          <w:marTop w:val="0"/>
          <w:marBottom w:val="0"/>
          <w:divBdr>
            <w:top w:val="none" w:sz="0" w:space="0" w:color="auto"/>
            <w:left w:val="none" w:sz="0" w:space="0" w:color="auto"/>
            <w:bottom w:val="none" w:sz="0" w:space="0" w:color="auto"/>
            <w:right w:val="none" w:sz="0" w:space="0" w:color="auto"/>
          </w:divBdr>
          <w:divsChild>
            <w:div w:id="1375813404">
              <w:marLeft w:val="0"/>
              <w:marRight w:val="0"/>
              <w:marTop w:val="0"/>
              <w:marBottom w:val="0"/>
              <w:divBdr>
                <w:top w:val="none" w:sz="0" w:space="0" w:color="auto"/>
                <w:left w:val="none" w:sz="0" w:space="0" w:color="auto"/>
                <w:bottom w:val="none" w:sz="0" w:space="0" w:color="auto"/>
                <w:right w:val="none" w:sz="0" w:space="0" w:color="auto"/>
              </w:divBdr>
            </w:div>
          </w:divsChild>
        </w:div>
        <w:div w:id="513689843">
          <w:marLeft w:val="0"/>
          <w:marRight w:val="0"/>
          <w:marTop w:val="0"/>
          <w:marBottom w:val="0"/>
          <w:divBdr>
            <w:top w:val="none" w:sz="0" w:space="0" w:color="auto"/>
            <w:left w:val="none" w:sz="0" w:space="0" w:color="auto"/>
            <w:bottom w:val="none" w:sz="0" w:space="0" w:color="auto"/>
            <w:right w:val="none" w:sz="0" w:space="0" w:color="auto"/>
          </w:divBdr>
          <w:divsChild>
            <w:div w:id="1391726697">
              <w:marLeft w:val="0"/>
              <w:marRight w:val="0"/>
              <w:marTop w:val="0"/>
              <w:marBottom w:val="0"/>
              <w:divBdr>
                <w:top w:val="none" w:sz="0" w:space="0" w:color="auto"/>
                <w:left w:val="none" w:sz="0" w:space="0" w:color="auto"/>
                <w:bottom w:val="none" w:sz="0" w:space="0" w:color="auto"/>
                <w:right w:val="none" w:sz="0" w:space="0" w:color="auto"/>
              </w:divBdr>
            </w:div>
          </w:divsChild>
        </w:div>
        <w:div w:id="1299334535">
          <w:marLeft w:val="0"/>
          <w:marRight w:val="0"/>
          <w:marTop w:val="0"/>
          <w:marBottom w:val="0"/>
          <w:divBdr>
            <w:top w:val="none" w:sz="0" w:space="0" w:color="auto"/>
            <w:left w:val="none" w:sz="0" w:space="0" w:color="auto"/>
            <w:bottom w:val="none" w:sz="0" w:space="0" w:color="auto"/>
            <w:right w:val="none" w:sz="0" w:space="0" w:color="auto"/>
          </w:divBdr>
          <w:divsChild>
            <w:div w:id="651911433">
              <w:marLeft w:val="0"/>
              <w:marRight w:val="0"/>
              <w:marTop w:val="0"/>
              <w:marBottom w:val="0"/>
              <w:divBdr>
                <w:top w:val="none" w:sz="0" w:space="0" w:color="auto"/>
                <w:left w:val="none" w:sz="0" w:space="0" w:color="auto"/>
                <w:bottom w:val="none" w:sz="0" w:space="0" w:color="auto"/>
                <w:right w:val="none" w:sz="0" w:space="0" w:color="auto"/>
              </w:divBdr>
            </w:div>
          </w:divsChild>
        </w:div>
        <w:div w:id="194775345">
          <w:marLeft w:val="0"/>
          <w:marRight w:val="0"/>
          <w:marTop w:val="0"/>
          <w:marBottom w:val="0"/>
          <w:divBdr>
            <w:top w:val="none" w:sz="0" w:space="0" w:color="auto"/>
            <w:left w:val="none" w:sz="0" w:space="0" w:color="auto"/>
            <w:bottom w:val="none" w:sz="0" w:space="0" w:color="auto"/>
            <w:right w:val="none" w:sz="0" w:space="0" w:color="auto"/>
          </w:divBdr>
          <w:divsChild>
            <w:div w:id="1606691089">
              <w:marLeft w:val="0"/>
              <w:marRight w:val="0"/>
              <w:marTop w:val="0"/>
              <w:marBottom w:val="0"/>
              <w:divBdr>
                <w:top w:val="none" w:sz="0" w:space="0" w:color="auto"/>
                <w:left w:val="none" w:sz="0" w:space="0" w:color="auto"/>
                <w:bottom w:val="none" w:sz="0" w:space="0" w:color="auto"/>
                <w:right w:val="none" w:sz="0" w:space="0" w:color="auto"/>
              </w:divBdr>
            </w:div>
          </w:divsChild>
        </w:div>
        <w:div w:id="1222329194">
          <w:marLeft w:val="0"/>
          <w:marRight w:val="0"/>
          <w:marTop w:val="0"/>
          <w:marBottom w:val="0"/>
          <w:divBdr>
            <w:top w:val="none" w:sz="0" w:space="0" w:color="auto"/>
            <w:left w:val="none" w:sz="0" w:space="0" w:color="auto"/>
            <w:bottom w:val="none" w:sz="0" w:space="0" w:color="auto"/>
            <w:right w:val="none" w:sz="0" w:space="0" w:color="auto"/>
          </w:divBdr>
          <w:divsChild>
            <w:div w:id="804547096">
              <w:marLeft w:val="0"/>
              <w:marRight w:val="0"/>
              <w:marTop w:val="0"/>
              <w:marBottom w:val="0"/>
              <w:divBdr>
                <w:top w:val="none" w:sz="0" w:space="0" w:color="auto"/>
                <w:left w:val="none" w:sz="0" w:space="0" w:color="auto"/>
                <w:bottom w:val="none" w:sz="0" w:space="0" w:color="auto"/>
                <w:right w:val="none" w:sz="0" w:space="0" w:color="auto"/>
              </w:divBdr>
            </w:div>
          </w:divsChild>
        </w:div>
        <w:div w:id="867109622">
          <w:marLeft w:val="0"/>
          <w:marRight w:val="0"/>
          <w:marTop w:val="0"/>
          <w:marBottom w:val="0"/>
          <w:divBdr>
            <w:top w:val="none" w:sz="0" w:space="0" w:color="auto"/>
            <w:left w:val="none" w:sz="0" w:space="0" w:color="auto"/>
            <w:bottom w:val="none" w:sz="0" w:space="0" w:color="auto"/>
            <w:right w:val="none" w:sz="0" w:space="0" w:color="auto"/>
          </w:divBdr>
          <w:divsChild>
            <w:div w:id="1366449120">
              <w:marLeft w:val="0"/>
              <w:marRight w:val="0"/>
              <w:marTop w:val="0"/>
              <w:marBottom w:val="0"/>
              <w:divBdr>
                <w:top w:val="none" w:sz="0" w:space="0" w:color="auto"/>
                <w:left w:val="none" w:sz="0" w:space="0" w:color="auto"/>
                <w:bottom w:val="none" w:sz="0" w:space="0" w:color="auto"/>
                <w:right w:val="none" w:sz="0" w:space="0" w:color="auto"/>
              </w:divBdr>
            </w:div>
          </w:divsChild>
        </w:div>
        <w:div w:id="1769544284">
          <w:marLeft w:val="0"/>
          <w:marRight w:val="0"/>
          <w:marTop w:val="0"/>
          <w:marBottom w:val="0"/>
          <w:divBdr>
            <w:top w:val="none" w:sz="0" w:space="0" w:color="auto"/>
            <w:left w:val="none" w:sz="0" w:space="0" w:color="auto"/>
            <w:bottom w:val="none" w:sz="0" w:space="0" w:color="auto"/>
            <w:right w:val="none" w:sz="0" w:space="0" w:color="auto"/>
          </w:divBdr>
          <w:divsChild>
            <w:div w:id="141318910">
              <w:marLeft w:val="0"/>
              <w:marRight w:val="0"/>
              <w:marTop w:val="0"/>
              <w:marBottom w:val="0"/>
              <w:divBdr>
                <w:top w:val="none" w:sz="0" w:space="0" w:color="auto"/>
                <w:left w:val="none" w:sz="0" w:space="0" w:color="auto"/>
                <w:bottom w:val="none" w:sz="0" w:space="0" w:color="auto"/>
                <w:right w:val="none" w:sz="0" w:space="0" w:color="auto"/>
              </w:divBdr>
            </w:div>
          </w:divsChild>
        </w:div>
        <w:div w:id="397822581">
          <w:marLeft w:val="0"/>
          <w:marRight w:val="0"/>
          <w:marTop w:val="0"/>
          <w:marBottom w:val="0"/>
          <w:divBdr>
            <w:top w:val="none" w:sz="0" w:space="0" w:color="auto"/>
            <w:left w:val="none" w:sz="0" w:space="0" w:color="auto"/>
            <w:bottom w:val="none" w:sz="0" w:space="0" w:color="auto"/>
            <w:right w:val="none" w:sz="0" w:space="0" w:color="auto"/>
          </w:divBdr>
          <w:divsChild>
            <w:div w:id="1358777013">
              <w:marLeft w:val="0"/>
              <w:marRight w:val="0"/>
              <w:marTop w:val="0"/>
              <w:marBottom w:val="0"/>
              <w:divBdr>
                <w:top w:val="none" w:sz="0" w:space="0" w:color="auto"/>
                <w:left w:val="none" w:sz="0" w:space="0" w:color="auto"/>
                <w:bottom w:val="none" w:sz="0" w:space="0" w:color="auto"/>
                <w:right w:val="none" w:sz="0" w:space="0" w:color="auto"/>
              </w:divBdr>
            </w:div>
          </w:divsChild>
        </w:div>
        <w:div w:id="1283339520">
          <w:marLeft w:val="0"/>
          <w:marRight w:val="0"/>
          <w:marTop w:val="0"/>
          <w:marBottom w:val="0"/>
          <w:divBdr>
            <w:top w:val="none" w:sz="0" w:space="0" w:color="auto"/>
            <w:left w:val="none" w:sz="0" w:space="0" w:color="auto"/>
            <w:bottom w:val="none" w:sz="0" w:space="0" w:color="auto"/>
            <w:right w:val="none" w:sz="0" w:space="0" w:color="auto"/>
          </w:divBdr>
          <w:divsChild>
            <w:div w:id="2107341064">
              <w:marLeft w:val="0"/>
              <w:marRight w:val="0"/>
              <w:marTop w:val="0"/>
              <w:marBottom w:val="0"/>
              <w:divBdr>
                <w:top w:val="none" w:sz="0" w:space="0" w:color="auto"/>
                <w:left w:val="none" w:sz="0" w:space="0" w:color="auto"/>
                <w:bottom w:val="none" w:sz="0" w:space="0" w:color="auto"/>
                <w:right w:val="none" w:sz="0" w:space="0" w:color="auto"/>
              </w:divBdr>
            </w:div>
          </w:divsChild>
        </w:div>
        <w:div w:id="1647470933">
          <w:marLeft w:val="0"/>
          <w:marRight w:val="0"/>
          <w:marTop w:val="0"/>
          <w:marBottom w:val="0"/>
          <w:divBdr>
            <w:top w:val="none" w:sz="0" w:space="0" w:color="auto"/>
            <w:left w:val="none" w:sz="0" w:space="0" w:color="auto"/>
            <w:bottom w:val="none" w:sz="0" w:space="0" w:color="auto"/>
            <w:right w:val="none" w:sz="0" w:space="0" w:color="auto"/>
          </w:divBdr>
          <w:divsChild>
            <w:div w:id="1345404418">
              <w:marLeft w:val="0"/>
              <w:marRight w:val="0"/>
              <w:marTop w:val="0"/>
              <w:marBottom w:val="0"/>
              <w:divBdr>
                <w:top w:val="none" w:sz="0" w:space="0" w:color="auto"/>
                <w:left w:val="none" w:sz="0" w:space="0" w:color="auto"/>
                <w:bottom w:val="none" w:sz="0" w:space="0" w:color="auto"/>
                <w:right w:val="none" w:sz="0" w:space="0" w:color="auto"/>
              </w:divBdr>
            </w:div>
          </w:divsChild>
        </w:div>
        <w:div w:id="2075155632">
          <w:marLeft w:val="0"/>
          <w:marRight w:val="0"/>
          <w:marTop w:val="0"/>
          <w:marBottom w:val="0"/>
          <w:divBdr>
            <w:top w:val="none" w:sz="0" w:space="0" w:color="auto"/>
            <w:left w:val="none" w:sz="0" w:space="0" w:color="auto"/>
            <w:bottom w:val="none" w:sz="0" w:space="0" w:color="auto"/>
            <w:right w:val="none" w:sz="0" w:space="0" w:color="auto"/>
          </w:divBdr>
          <w:divsChild>
            <w:div w:id="31619744">
              <w:marLeft w:val="0"/>
              <w:marRight w:val="0"/>
              <w:marTop w:val="0"/>
              <w:marBottom w:val="0"/>
              <w:divBdr>
                <w:top w:val="none" w:sz="0" w:space="0" w:color="auto"/>
                <w:left w:val="none" w:sz="0" w:space="0" w:color="auto"/>
                <w:bottom w:val="none" w:sz="0" w:space="0" w:color="auto"/>
                <w:right w:val="none" w:sz="0" w:space="0" w:color="auto"/>
              </w:divBdr>
            </w:div>
          </w:divsChild>
        </w:div>
        <w:div w:id="1270744031">
          <w:marLeft w:val="0"/>
          <w:marRight w:val="0"/>
          <w:marTop w:val="0"/>
          <w:marBottom w:val="0"/>
          <w:divBdr>
            <w:top w:val="none" w:sz="0" w:space="0" w:color="auto"/>
            <w:left w:val="none" w:sz="0" w:space="0" w:color="auto"/>
            <w:bottom w:val="none" w:sz="0" w:space="0" w:color="auto"/>
            <w:right w:val="none" w:sz="0" w:space="0" w:color="auto"/>
          </w:divBdr>
          <w:divsChild>
            <w:div w:id="1789350876">
              <w:marLeft w:val="0"/>
              <w:marRight w:val="0"/>
              <w:marTop w:val="0"/>
              <w:marBottom w:val="0"/>
              <w:divBdr>
                <w:top w:val="none" w:sz="0" w:space="0" w:color="auto"/>
                <w:left w:val="none" w:sz="0" w:space="0" w:color="auto"/>
                <w:bottom w:val="none" w:sz="0" w:space="0" w:color="auto"/>
                <w:right w:val="none" w:sz="0" w:space="0" w:color="auto"/>
              </w:divBdr>
            </w:div>
          </w:divsChild>
        </w:div>
        <w:div w:id="172916681">
          <w:marLeft w:val="0"/>
          <w:marRight w:val="0"/>
          <w:marTop w:val="0"/>
          <w:marBottom w:val="0"/>
          <w:divBdr>
            <w:top w:val="none" w:sz="0" w:space="0" w:color="auto"/>
            <w:left w:val="none" w:sz="0" w:space="0" w:color="auto"/>
            <w:bottom w:val="none" w:sz="0" w:space="0" w:color="auto"/>
            <w:right w:val="none" w:sz="0" w:space="0" w:color="auto"/>
          </w:divBdr>
          <w:divsChild>
            <w:div w:id="239678845">
              <w:marLeft w:val="0"/>
              <w:marRight w:val="0"/>
              <w:marTop w:val="0"/>
              <w:marBottom w:val="0"/>
              <w:divBdr>
                <w:top w:val="none" w:sz="0" w:space="0" w:color="auto"/>
                <w:left w:val="none" w:sz="0" w:space="0" w:color="auto"/>
                <w:bottom w:val="none" w:sz="0" w:space="0" w:color="auto"/>
                <w:right w:val="none" w:sz="0" w:space="0" w:color="auto"/>
              </w:divBdr>
            </w:div>
          </w:divsChild>
        </w:div>
        <w:div w:id="2062122241">
          <w:marLeft w:val="0"/>
          <w:marRight w:val="0"/>
          <w:marTop w:val="0"/>
          <w:marBottom w:val="0"/>
          <w:divBdr>
            <w:top w:val="none" w:sz="0" w:space="0" w:color="auto"/>
            <w:left w:val="none" w:sz="0" w:space="0" w:color="auto"/>
            <w:bottom w:val="none" w:sz="0" w:space="0" w:color="auto"/>
            <w:right w:val="none" w:sz="0" w:space="0" w:color="auto"/>
          </w:divBdr>
          <w:divsChild>
            <w:div w:id="1681934474">
              <w:marLeft w:val="0"/>
              <w:marRight w:val="0"/>
              <w:marTop w:val="0"/>
              <w:marBottom w:val="0"/>
              <w:divBdr>
                <w:top w:val="none" w:sz="0" w:space="0" w:color="auto"/>
                <w:left w:val="none" w:sz="0" w:space="0" w:color="auto"/>
                <w:bottom w:val="none" w:sz="0" w:space="0" w:color="auto"/>
                <w:right w:val="none" w:sz="0" w:space="0" w:color="auto"/>
              </w:divBdr>
            </w:div>
          </w:divsChild>
        </w:div>
        <w:div w:id="120460280">
          <w:marLeft w:val="0"/>
          <w:marRight w:val="0"/>
          <w:marTop w:val="0"/>
          <w:marBottom w:val="0"/>
          <w:divBdr>
            <w:top w:val="none" w:sz="0" w:space="0" w:color="auto"/>
            <w:left w:val="none" w:sz="0" w:space="0" w:color="auto"/>
            <w:bottom w:val="none" w:sz="0" w:space="0" w:color="auto"/>
            <w:right w:val="none" w:sz="0" w:space="0" w:color="auto"/>
          </w:divBdr>
          <w:divsChild>
            <w:div w:id="924537892">
              <w:marLeft w:val="0"/>
              <w:marRight w:val="0"/>
              <w:marTop w:val="0"/>
              <w:marBottom w:val="0"/>
              <w:divBdr>
                <w:top w:val="none" w:sz="0" w:space="0" w:color="auto"/>
                <w:left w:val="none" w:sz="0" w:space="0" w:color="auto"/>
                <w:bottom w:val="none" w:sz="0" w:space="0" w:color="auto"/>
                <w:right w:val="none" w:sz="0" w:space="0" w:color="auto"/>
              </w:divBdr>
            </w:div>
            <w:div w:id="289476522">
              <w:marLeft w:val="0"/>
              <w:marRight w:val="0"/>
              <w:marTop w:val="0"/>
              <w:marBottom w:val="0"/>
              <w:divBdr>
                <w:top w:val="none" w:sz="0" w:space="0" w:color="auto"/>
                <w:left w:val="none" w:sz="0" w:space="0" w:color="auto"/>
                <w:bottom w:val="none" w:sz="0" w:space="0" w:color="auto"/>
                <w:right w:val="none" w:sz="0" w:space="0" w:color="auto"/>
              </w:divBdr>
            </w:div>
            <w:div w:id="2081324356">
              <w:marLeft w:val="0"/>
              <w:marRight w:val="0"/>
              <w:marTop w:val="0"/>
              <w:marBottom w:val="0"/>
              <w:divBdr>
                <w:top w:val="none" w:sz="0" w:space="0" w:color="auto"/>
                <w:left w:val="none" w:sz="0" w:space="0" w:color="auto"/>
                <w:bottom w:val="none" w:sz="0" w:space="0" w:color="auto"/>
                <w:right w:val="none" w:sz="0" w:space="0" w:color="auto"/>
              </w:divBdr>
            </w:div>
            <w:div w:id="889850782">
              <w:marLeft w:val="0"/>
              <w:marRight w:val="0"/>
              <w:marTop w:val="0"/>
              <w:marBottom w:val="0"/>
              <w:divBdr>
                <w:top w:val="none" w:sz="0" w:space="0" w:color="auto"/>
                <w:left w:val="none" w:sz="0" w:space="0" w:color="auto"/>
                <w:bottom w:val="none" w:sz="0" w:space="0" w:color="auto"/>
                <w:right w:val="none" w:sz="0" w:space="0" w:color="auto"/>
              </w:divBdr>
            </w:div>
            <w:div w:id="1011375704">
              <w:marLeft w:val="0"/>
              <w:marRight w:val="0"/>
              <w:marTop w:val="0"/>
              <w:marBottom w:val="0"/>
              <w:divBdr>
                <w:top w:val="none" w:sz="0" w:space="0" w:color="auto"/>
                <w:left w:val="none" w:sz="0" w:space="0" w:color="auto"/>
                <w:bottom w:val="none" w:sz="0" w:space="0" w:color="auto"/>
                <w:right w:val="none" w:sz="0" w:space="0" w:color="auto"/>
              </w:divBdr>
            </w:div>
          </w:divsChild>
        </w:div>
        <w:div w:id="63190314">
          <w:marLeft w:val="0"/>
          <w:marRight w:val="0"/>
          <w:marTop w:val="0"/>
          <w:marBottom w:val="0"/>
          <w:divBdr>
            <w:top w:val="none" w:sz="0" w:space="0" w:color="auto"/>
            <w:left w:val="none" w:sz="0" w:space="0" w:color="auto"/>
            <w:bottom w:val="none" w:sz="0" w:space="0" w:color="auto"/>
            <w:right w:val="none" w:sz="0" w:space="0" w:color="auto"/>
          </w:divBdr>
          <w:divsChild>
            <w:div w:id="581111095">
              <w:marLeft w:val="0"/>
              <w:marRight w:val="0"/>
              <w:marTop w:val="0"/>
              <w:marBottom w:val="0"/>
              <w:divBdr>
                <w:top w:val="none" w:sz="0" w:space="0" w:color="auto"/>
                <w:left w:val="none" w:sz="0" w:space="0" w:color="auto"/>
                <w:bottom w:val="none" w:sz="0" w:space="0" w:color="auto"/>
                <w:right w:val="none" w:sz="0" w:space="0" w:color="auto"/>
              </w:divBdr>
            </w:div>
          </w:divsChild>
        </w:div>
        <w:div w:id="144787088">
          <w:marLeft w:val="0"/>
          <w:marRight w:val="0"/>
          <w:marTop w:val="0"/>
          <w:marBottom w:val="0"/>
          <w:divBdr>
            <w:top w:val="none" w:sz="0" w:space="0" w:color="auto"/>
            <w:left w:val="none" w:sz="0" w:space="0" w:color="auto"/>
            <w:bottom w:val="none" w:sz="0" w:space="0" w:color="auto"/>
            <w:right w:val="none" w:sz="0" w:space="0" w:color="auto"/>
          </w:divBdr>
          <w:divsChild>
            <w:div w:id="631903153">
              <w:marLeft w:val="0"/>
              <w:marRight w:val="0"/>
              <w:marTop w:val="0"/>
              <w:marBottom w:val="0"/>
              <w:divBdr>
                <w:top w:val="none" w:sz="0" w:space="0" w:color="auto"/>
                <w:left w:val="none" w:sz="0" w:space="0" w:color="auto"/>
                <w:bottom w:val="none" w:sz="0" w:space="0" w:color="auto"/>
                <w:right w:val="none" w:sz="0" w:space="0" w:color="auto"/>
              </w:divBdr>
            </w:div>
          </w:divsChild>
        </w:div>
        <w:div w:id="556671260">
          <w:marLeft w:val="0"/>
          <w:marRight w:val="0"/>
          <w:marTop w:val="0"/>
          <w:marBottom w:val="0"/>
          <w:divBdr>
            <w:top w:val="none" w:sz="0" w:space="0" w:color="auto"/>
            <w:left w:val="none" w:sz="0" w:space="0" w:color="auto"/>
            <w:bottom w:val="none" w:sz="0" w:space="0" w:color="auto"/>
            <w:right w:val="none" w:sz="0" w:space="0" w:color="auto"/>
          </w:divBdr>
          <w:divsChild>
            <w:div w:id="245842262">
              <w:marLeft w:val="0"/>
              <w:marRight w:val="0"/>
              <w:marTop w:val="0"/>
              <w:marBottom w:val="0"/>
              <w:divBdr>
                <w:top w:val="none" w:sz="0" w:space="0" w:color="auto"/>
                <w:left w:val="none" w:sz="0" w:space="0" w:color="auto"/>
                <w:bottom w:val="none" w:sz="0" w:space="0" w:color="auto"/>
                <w:right w:val="none" w:sz="0" w:space="0" w:color="auto"/>
              </w:divBdr>
            </w:div>
          </w:divsChild>
        </w:div>
        <w:div w:id="722211685">
          <w:marLeft w:val="0"/>
          <w:marRight w:val="0"/>
          <w:marTop w:val="0"/>
          <w:marBottom w:val="0"/>
          <w:divBdr>
            <w:top w:val="none" w:sz="0" w:space="0" w:color="auto"/>
            <w:left w:val="none" w:sz="0" w:space="0" w:color="auto"/>
            <w:bottom w:val="none" w:sz="0" w:space="0" w:color="auto"/>
            <w:right w:val="none" w:sz="0" w:space="0" w:color="auto"/>
          </w:divBdr>
          <w:divsChild>
            <w:div w:id="941258461">
              <w:marLeft w:val="0"/>
              <w:marRight w:val="0"/>
              <w:marTop w:val="0"/>
              <w:marBottom w:val="0"/>
              <w:divBdr>
                <w:top w:val="none" w:sz="0" w:space="0" w:color="auto"/>
                <w:left w:val="none" w:sz="0" w:space="0" w:color="auto"/>
                <w:bottom w:val="none" w:sz="0" w:space="0" w:color="auto"/>
                <w:right w:val="none" w:sz="0" w:space="0" w:color="auto"/>
              </w:divBdr>
            </w:div>
          </w:divsChild>
        </w:div>
        <w:div w:id="481890976">
          <w:marLeft w:val="0"/>
          <w:marRight w:val="0"/>
          <w:marTop w:val="0"/>
          <w:marBottom w:val="0"/>
          <w:divBdr>
            <w:top w:val="none" w:sz="0" w:space="0" w:color="auto"/>
            <w:left w:val="none" w:sz="0" w:space="0" w:color="auto"/>
            <w:bottom w:val="none" w:sz="0" w:space="0" w:color="auto"/>
            <w:right w:val="none" w:sz="0" w:space="0" w:color="auto"/>
          </w:divBdr>
          <w:divsChild>
            <w:div w:id="476071905">
              <w:marLeft w:val="0"/>
              <w:marRight w:val="0"/>
              <w:marTop w:val="0"/>
              <w:marBottom w:val="0"/>
              <w:divBdr>
                <w:top w:val="none" w:sz="0" w:space="0" w:color="auto"/>
                <w:left w:val="none" w:sz="0" w:space="0" w:color="auto"/>
                <w:bottom w:val="none" w:sz="0" w:space="0" w:color="auto"/>
                <w:right w:val="none" w:sz="0" w:space="0" w:color="auto"/>
              </w:divBdr>
            </w:div>
          </w:divsChild>
        </w:div>
        <w:div w:id="1914317193">
          <w:marLeft w:val="0"/>
          <w:marRight w:val="0"/>
          <w:marTop w:val="0"/>
          <w:marBottom w:val="0"/>
          <w:divBdr>
            <w:top w:val="none" w:sz="0" w:space="0" w:color="auto"/>
            <w:left w:val="none" w:sz="0" w:space="0" w:color="auto"/>
            <w:bottom w:val="none" w:sz="0" w:space="0" w:color="auto"/>
            <w:right w:val="none" w:sz="0" w:space="0" w:color="auto"/>
          </w:divBdr>
          <w:divsChild>
            <w:div w:id="110054822">
              <w:marLeft w:val="0"/>
              <w:marRight w:val="0"/>
              <w:marTop w:val="0"/>
              <w:marBottom w:val="0"/>
              <w:divBdr>
                <w:top w:val="none" w:sz="0" w:space="0" w:color="auto"/>
                <w:left w:val="none" w:sz="0" w:space="0" w:color="auto"/>
                <w:bottom w:val="none" w:sz="0" w:space="0" w:color="auto"/>
                <w:right w:val="none" w:sz="0" w:space="0" w:color="auto"/>
              </w:divBdr>
            </w:div>
          </w:divsChild>
        </w:div>
        <w:div w:id="135295553">
          <w:marLeft w:val="0"/>
          <w:marRight w:val="0"/>
          <w:marTop w:val="0"/>
          <w:marBottom w:val="0"/>
          <w:divBdr>
            <w:top w:val="none" w:sz="0" w:space="0" w:color="auto"/>
            <w:left w:val="none" w:sz="0" w:space="0" w:color="auto"/>
            <w:bottom w:val="none" w:sz="0" w:space="0" w:color="auto"/>
            <w:right w:val="none" w:sz="0" w:space="0" w:color="auto"/>
          </w:divBdr>
          <w:divsChild>
            <w:div w:id="1989701940">
              <w:marLeft w:val="0"/>
              <w:marRight w:val="0"/>
              <w:marTop w:val="0"/>
              <w:marBottom w:val="0"/>
              <w:divBdr>
                <w:top w:val="none" w:sz="0" w:space="0" w:color="auto"/>
                <w:left w:val="none" w:sz="0" w:space="0" w:color="auto"/>
                <w:bottom w:val="none" w:sz="0" w:space="0" w:color="auto"/>
                <w:right w:val="none" w:sz="0" w:space="0" w:color="auto"/>
              </w:divBdr>
            </w:div>
          </w:divsChild>
        </w:div>
        <w:div w:id="522519423">
          <w:marLeft w:val="0"/>
          <w:marRight w:val="0"/>
          <w:marTop w:val="0"/>
          <w:marBottom w:val="0"/>
          <w:divBdr>
            <w:top w:val="none" w:sz="0" w:space="0" w:color="auto"/>
            <w:left w:val="none" w:sz="0" w:space="0" w:color="auto"/>
            <w:bottom w:val="none" w:sz="0" w:space="0" w:color="auto"/>
            <w:right w:val="none" w:sz="0" w:space="0" w:color="auto"/>
          </w:divBdr>
          <w:divsChild>
            <w:div w:id="1590700086">
              <w:marLeft w:val="0"/>
              <w:marRight w:val="0"/>
              <w:marTop w:val="0"/>
              <w:marBottom w:val="0"/>
              <w:divBdr>
                <w:top w:val="none" w:sz="0" w:space="0" w:color="auto"/>
                <w:left w:val="none" w:sz="0" w:space="0" w:color="auto"/>
                <w:bottom w:val="none" w:sz="0" w:space="0" w:color="auto"/>
                <w:right w:val="none" w:sz="0" w:space="0" w:color="auto"/>
              </w:divBdr>
            </w:div>
            <w:div w:id="684942444">
              <w:marLeft w:val="0"/>
              <w:marRight w:val="0"/>
              <w:marTop w:val="0"/>
              <w:marBottom w:val="0"/>
              <w:divBdr>
                <w:top w:val="none" w:sz="0" w:space="0" w:color="auto"/>
                <w:left w:val="none" w:sz="0" w:space="0" w:color="auto"/>
                <w:bottom w:val="none" w:sz="0" w:space="0" w:color="auto"/>
                <w:right w:val="none" w:sz="0" w:space="0" w:color="auto"/>
              </w:divBdr>
            </w:div>
          </w:divsChild>
        </w:div>
        <w:div w:id="828210200">
          <w:marLeft w:val="0"/>
          <w:marRight w:val="0"/>
          <w:marTop w:val="0"/>
          <w:marBottom w:val="0"/>
          <w:divBdr>
            <w:top w:val="none" w:sz="0" w:space="0" w:color="auto"/>
            <w:left w:val="none" w:sz="0" w:space="0" w:color="auto"/>
            <w:bottom w:val="none" w:sz="0" w:space="0" w:color="auto"/>
            <w:right w:val="none" w:sz="0" w:space="0" w:color="auto"/>
          </w:divBdr>
          <w:divsChild>
            <w:div w:id="396364719">
              <w:marLeft w:val="0"/>
              <w:marRight w:val="0"/>
              <w:marTop w:val="0"/>
              <w:marBottom w:val="0"/>
              <w:divBdr>
                <w:top w:val="none" w:sz="0" w:space="0" w:color="auto"/>
                <w:left w:val="none" w:sz="0" w:space="0" w:color="auto"/>
                <w:bottom w:val="none" w:sz="0" w:space="0" w:color="auto"/>
                <w:right w:val="none" w:sz="0" w:space="0" w:color="auto"/>
              </w:divBdr>
            </w:div>
          </w:divsChild>
        </w:div>
        <w:div w:id="1746879122">
          <w:marLeft w:val="0"/>
          <w:marRight w:val="0"/>
          <w:marTop w:val="0"/>
          <w:marBottom w:val="0"/>
          <w:divBdr>
            <w:top w:val="none" w:sz="0" w:space="0" w:color="auto"/>
            <w:left w:val="none" w:sz="0" w:space="0" w:color="auto"/>
            <w:bottom w:val="none" w:sz="0" w:space="0" w:color="auto"/>
            <w:right w:val="none" w:sz="0" w:space="0" w:color="auto"/>
          </w:divBdr>
          <w:divsChild>
            <w:div w:id="1431195913">
              <w:marLeft w:val="0"/>
              <w:marRight w:val="0"/>
              <w:marTop w:val="0"/>
              <w:marBottom w:val="0"/>
              <w:divBdr>
                <w:top w:val="none" w:sz="0" w:space="0" w:color="auto"/>
                <w:left w:val="none" w:sz="0" w:space="0" w:color="auto"/>
                <w:bottom w:val="none" w:sz="0" w:space="0" w:color="auto"/>
                <w:right w:val="none" w:sz="0" w:space="0" w:color="auto"/>
              </w:divBdr>
            </w:div>
          </w:divsChild>
        </w:div>
        <w:div w:id="989820988">
          <w:marLeft w:val="0"/>
          <w:marRight w:val="0"/>
          <w:marTop w:val="0"/>
          <w:marBottom w:val="0"/>
          <w:divBdr>
            <w:top w:val="none" w:sz="0" w:space="0" w:color="auto"/>
            <w:left w:val="none" w:sz="0" w:space="0" w:color="auto"/>
            <w:bottom w:val="none" w:sz="0" w:space="0" w:color="auto"/>
            <w:right w:val="none" w:sz="0" w:space="0" w:color="auto"/>
          </w:divBdr>
          <w:divsChild>
            <w:div w:id="2083478556">
              <w:marLeft w:val="0"/>
              <w:marRight w:val="0"/>
              <w:marTop w:val="0"/>
              <w:marBottom w:val="0"/>
              <w:divBdr>
                <w:top w:val="none" w:sz="0" w:space="0" w:color="auto"/>
                <w:left w:val="none" w:sz="0" w:space="0" w:color="auto"/>
                <w:bottom w:val="none" w:sz="0" w:space="0" w:color="auto"/>
                <w:right w:val="none" w:sz="0" w:space="0" w:color="auto"/>
              </w:divBdr>
            </w:div>
          </w:divsChild>
        </w:div>
        <w:div w:id="59406063">
          <w:marLeft w:val="0"/>
          <w:marRight w:val="0"/>
          <w:marTop w:val="0"/>
          <w:marBottom w:val="0"/>
          <w:divBdr>
            <w:top w:val="none" w:sz="0" w:space="0" w:color="auto"/>
            <w:left w:val="none" w:sz="0" w:space="0" w:color="auto"/>
            <w:bottom w:val="none" w:sz="0" w:space="0" w:color="auto"/>
            <w:right w:val="none" w:sz="0" w:space="0" w:color="auto"/>
          </w:divBdr>
          <w:divsChild>
            <w:div w:id="1196964866">
              <w:marLeft w:val="0"/>
              <w:marRight w:val="0"/>
              <w:marTop w:val="0"/>
              <w:marBottom w:val="0"/>
              <w:divBdr>
                <w:top w:val="none" w:sz="0" w:space="0" w:color="auto"/>
                <w:left w:val="none" w:sz="0" w:space="0" w:color="auto"/>
                <w:bottom w:val="none" w:sz="0" w:space="0" w:color="auto"/>
                <w:right w:val="none" w:sz="0" w:space="0" w:color="auto"/>
              </w:divBdr>
            </w:div>
            <w:div w:id="963268974">
              <w:marLeft w:val="0"/>
              <w:marRight w:val="0"/>
              <w:marTop w:val="0"/>
              <w:marBottom w:val="0"/>
              <w:divBdr>
                <w:top w:val="none" w:sz="0" w:space="0" w:color="auto"/>
                <w:left w:val="none" w:sz="0" w:space="0" w:color="auto"/>
                <w:bottom w:val="none" w:sz="0" w:space="0" w:color="auto"/>
                <w:right w:val="none" w:sz="0" w:space="0" w:color="auto"/>
              </w:divBdr>
            </w:div>
          </w:divsChild>
        </w:div>
        <w:div w:id="648359982">
          <w:marLeft w:val="0"/>
          <w:marRight w:val="0"/>
          <w:marTop w:val="0"/>
          <w:marBottom w:val="0"/>
          <w:divBdr>
            <w:top w:val="none" w:sz="0" w:space="0" w:color="auto"/>
            <w:left w:val="none" w:sz="0" w:space="0" w:color="auto"/>
            <w:bottom w:val="none" w:sz="0" w:space="0" w:color="auto"/>
            <w:right w:val="none" w:sz="0" w:space="0" w:color="auto"/>
          </w:divBdr>
          <w:divsChild>
            <w:div w:id="1599564001">
              <w:marLeft w:val="0"/>
              <w:marRight w:val="0"/>
              <w:marTop w:val="0"/>
              <w:marBottom w:val="0"/>
              <w:divBdr>
                <w:top w:val="none" w:sz="0" w:space="0" w:color="auto"/>
                <w:left w:val="none" w:sz="0" w:space="0" w:color="auto"/>
                <w:bottom w:val="none" w:sz="0" w:space="0" w:color="auto"/>
                <w:right w:val="none" w:sz="0" w:space="0" w:color="auto"/>
              </w:divBdr>
            </w:div>
            <w:div w:id="584068207">
              <w:marLeft w:val="0"/>
              <w:marRight w:val="0"/>
              <w:marTop w:val="0"/>
              <w:marBottom w:val="0"/>
              <w:divBdr>
                <w:top w:val="none" w:sz="0" w:space="0" w:color="auto"/>
                <w:left w:val="none" w:sz="0" w:space="0" w:color="auto"/>
                <w:bottom w:val="none" w:sz="0" w:space="0" w:color="auto"/>
                <w:right w:val="none" w:sz="0" w:space="0" w:color="auto"/>
              </w:divBdr>
            </w:div>
          </w:divsChild>
        </w:div>
        <w:div w:id="1688020973">
          <w:marLeft w:val="0"/>
          <w:marRight w:val="0"/>
          <w:marTop w:val="0"/>
          <w:marBottom w:val="0"/>
          <w:divBdr>
            <w:top w:val="none" w:sz="0" w:space="0" w:color="auto"/>
            <w:left w:val="none" w:sz="0" w:space="0" w:color="auto"/>
            <w:bottom w:val="none" w:sz="0" w:space="0" w:color="auto"/>
            <w:right w:val="none" w:sz="0" w:space="0" w:color="auto"/>
          </w:divBdr>
          <w:divsChild>
            <w:div w:id="1580360547">
              <w:marLeft w:val="0"/>
              <w:marRight w:val="0"/>
              <w:marTop w:val="0"/>
              <w:marBottom w:val="0"/>
              <w:divBdr>
                <w:top w:val="none" w:sz="0" w:space="0" w:color="auto"/>
                <w:left w:val="none" w:sz="0" w:space="0" w:color="auto"/>
                <w:bottom w:val="none" w:sz="0" w:space="0" w:color="auto"/>
                <w:right w:val="none" w:sz="0" w:space="0" w:color="auto"/>
              </w:divBdr>
            </w:div>
          </w:divsChild>
        </w:div>
        <w:div w:id="1441147045">
          <w:marLeft w:val="0"/>
          <w:marRight w:val="0"/>
          <w:marTop w:val="0"/>
          <w:marBottom w:val="0"/>
          <w:divBdr>
            <w:top w:val="none" w:sz="0" w:space="0" w:color="auto"/>
            <w:left w:val="none" w:sz="0" w:space="0" w:color="auto"/>
            <w:bottom w:val="none" w:sz="0" w:space="0" w:color="auto"/>
            <w:right w:val="none" w:sz="0" w:space="0" w:color="auto"/>
          </w:divBdr>
          <w:divsChild>
            <w:div w:id="978463399">
              <w:marLeft w:val="0"/>
              <w:marRight w:val="0"/>
              <w:marTop w:val="0"/>
              <w:marBottom w:val="0"/>
              <w:divBdr>
                <w:top w:val="none" w:sz="0" w:space="0" w:color="auto"/>
                <w:left w:val="none" w:sz="0" w:space="0" w:color="auto"/>
                <w:bottom w:val="none" w:sz="0" w:space="0" w:color="auto"/>
                <w:right w:val="none" w:sz="0" w:space="0" w:color="auto"/>
              </w:divBdr>
            </w:div>
          </w:divsChild>
        </w:div>
        <w:div w:id="747575790">
          <w:marLeft w:val="0"/>
          <w:marRight w:val="0"/>
          <w:marTop w:val="0"/>
          <w:marBottom w:val="0"/>
          <w:divBdr>
            <w:top w:val="none" w:sz="0" w:space="0" w:color="auto"/>
            <w:left w:val="none" w:sz="0" w:space="0" w:color="auto"/>
            <w:bottom w:val="none" w:sz="0" w:space="0" w:color="auto"/>
            <w:right w:val="none" w:sz="0" w:space="0" w:color="auto"/>
          </w:divBdr>
          <w:divsChild>
            <w:div w:id="1671445536">
              <w:marLeft w:val="0"/>
              <w:marRight w:val="0"/>
              <w:marTop w:val="0"/>
              <w:marBottom w:val="0"/>
              <w:divBdr>
                <w:top w:val="none" w:sz="0" w:space="0" w:color="auto"/>
                <w:left w:val="none" w:sz="0" w:space="0" w:color="auto"/>
                <w:bottom w:val="none" w:sz="0" w:space="0" w:color="auto"/>
                <w:right w:val="none" w:sz="0" w:space="0" w:color="auto"/>
              </w:divBdr>
            </w:div>
          </w:divsChild>
        </w:div>
        <w:div w:id="906653112">
          <w:marLeft w:val="0"/>
          <w:marRight w:val="0"/>
          <w:marTop w:val="0"/>
          <w:marBottom w:val="0"/>
          <w:divBdr>
            <w:top w:val="none" w:sz="0" w:space="0" w:color="auto"/>
            <w:left w:val="none" w:sz="0" w:space="0" w:color="auto"/>
            <w:bottom w:val="none" w:sz="0" w:space="0" w:color="auto"/>
            <w:right w:val="none" w:sz="0" w:space="0" w:color="auto"/>
          </w:divBdr>
          <w:divsChild>
            <w:div w:id="1167743417">
              <w:marLeft w:val="0"/>
              <w:marRight w:val="0"/>
              <w:marTop w:val="0"/>
              <w:marBottom w:val="0"/>
              <w:divBdr>
                <w:top w:val="none" w:sz="0" w:space="0" w:color="auto"/>
                <w:left w:val="none" w:sz="0" w:space="0" w:color="auto"/>
                <w:bottom w:val="none" w:sz="0" w:space="0" w:color="auto"/>
                <w:right w:val="none" w:sz="0" w:space="0" w:color="auto"/>
              </w:divBdr>
            </w:div>
          </w:divsChild>
        </w:div>
        <w:div w:id="1728870723">
          <w:marLeft w:val="0"/>
          <w:marRight w:val="0"/>
          <w:marTop w:val="0"/>
          <w:marBottom w:val="0"/>
          <w:divBdr>
            <w:top w:val="none" w:sz="0" w:space="0" w:color="auto"/>
            <w:left w:val="none" w:sz="0" w:space="0" w:color="auto"/>
            <w:bottom w:val="none" w:sz="0" w:space="0" w:color="auto"/>
            <w:right w:val="none" w:sz="0" w:space="0" w:color="auto"/>
          </w:divBdr>
          <w:divsChild>
            <w:div w:id="1282762455">
              <w:marLeft w:val="0"/>
              <w:marRight w:val="0"/>
              <w:marTop w:val="0"/>
              <w:marBottom w:val="0"/>
              <w:divBdr>
                <w:top w:val="none" w:sz="0" w:space="0" w:color="auto"/>
                <w:left w:val="none" w:sz="0" w:space="0" w:color="auto"/>
                <w:bottom w:val="none" w:sz="0" w:space="0" w:color="auto"/>
                <w:right w:val="none" w:sz="0" w:space="0" w:color="auto"/>
              </w:divBdr>
            </w:div>
          </w:divsChild>
        </w:div>
        <w:div w:id="1584298757">
          <w:marLeft w:val="0"/>
          <w:marRight w:val="0"/>
          <w:marTop w:val="0"/>
          <w:marBottom w:val="0"/>
          <w:divBdr>
            <w:top w:val="none" w:sz="0" w:space="0" w:color="auto"/>
            <w:left w:val="none" w:sz="0" w:space="0" w:color="auto"/>
            <w:bottom w:val="none" w:sz="0" w:space="0" w:color="auto"/>
            <w:right w:val="none" w:sz="0" w:space="0" w:color="auto"/>
          </w:divBdr>
          <w:divsChild>
            <w:div w:id="886137155">
              <w:marLeft w:val="0"/>
              <w:marRight w:val="0"/>
              <w:marTop w:val="0"/>
              <w:marBottom w:val="0"/>
              <w:divBdr>
                <w:top w:val="none" w:sz="0" w:space="0" w:color="auto"/>
                <w:left w:val="none" w:sz="0" w:space="0" w:color="auto"/>
                <w:bottom w:val="none" w:sz="0" w:space="0" w:color="auto"/>
                <w:right w:val="none" w:sz="0" w:space="0" w:color="auto"/>
              </w:divBdr>
            </w:div>
          </w:divsChild>
        </w:div>
        <w:div w:id="1728067466">
          <w:marLeft w:val="0"/>
          <w:marRight w:val="0"/>
          <w:marTop w:val="0"/>
          <w:marBottom w:val="0"/>
          <w:divBdr>
            <w:top w:val="none" w:sz="0" w:space="0" w:color="auto"/>
            <w:left w:val="none" w:sz="0" w:space="0" w:color="auto"/>
            <w:bottom w:val="none" w:sz="0" w:space="0" w:color="auto"/>
            <w:right w:val="none" w:sz="0" w:space="0" w:color="auto"/>
          </w:divBdr>
          <w:divsChild>
            <w:div w:id="234627160">
              <w:marLeft w:val="0"/>
              <w:marRight w:val="0"/>
              <w:marTop w:val="0"/>
              <w:marBottom w:val="0"/>
              <w:divBdr>
                <w:top w:val="none" w:sz="0" w:space="0" w:color="auto"/>
                <w:left w:val="none" w:sz="0" w:space="0" w:color="auto"/>
                <w:bottom w:val="none" w:sz="0" w:space="0" w:color="auto"/>
                <w:right w:val="none" w:sz="0" w:space="0" w:color="auto"/>
              </w:divBdr>
            </w:div>
          </w:divsChild>
        </w:div>
        <w:div w:id="1843157849">
          <w:marLeft w:val="0"/>
          <w:marRight w:val="0"/>
          <w:marTop w:val="0"/>
          <w:marBottom w:val="0"/>
          <w:divBdr>
            <w:top w:val="none" w:sz="0" w:space="0" w:color="auto"/>
            <w:left w:val="none" w:sz="0" w:space="0" w:color="auto"/>
            <w:bottom w:val="none" w:sz="0" w:space="0" w:color="auto"/>
            <w:right w:val="none" w:sz="0" w:space="0" w:color="auto"/>
          </w:divBdr>
          <w:divsChild>
            <w:div w:id="1182889431">
              <w:marLeft w:val="0"/>
              <w:marRight w:val="0"/>
              <w:marTop w:val="0"/>
              <w:marBottom w:val="0"/>
              <w:divBdr>
                <w:top w:val="none" w:sz="0" w:space="0" w:color="auto"/>
                <w:left w:val="none" w:sz="0" w:space="0" w:color="auto"/>
                <w:bottom w:val="none" w:sz="0" w:space="0" w:color="auto"/>
                <w:right w:val="none" w:sz="0" w:space="0" w:color="auto"/>
              </w:divBdr>
            </w:div>
          </w:divsChild>
        </w:div>
        <w:div w:id="1309701983">
          <w:marLeft w:val="0"/>
          <w:marRight w:val="0"/>
          <w:marTop w:val="0"/>
          <w:marBottom w:val="0"/>
          <w:divBdr>
            <w:top w:val="none" w:sz="0" w:space="0" w:color="auto"/>
            <w:left w:val="none" w:sz="0" w:space="0" w:color="auto"/>
            <w:bottom w:val="none" w:sz="0" w:space="0" w:color="auto"/>
            <w:right w:val="none" w:sz="0" w:space="0" w:color="auto"/>
          </w:divBdr>
          <w:divsChild>
            <w:div w:id="365374526">
              <w:marLeft w:val="0"/>
              <w:marRight w:val="0"/>
              <w:marTop w:val="0"/>
              <w:marBottom w:val="0"/>
              <w:divBdr>
                <w:top w:val="none" w:sz="0" w:space="0" w:color="auto"/>
                <w:left w:val="none" w:sz="0" w:space="0" w:color="auto"/>
                <w:bottom w:val="none" w:sz="0" w:space="0" w:color="auto"/>
                <w:right w:val="none" w:sz="0" w:space="0" w:color="auto"/>
              </w:divBdr>
            </w:div>
          </w:divsChild>
        </w:div>
        <w:div w:id="1161002385">
          <w:marLeft w:val="0"/>
          <w:marRight w:val="0"/>
          <w:marTop w:val="0"/>
          <w:marBottom w:val="0"/>
          <w:divBdr>
            <w:top w:val="none" w:sz="0" w:space="0" w:color="auto"/>
            <w:left w:val="none" w:sz="0" w:space="0" w:color="auto"/>
            <w:bottom w:val="none" w:sz="0" w:space="0" w:color="auto"/>
            <w:right w:val="none" w:sz="0" w:space="0" w:color="auto"/>
          </w:divBdr>
          <w:divsChild>
            <w:div w:id="792090506">
              <w:marLeft w:val="0"/>
              <w:marRight w:val="0"/>
              <w:marTop w:val="0"/>
              <w:marBottom w:val="0"/>
              <w:divBdr>
                <w:top w:val="none" w:sz="0" w:space="0" w:color="auto"/>
                <w:left w:val="none" w:sz="0" w:space="0" w:color="auto"/>
                <w:bottom w:val="none" w:sz="0" w:space="0" w:color="auto"/>
                <w:right w:val="none" w:sz="0" w:space="0" w:color="auto"/>
              </w:divBdr>
            </w:div>
            <w:div w:id="1912109813">
              <w:marLeft w:val="0"/>
              <w:marRight w:val="0"/>
              <w:marTop w:val="0"/>
              <w:marBottom w:val="0"/>
              <w:divBdr>
                <w:top w:val="none" w:sz="0" w:space="0" w:color="auto"/>
                <w:left w:val="none" w:sz="0" w:space="0" w:color="auto"/>
                <w:bottom w:val="none" w:sz="0" w:space="0" w:color="auto"/>
                <w:right w:val="none" w:sz="0" w:space="0" w:color="auto"/>
              </w:divBdr>
            </w:div>
          </w:divsChild>
        </w:div>
        <w:div w:id="1015612646">
          <w:marLeft w:val="0"/>
          <w:marRight w:val="0"/>
          <w:marTop w:val="0"/>
          <w:marBottom w:val="0"/>
          <w:divBdr>
            <w:top w:val="none" w:sz="0" w:space="0" w:color="auto"/>
            <w:left w:val="none" w:sz="0" w:space="0" w:color="auto"/>
            <w:bottom w:val="none" w:sz="0" w:space="0" w:color="auto"/>
            <w:right w:val="none" w:sz="0" w:space="0" w:color="auto"/>
          </w:divBdr>
          <w:divsChild>
            <w:div w:id="1225335792">
              <w:marLeft w:val="0"/>
              <w:marRight w:val="0"/>
              <w:marTop w:val="0"/>
              <w:marBottom w:val="0"/>
              <w:divBdr>
                <w:top w:val="none" w:sz="0" w:space="0" w:color="auto"/>
                <w:left w:val="none" w:sz="0" w:space="0" w:color="auto"/>
                <w:bottom w:val="none" w:sz="0" w:space="0" w:color="auto"/>
                <w:right w:val="none" w:sz="0" w:space="0" w:color="auto"/>
              </w:divBdr>
            </w:div>
          </w:divsChild>
        </w:div>
        <w:div w:id="956259926">
          <w:marLeft w:val="0"/>
          <w:marRight w:val="0"/>
          <w:marTop w:val="0"/>
          <w:marBottom w:val="0"/>
          <w:divBdr>
            <w:top w:val="none" w:sz="0" w:space="0" w:color="auto"/>
            <w:left w:val="none" w:sz="0" w:space="0" w:color="auto"/>
            <w:bottom w:val="none" w:sz="0" w:space="0" w:color="auto"/>
            <w:right w:val="none" w:sz="0" w:space="0" w:color="auto"/>
          </w:divBdr>
          <w:divsChild>
            <w:div w:id="1731420725">
              <w:marLeft w:val="0"/>
              <w:marRight w:val="0"/>
              <w:marTop w:val="0"/>
              <w:marBottom w:val="0"/>
              <w:divBdr>
                <w:top w:val="none" w:sz="0" w:space="0" w:color="auto"/>
                <w:left w:val="none" w:sz="0" w:space="0" w:color="auto"/>
                <w:bottom w:val="none" w:sz="0" w:space="0" w:color="auto"/>
                <w:right w:val="none" w:sz="0" w:space="0" w:color="auto"/>
              </w:divBdr>
            </w:div>
          </w:divsChild>
        </w:div>
        <w:div w:id="180048384">
          <w:marLeft w:val="0"/>
          <w:marRight w:val="0"/>
          <w:marTop w:val="0"/>
          <w:marBottom w:val="0"/>
          <w:divBdr>
            <w:top w:val="none" w:sz="0" w:space="0" w:color="auto"/>
            <w:left w:val="none" w:sz="0" w:space="0" w:color="auto"/>
            <w:bottom w:val="none" w:sz="0" w:space="0" w:color="auto"/>
            <w:right w:val="none" w:sz="0" w:space="0" w:color="auto"/>
          </w:divBdr>
          <w:divsChild>
            <w:div w:id="918756050">
              <w:marLeft w:val="0"/>
              <w:marRight w:val="0"/>
              <w:marTop w:val="0"/>
              <w:marBottom w:val="0"/>
              <w:divBdr>
                <w:top w:val="none" w:sz="0" w:space="0" w:color="auto"/>
                <w:left w:val="none" w:sz="0" w:space="0" w:color="auto"/>
                <w:bottom w:val="none" w:sz="0" w:space="0" w:color="auto"/>
                <w:right w:val="none" w:sz="0" w:space="0" w:color="auto"/>
              </w:divBdr>
            </w:div>
          </w:divsChild>
        </w:div>
        <w:div w:id="1051265365">
          <w:marLeft w:val="0"/>
          <w:marRight w:val="0"/>
          <w:marTop w:val="0"/>
          <w:marBottom w:val="0"/>
          <w:divBdr>
            <w:top w:val="none" w:sz="0" w:space="0" w:color="auto"/>
            <w:left w:val="none" w:sz="0" w:space="0" w:color="auto"/>
            <w:bottom w:val="none" w:sz="0" w:space="0" w:color="auto"/>
            <w:right w:val="none" w:sz="0" w:space="0" w:color="auto"/>
          </w:divBdr>
          <w:divsChild>
            <w:div w:id="1495027522">
              <w:marLeft w:val="0"/>
              <w:marRight w:val="0"/>
              <w:marTop w:val="0"/>
              <w:marBottom w:val="0"/>
              <w:divBdr>
                <w:top w:val="none" w:sz="0" w:space="0" w:color="auto"/>
                <w:left w:val="none" w:sz="0" w:space="0" w:color="auto"/>
                <w:bottom w:val="none" w:sz="0" w:space="0" w:color="auto"/>
                <w:right w:val="none" w:sz="0" w:space="0" w:color="auto"/>
              </w:divBdr>
            </w:div>
          </w:divsChild>
        </w:div>
        <w:div w:id="621422940">
          <w:marLeft w:val="0"/>
          <w:marRight w:val="0"/>
          <w:marTop w:val="0"/>
          <w:marBottom w:val="0"/>
          <w:divBdr>
            <w:top w:val="none" w:sz="0" w:space="0" w:color="auto"/>
            <w:left w:val="none" w:sz="0" w:space="0" w:color="auto"/>
            <w:bottom w:val="none" w:sz="0" w:space="0" w:color="auto"/>
            <w:right w:val="none" w:sz="0" w:space="0" w:color="auto"/>
          </w:divBdr>
          <w:divsChild>
            <w:div w:id="439841988">
              <w:marLeft w:val="0"/>
              <w:marRight w:val="0"/>
              <w:marTop w:val="0"/>
              <w:marBottom w:val="0"/>
              <w:divBdr>
                <w:top w:val="none" w:sz="0" w:space="0" w:color="auto"/>
                <w:left w:val="none" w:sz="0" w:space="0" w:color="auto"/>
                <w:bottom w:val="none" w:sz="0" w:space="0" w:color="auto"/>
                <w:right w:val="none" w:sz="0" w:space="0" w:color="auto"/>
              </w:divBdr>
            </w:div>
          </w:divsChild>
        </w:div>
        <w:div w:id="1743718074">
          <w:marLeft w:val="0"/>
          <w:marRight w:val="0"/>
          <w:marTop w:val="0"/>
          <w:marBottom w:val="0"/>
          <w:divBdr>
            <w:top w:val="none" w:sz="0" w:space="0" w:color="auto"/>
            <w:left w:val="none" w:sz="0" w:space="0" w:color="auto"/>
            <w:bottom w:val="none" w:sz="0" w:space="0" w:color="auto"/>
            <w:right w:val="none" w:sz="0" w:space="0" w:color="auto"/>
          </w:divBdr>
          <w:divsChild>
            <w:div w:id="11357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2619">
      <w:bodyDiv w:val="1"/>
      <w:marLeft w:val="0"/>
      <w:marRight w:val="0"/>
      <w:marTop w:val="0"/>
      <w:marBottom w:val="0"/>
      <w:divBdr>
        <w:top w:val="none" w:sz="0" w:space="0" w:color="auto"/>
        <w:left w:val="none" w:sz="0" w:space="0" w:color="auto"/>
        <w:bottom w:val="none" w:sz="0" w:space="0" w:color="auto"/>
        <w:right w:val="none" w:sz="0" w:space="0" w:color="auto"/>
      </w:divBdr>
    </w:div>
    <w:div w:id="1389497971">
      <w:bodyDiv w:val="1"/>
      <w:marLeft w:val="0"/>
      <w:marRight w:val="0"/>
      <w:marTop w:val="0"/>
      <w:marBottom w:val="0"/>
      <w:divBdr>
        <w:top w:val="none" w:sz="0" w:space="0" w:color="auto"/>
        <w:left w:val="none" w:sz="0" w:space="0" w:color="auto"/>
        <w:bottom w:val="none" w:sz="0" w:space="0" w:color="auto"/>
        <w:right w:val="none" w:sz="0" w:space="0" w:color="auto"/>
      </w:divBdr>
    </w:div>
    <w:div w:id="1392078058">
      <w:bodyDiv w:val="1"/>
      <w:marLeft w:val="0"/>
      <w:marRight w:val="0"/>
      <w:marTop w:val="0"/>
      <w:marBottom w:val="0"/>
      <w:divBdr>
        <w:top w:val="none" w:sz="0" w:space="0" w:color="auto"/>
        <w:left w:val="none" w:sz="0" w:space="0" w:color="auto"/>
        <w:bottom w:val="none" w:sz="0" w:space="0" w:color="auto"/>
        <w:right w:val="none" w:sz="0" w:space="0" w:color="auto"/>
      </w:divBdr>
    </w:div>
    <w:div w:id="1394546621">
      <w:bodyDiv w:val="1"/>
      <w:marLeft w:val="0"/>
      <w:marRight w:val="0"/>
      <w:marTop w:val="0"/>
      <w:marBottom w:val="0"/>
      <w:divBdr>
        <w:top w:val="none" w:sz="0" w:space="0" w:color="auto"/>
        <w:left w:val="none" w:sz="0" w:space="0" w:color="auto"/>
        <w:bottom w:val="none" w:sz="0" w:space="0" w:color="auto"/>
        <w:right w:val="none" w:sz="0" w:space="0" w:color="auto"/>
      </w:divBdr>
    </w:div>
    <w:div w:id="1423650281">
      <w:bodyDiv w:val="1"/>
      <w:marLeft w:val="0"/>
      <w:marRight w:val="0"/>
      <w:marTop w:val="0"/>
      <w:marBottom w:val="0"/>
      <w:divBdr>
        <w:top w:val="none" w:sz="0" w:space="0" w:color="auto"/>
        <w:left w:val="none" w:sz="0" w:space="0" w:color="auto"/>
        <w:bottom w:val="none" w:sz="0" w:space="0" w:color="auto"/>
        <w:right w:val="none" w:sz="0" w:space="0" w:color="auto"/>
      </w:divBdr>
    </w:div>
    <w:div w:id="1434859050">
      <w:bodyDiv w:val="1"/>
      <w:marLeft w:val="0"/>
      <w:marRight w:val="0"/>
      <w:marTop w:val="0"/>
      <w:marBottom w:val="0"/>
      <w:divBdr>
        <w:top w:val="none" w:sz="0" w:space="0" w:color="auto"/>
        <w:left w:val="none" w:sz="0" w:space="0" w:color="auto"/>
        <w:bottom w:val="none" w:sz="0" w:space="0" w:color="auto"/>
        <w:right w:val="none" w:sz="0" w:space="0" w:color="auto"/>
      </w:divBdr>
    </w:div>
    <w:div w:id="1451778087">
      <w:bodyDiv w:val="1"/>
      <w:marLeft w:val="0"/>
      <w:marRight w:val="0"/>
      <w:marTop w:val="0"/>
      <w:marBottom w:val="0"/>
      <w:divBdr>
        <w:top w:val="none" w:sz="0" w:space="0" w:color="auto"/>
        <w:left w:val="none" w:sz="0" w:space="0" w:color="auto"/>
        <w:bottom w:val="none" w:sz="0" w:space="0" w:color="auto"/>
        <w:right w:val="none" w:sz="0" w:space="0" w:color="auto"/>
      </w:divBdr>
    </w:div>
    <w:div w:id="1470784873">
      <w:bodyDiv w:val="1"/>
      <w:marLeft w:val="0"/>
      <w:marRight w:val="0"/>
      <w:marTop w:val="0"/>
      <w:marBottom w:val="0"/>
      <w:divBdr>
        <w:top w:val="none" w:sz="0" w:space="0" w:color="auto"/>
        <w:left w:val="none" w:sz="0" w:space="0" w:color="auto"/>
        <w:bottom w:val="none" w:sz="0" w:space="0" w:color="auto"/>
        <w:right w:val="none" w:sz="0" w:space="0" w:color="auto"/>
      </w:divBdr>
    </w:div>
    <w:div w:id="1495952586">
      <w:bodyDiv w:val="1"/>
      <w:marLeft w:val="0"/>
      <w:marRight w:val="0"/>
      <w:marTop w:val="0"/>
      <w:marBottom w:val="0"/>
      <w:divBdr>
        <w:top w:val="none" w:sz="0" w:space="0" w:color="auto"/>
        <w:left w:val="none" w:sz="0" w:space="0" w:color="auto"/>
        <w:bottom w:val="none" w:sz="0" w:space="0" w:color="auto"/>
        <w:right w:val="none" w:sz="0" w:space="0" w:color="auto"/>
      </w:divBdr>
    </w:div>
    <w:div w:id="1510676215">
      <w:bodyDiv w:val="1"/>
      <w:marLeft w:val="0"/>
      <w:marRight w:val="0"/>
      <w:marTop w:val="0"/>
      <w:marBottom w:val="0"/>
      <w:divBdr>
        <w:top w:val="none" w:sz="0" w:space="0" w:color="auto"/>
        <w:left w:val="none" w:sz="0" w:space="0" w:color="auto"/>
        <w:bottom w:val="none" w:sz="0" w:space="0" w:color="auto"/>
        <w:right w:val="none" w:sz="0" w:space="0" w:color="auto"/>
      </w:divBdr>
    </w:div>
    <w:div w:id="1525823389">
      <w:bodyDiv w:val="1"/>
      <w:marLeft w:val="0"/>
      <w:marRight w:val="0"/>
      <w:marTop w:val="0"/>
      <w:marBottom w:val="0"/>
      <w:divBdr>
        <w:top w:val="none" w:sz="0" w:space="0" w:color="auto"/>
        <w:left w:val="none" w:sz="0" w:space="0" w:color="auto"/>
        <w:bottom w:val="none" w:sz="0" w:space="0" w:color="auto"/>
        <w:right w:val="none" w:sz="0" w:space="0" w:color="auto"/>
      </w:divBdr>
    </w:div>
    <w:div w:id="1544100844">
      <w:bodyDiv w:val="1"/>
      <w:marLeft w:val="0"/>
      <w:marRight w:val="0"/>
      <w:marTop w:val="0"/>
      <w:marBottom w:val="0"/>
      <w:divBdr>
        <w:top w:val="none" w:sz="0" w:space="0" w:color="auto"/>
        <w:left w:val="none" w:sz="0" w:space="0" w:color="auto"/>
        <w:bottom w:val="none" w:sz="0" w:space="0" w:color="auto"/>
        <w:right w:val="none" w:sz="0" w:space="0" w:color="auto"/>
      </w:divBdr>
    </w:div>
    <w:div w:id="1690794292">
      <w:bodyDiv w:val="1"/>
      <w:marLeft w:val="0"/>
      <w:marRight w:val="0"/>
      <w:marTop w:val="0"/>
      <w:marBottom w:val="0"/>
      <w:divBdr>
        <w:top w:val="none" w:sz="0" w:space="0" w:color="auto"/>
        <w:left w:val="none" w:sz="0" w:space="0" w:color="auto"/>
        <w:bottom w:val="none" w:sz="0" w:space="0" w:color="auto"/>
        <w:right w:val="none" w:sz="0" w:space="0" w:color="auto"/>
      </w:divBdr>
    </w:div>
    <w:div w:id="1782529849">
      <w:bodyDiv w:val="1"/>
      <w:marLeft w:val="0"/>
      <w:marRight w:val="0"/>
      <w:marTop w:val="0"/>
      <w:marBottom w:val="0"/>
      <w:divBdr>
        <w:top w:val="none" w:sz="0" w:space="0" w:color="auto"/>
        <w:left w:val="none" w:sz="0" w:space="0" w:color="auto"/>
        <w:bottom w:val="none" w:sz="0" w:space="0" w:color="auto"/>
        <w:right w:val="none" w:sz="0" w:space="0" w:color="auto"/>
      </w:divBdr>
    </w:div>
    <w:div w:id="1786074130">
      <w:bodyDiv w:val="1"/>
      <w:marLeft w:val="0"/>
      <w:marRight w:val="0"/>
      <w:marTop w:val="0"/>
      <w:marBottom w:val="0"/>
      <w:divBdr>
        <w:top w:val="none" w:sz="0" w:space="0" w:color="auto"/>
        <w:left w:val="none" w:sz="0" w:space="0" w:color="auto"/>
        <w:bottom w:val="none" w:sz="0" w:space="0" w:color="auto"/>
        <w:right w:val="none" w:sz="0" w:space="0" w:color="auto"/>
      </w:divBdr>
    </w:div>
    <w:div w:id="1843742739">
      <w:bodyDiv w:val="1"/>
      <w:marLeft w:val="0"/>
      <w:marRight w:val="0"/>
      <w:marTop w:val="0"/>
      <w:marBottom w:val="0"/>
      <w:divBdr>
        <w:top w:val="none" w:sz="0" w:space="0" w:color="auto"/>
        <w:left w:val="none" w:sz="0" w:space="0" w:color="auto"/>
        <w:bottom w:val="none" w:sz="0" w:space="0" w:color="auto"/>
        <w:right w:val="none" w:sz="0" w:space="0" w:color="auto"/>
      </w:divBdr>
    </w:div>
    <w:div w:id="1906646308">
      <w:bodyDiv w:val="1"/>
      <w:marLeft w:val="0"/>
      <w:marRight w:val="0"/>
      <w:marTop w:val="0"/>
      <w:marBottom w:val="0"/>
      <w:divBdr>
        <w:top w:val="none" w:sz="0" w:space="0" w:color="auto"/>
        <w:left w:val="none" w:sz="0" w:space="0" w:color="auto"/>
        <w:bottom w:val="none" w:sz="0" w:space="0" w:color="auto"/>
        <w:right w:val="none" w:sz="0" w:space="0" w:color="auto"/>
      </w:divBdr>
    </w:div>
    <w:div w:id="1912080466">
      <w:bodyDiv w:val="1"/>
      <w:marLeft w:val="0"/>
      <w:marRight w:val="0"/>
      <w:marTop w:val="0"/>
      <w:marBottom w:val="0"/>
      <w:divBdr>
        <w:top w:val="none" w:sz="0" w:space="0" w:color="auto"/>
        <w:left w:val="none" w:sz="0" w:space="0" w:color="auto"/>
        <w:bottom w:val="none" w:sz="0" w:space="0" w:color="auto"/>
        <w:right w:val="none" w:sz="0" w:space="0" w:color="auto"/>
      </w:divBdr>
    </w:div>
    <w:div w:id="1997414044">
      <w:bodyDiv w:val="1"/>
      <w:marLeft w:val="0"/>
      <w:marRight w:val="0"/>
      <w:marTop w:val="0"/>
      <w:marBottom w:val="0"/>
      <w:divBdr>
        <w:top w:val="none" w:sz="0" w:space="0" w:color="auto"/>
        <w:left w:val="none" w:sz="0" w:space="0" w:color="auto"/>
        <w:bottom w:val="none" w:sz="0" w:space="0" w:color="auto"/>
        <w:right w:val="none" w:sz="0" w:space="0" w:color="auto"/>
      </w:divBdr>
    </w:div>
    <w:div w:id="1998530159">
      <w:bodyDiv w:val="1"/>
      <w:marLeft w:val="0"/>
      <w:marRight w:val="0"/>
      <w:marTop w:val="0"/>
      <w:marBottom w:val="0"/>
      <w:divBdr>
        <w:top w:val="none" w:sz="0" w:space="0" w:color="auto"/>
        <w:left w:val="none" w:sz="0" w:space="0" w:color="auto"/>
        <w:bottom w:val="none" w:sz="0" w:space="0" w:color="auto"/>
        <w:right w:val="none" w:sz="0" w:space="0" w:color="auto"/>
      </w:divBdr>
    </w:div>
    <w:div w:id="2068455618">
      <w:bodyDiv w:val="1"/>
      <w:marLeft w:val="0"/>
      <w:marRight w:val="0"/>
      <w:marTop w:val="0"/>
      <w:marBottom w:val="0"/>
      <w:divBdr>
        <w:top w:val="none" w:sz="0" w:space="0" w:color="auto"/>
        <w:left w:val="none" w:sz="0" w:space="0" w:color="auto"/>
        <w:bottom w:val="none" w:sz="0" w:space="0" w:color="auto"/>
        <w:right w:val="none" w:sz="0" w:space="0" w:color="auto"/>
      </w:divBdr>
    </w:div>
    <w:div w:id="2131120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a.Pedrosa@ausenco.com"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Jessica.Rodriguez@ausenco.com"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7B41F-3A9F-4068-BC09-1D66F910B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7715</Words>
  <Characters>41667</Characters>
  <Application>Microsoft Office Word</Application>
  <DocSecurity>0</DocSecurity>
  <Lines>347</Lines>
  <Paragraphs>98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49284</CharactersWithSpaces>
  <SharedDoc>false</SharedDoc>
  <HLinks>
    <vt:vector size="12" baseType="variant">
      <vt:variant>
        <vt:i4>1966204</vt:i4>
      </vt:variant>
      <vt:variant>
        <vt:i4>3</vt:i4>
      </vt:variant>
      <vt:variant>
        <vt:i4>0</vt:i4>
      </vt:variant>
      <vt:variant>
        <vt:i4>5</vt:i4>
      </vt:variant>
      <vt:variant>
        <vt:lpwstr>mailto:Jessica.Rodriguez@ausenco.com</vt:lpwstr>
      </vt:variant>
      <vt:variant>
        <vt:lpwstr/>
      </vt:variant>
      <vt:variant>
        <vt:i4>7667742</vt:i4>
      </vt:variant>
      <vt:variant>
        <vt:i4>0</vt:i4>
      </vt:variant>
      <vt:variant>
        <vt:i4>0</vt:i4>
      </vt:variant>
      <vt:variant>
        <vt:i4>5</vt:i4>
      </vt:variant>
      <vt:variant>
        <vt:lpwstr>mailto:Rafaela.Pedrosa@ausenco.com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Marcella Garcia</cp:lastModifiedBy>
  <cp:revision>2</cp:revision>
  <cp:lastPrinted>2015-02-14T07:19:00Z</cp:lastPrinted>
  <dcterms:created xsi:type="dcterms:W3CDTF">2025-07-19T04:02:00Z</dcterms:created>
  <dcterms:modified xsi:type="dcterms:W3CDTF">2025-07-19T04:02:00Z</dcterms:modified>
</cp:coreProperties>
</file>