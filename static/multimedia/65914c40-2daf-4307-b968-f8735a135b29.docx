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23AC" w14:textId="01269315" w:rsidR="00326A9C" w:rsidRPr="004C618D" w:rsidRDefault="00214DD0" w:rsidP="00C01496">
      <w:pPr>
        <w:spacing w:line="240" w:lineRule="auto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4C618D">
        <w:rPr>
          <w:rFonts w:ascii="Arial" w:hAnsi="Arial" w:cs="Arial"/>
          <w:b/>
          <w:bCs/>
          <w:i/>
          <w:iCs/>
          <w:sz w:val="22"/>
          <w:szCs w:val="22"/>
        </w:rPr>
        <w:t xml:space="preserve">Título: </w:t>
      </w:r>
      <w:r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Mineralización </w:t>
      </w:r>
      <w:r w:rsidR="00B739AF" w:rsidRPr="004C618D">
        <w:rPr>
          <w:rFonts w:ascii="Arial" w:hAnsi="Arial" w:cs="Arial"/>
          <w:i/>
          <w:iCs/>
          <w:sz w:val="22"/>
          <w:szCs w:val="22"/>
          <w:u w:val="single"/>
        </w:rPr>
        <w:t>de Au-Ag-Cu en</w:t>
      </w:r>
      <w:r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 nuevo sector Rosario </w:t>
      </w:r>
      <w:r w:rsidR="00B739AF"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del Distrito Minero </w:t>
      </w:r>
      <w:proofErr w:type="spellStart"/>
      <w:r w:rsidRPr="004C618D">
        <w:rPr>
          <w:rFonts w:ascii="Arial" w:hAnsi="Arial" w:cs="Arial"/>
          <w:i/>
          <w:iCs/>
          <w:sz w:val="22"/>
          <w:szCs w:val="22"/>
          <w:u w:val="single"/>
        </w:rPr>
        <w:t>Julcani</w:t>
      </w:r>
      <w:proofErr w:type="spellEnd"/>
      <w:r w:rsidRPr="004C618D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14:paraId="4878DAE6" w14:textId="7CB02717" w:rsidR="00214DD0" w:rsidRPr="00921BD6" w:rsidRDefault="00B758ED" w:rsidP="00C0149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</w:t>
      </w:r>
      <w:r w:rsidR="00214DD0" w:rsidRPr="00921BD6">
        <w:rPr>
          <w:rFonts w:ascii="Arial" w:hAnsi="Arial" w:cs="Arial"/>
          <w:b/>
          <w:bCs/>
          <w:sz w:val="22"/>
          <w:szCs w:val="22"/>
        </w:rPr>
        <w:t xml:space="preserve">ategoría: </w:t>
      </w:r>
      <w:r w:rsidR="00214DD0" w:rsidRPr="00921BD6">
        <w:rPr>
          <w:rFonts w:ascii="Arial" w:hAnsi="Arial" w:cs="Arial"/>
          <w:sz w:val="22"/>
          <w:szCs w:val="22"/>
        </w:rPr>
        <w:t>Geología y Exploraciones</w:t>
      </w:r>
    </w:p>
    <w:p w14:paraId="13720C89" w14:textId="5F0D45E1" w:rsidR="00214DD0" w:rsidRPr="00921BD6" w:rsidRDefault="00214DD0" w:rsidP="00C0149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Autor: </w:t>
      </w:r>
      <w:r w:rsidRPr="00921BD6">
        <w:rPr>
          <w:rFonts w:ascii="Arial" w:hAnsi="Arial" w:cs="Arial"/>
          <w:sz w:val="22"/>
          <w:szCs w:val="22"/>
        </w:rPr>
        <w:t>Carlos H. Montes Moya</w:t>
      </w:r>
    </w:p>
    <w:p w14:paraId="785A9607" w14:textId="32E8BFC7" w:rsidR="00DA7ECD" w:rsidRPr="00921BD6" w:rsidRDefault="00DA7ECD" w:rsidP="00C0149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Cargo:</w:t>
      </w:r>
      <w:r w:rsidRPr="00921BD6">
        <w:rPr>
          <w:rFonts w:ascii="Arial" w:hAnsi="Arial" w:cs="Arial"/>
          <w:sz w:val="22"/>
          <w:szCs w:val="22"/>
        </w:rPr>
        <w:t xml:space="preserve"> Superintendente de Geología</w:t>
      </w:r>
    </w:p>
    <w:p w14:paraId="6E23FD0E" w14:textId="37131F55" w:rsidR="00B758ED" w:rsidRPr="00921BD6" w:rsidRDefault="00DA7ECD" w:rsidP="00C01496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Correo:</w:t>
      </w:r>
      <w:r w:rsidRPr="00921BD6">
        <w:rPr>
          <w:rFonts w:ascii="Arial" w:hAnsi="Arial" w:cs="Arial"/>
          <w:sz w:val="22"/>
          <w:szCs w:val="22"/>
        </w:rPr>
        <w:t xml:space="preserve"> </w:t>
      </w:r>
      <w:hyperlink r:id="rId11" w:history="1">
        <w:r w:rsidR="00B758ED" w:rsidRPr="00921BD6">
          <w:rPr>
            <w:rStyle w:val="Hipervnculo"/>
            <w:rFonts w:ascii="Arial" w:hAnsi="Arial" w:cs="Arial"/>
            <w:sz w:val="22"/>
            <w:szCs w:val="22"/>
          </w:rPr>
          <w:t>carlos.montes@buenaventura.pe</w:t>
        </w:r>
      </w:hyperlink>
      <w:r w:rsidR="001137A9">
        <w:rPr>
          <w:rFonts w:ascii="Arial" w:hAnsi="Arial" w:cs="Arial"/>
          <w:sz w:val="22"/>
          <w:szCs w:val="22"/>
        </w:rPr>
        <w:t xml:space="preserve"> </w:t>
      </w:r>
      <w:r w:rsidR="00B758ED" w:rsidRPr="00921BD6">
        <w:rPr>
          <w:rFonts w:ascii="Arial" w:hAnsi="Arial" w:cs="Arial"/>
          <w:b/>
          <w:bCs/>
          <w:sz w:val="22"/>
          <w:szCs w:val="22"/>
        </w:rPr>
        <w:t xml:space="preserve">Celular: </w:t>
      </w:r>
      <w:r w:rsidR="00B739AF" w:rsidRPr="00921BD6">
        <w:rPr>
          <w:rFonts w:ascii="Arial" w:hAnsi="Arial" w:cs="Arial"/>
          <w:sz w:val="22"/>
          <w:szCs w:val="22"/>
        </w:rPr>
        <w:t>+51 908832604</w:t>
      </w:r>
    </w:p>
    <w:p w14:paraId="602C5BF6" w14:textId="0B863542" w:rsidR="00DA7ECD" w:rsidRPr="00921BD6" w:rsidRDefault="00DA7ECD" w:rsidP="00C0149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Coautores:</w:t>
      </w:r>
      <w:r w:rsidRPr="00921BD6">
        <w:rPr>
          <w:rFonts w:ascii="Arial" w:hAnsi="Arial" w:cs="Arial"/>
          <w:sz w:val="22"/>
          <w:szCs w:val="22"/>
        </w:rPr>
        <w:t xml:space="preserve"> Frank k. Garcia Yareta / Royer Mamani </w:t>
      </w:r>
      <w:proofErr w:type="spellStart"/>
      <w:r w:rsidRPr="00921BD6">
        <w:rPr>
          <w:rFonts w:ascii="Arial" w:hAnsi="Arial" w:cs="Arial"/>
          <w:sz w:val="22"/>
          <w:szCs w:val="22"/>
        </w:rPr>
        <w:t>Apfata</w:t>
      </w:r>
      <w:proofErr w:type="spellEnd"/>
    </w:p>
    <w:p w14:paraId="5AA6E59E" w14:textId="3F97E215" w:rsidR="0057689D" w:rsidRPr="00921BD6" w:rsidRDefault="00DA7ECD" w:rsidP="00C01496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Cargo:</w:t>
      </w:r>
      <w:r w:rsidRPr="00921BD6">
        <w:rPr>
          <w:rFonts w:ascii="Arial" w:hAnsi="Arial" w:cs="Arial"/>
          <w:sz w:val="22"/>
          <w:szCs w:val="22"/>
        </w:rPr>
        <w:t xml:space="preserve"> Geólogos de sección</w:t>
      </w:r>
      <w:r w:rsidR="007E114F">
        <w:rPr>
          <w:rFonts w:ascii="Arial" w:hAnsi="Arial" w:cs="Arial"/>
          <w:sz w:val="22"/>
          <w:szCs w:val="22"/>
        </w:rPr>
        <w:t xml:space="preserve"> </w:t>
      </w:r>
      <w:r w:rsidRPr="00921BD6">
        <w:rPr>
          <w:rFonts w:ascii="Arial" w:hAnsi="Arial" w:cs="Arial"/>
          <w:b/>
          <w:bCs/>
          <w:sz w:val="22"/>
          <w:szCs w:val="22"/>
        </w:rPr>
        <w:t>Correo:</w:t>
      </w:r>
      <w:r w:rsidRPr="00921BD6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921BD6">
          <w:rPr>
            <w:rStyle w:val="Hipervnculo"/>
            <w:rFonts w:ascii="Arial" w:hAnsi="Arial" w:cs="Arial"/>
            <w:sz w:val="22"/>
            <w:szCs w:val="22"/>
          </w:rPr>
          <w:t>frank.garcia@buenaventura.pe</w:t>
        </w:r>
      </w:hyperlink>
      <w:r w:rsidRPr="00921BD6">
        <w:rPr>
          <w:rFonts w:ascii="Arial" w:hAnsi="Arial" w:cs="Arial"/>
          <w:sz w:val="22"/>
          <w:szCs w:val="22"/>
        </w:rPr>
        <w:t xml:space="preserve"> / </w:t>
      </w:r>
      <w:hyperlink r:id="rId13" w:history="1">
        <w:r w:rsidR="0057689D" w:rsidRPr="00921BD6">
          <w:rPr>
            <w:rStyle w:val="Hipervnculo"/>
            <w:rFonts w:ascii="Arial" w:hAnsi="Arial" w:cs="Arial"/>
            <w:sz w:val="22"/>
            <w:szCs w:val="22"/>
          </w:rPr>
          <w:t>royer.mamani@buenaventura.pe</w:t>
        </w:r>
      </w:hyperlink>
      <w:r w:rsidR="007E114F">
        <w:rPr>
          <w:rFonts w:ascii="Arial" w:hAnsi="Arial" w:cs="Arial"/>
          <w:sz w:val="22"/>
          <w:szCs w:val="22"/>
        </w:rPr>
        <w:t xml:space="preserve">, </w:t>
      </w:r>
      <w:r w:rsidR="0057689D" w:rsidRPr="00921BD6">
        <w:rPr>
          <w:rFonts w:ascii="Arial" w:hAnsi="Arial" w:cs="Arial"/>
          <w:b/>
          <w:bCs/>
          <w:sz w:val="22"/>
          <w:szCs w:val="22"/>
        </w:rPr>
        <w:t xml:space="preserve">Celular: </w:t>
      </w:r>
      <w:r w:rsidR="003604F5" w:rsidRPr="00921BD6">
        <w:rPr>
          <w:rFonts w:ascii="Arial" w:hAnsi="Arial" w:cs="Arial"/>
          <w:sz w:val="22"/>
          <w:szCs w:val="22"/>
        </w:rPr>
        <w:t>+51 950427889 /</w:t>
      </w:r>
      <w:r w:rsidR="003604F5" w:rsidRPr="00921BD6">
        <w:rPr>
          <w:rFonts w:ascii="Arial" w:hAnsi="Arial" w:cs="Arial"/>
          <w:b/>
          <w:bCs/>
          <w:sz w:val="22"/>
          <w:szCs w:val="22"/>
        </w:rPr>
        <w:t xml:space="preserve"> </w:t>
      </w:r>
      <w:r w:rsidR="003604F5" w:rsidRPr="00921BD6">
        <w:rPr>
          <w:rFonts w:ascii="Arial" w:hAnsi="Arial" w:cs="Arial"/>
          <w:sz w:val="22"/>
          <w:szCs w:val="22"/>
        </w:rPr>
        <w:t>+51 973983553</w:t>
      </w:r>
    </w:p>
    <w:p w14:paraId="5DD6BE84" w14:textId="4373EE40" w:rsidR="00CA329E" w:rsidDel="00826CD4" w:rsidRDefault="00CA329E" w:rsidP="00921BD6">
      <w:pPr>
        <w:spacing w:line="360" w:lineRule="auto"/>
        <w:jc w:val="both"/>
        <w:rPr>
          <w:del w:id="0" w:author="Carlos Montes" w:date="2025-04-27T02:31:00Z" w16du:dateUtc="2025-04-27T07:31:00Z"/>
          <w:rFonts w:ascii="Arial" w:hAnsi="Arial" w:cs="Arial"/>
          <w:b/>
          <w:bCs/>
          <w:sz w:val="22"/>
          <w:szCs w:val="22"/>
        </w:rPr>
      </w:pPr>
    </w:p>
    <w:p w14:paraId="52360F88" w14:textId="77777777" w:rsidR="00826CD4" w:rsidRDefault="00826CD4" w:rsidP="00921BD6">
      <w:pPr>
        <w:spacing w:line="360" w:lineRule="auto"/>
        <w:jc w:val="both"/>
        <w:rPr>
          <w:ins w:id="1" w:author="Carlos Montes" w:date="2025-04-27T02:31:00Z" w16du:dateUtc="2025-04-27T07:31:00Z"/>
          <w:rFonts w:ascii="Arial" w:hAnsi="Arial" w:cs="Arial"/>
          <w:b/>
          <w:bCs/>
          <w:sz w:val="22"/>
          <w:szCs w:val="22"/>
        </w:rPr>
      </w:pPr>
    </w:p>
    <w:p w14:paraId="4FE4930D" w14:textId="0C060411" w:rsidR="0071579C" w:rsidRPr="00921BD6" w:rsidRDefault="0071579C" w:rsidP="00921BD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Reseña: </w:t>
      </w:r>
    </w:p>
    <w:p w14:paraId="45338B4C" w14:textId="522B5FA5" w:rsidR="00C93A5F" w:rsidRPr="00C93A5F" w:rsidRDefault="001916E0" w:rsidP="004B372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90940">
        <w:rPr>
          <w:rFonts w:ascii="Arial" w:hAnsi="Arial" w:cs="Arial"/>
          <w:b/>
          <w:bCs/>
          <w:sz w:val="22"/>
          <w:szCs w:val="22"/>
        </w:rPr>
        <w:t>Carlos Montes - Superintendente de Geología</w:t>
      </w:r>
      <w:r w:rsidRPr="00C93A5F">
        <w:rPr>
          <w:rFonts w:ascii="Arial" w:hAnsi="Arial" w:cs="Arial"/>
          <w:sz w:val="22"/>
          <w:szCs w:val="22"/>
        </w:rPr>
        <w:t>, Buenaventura</w:t>
      </w:r>
      <w:r w:rsidR="0071579C" w:rsidRPr="00921BD6">
        <w:rPr>
          <w:rFonts w:ascii="Arial" w:hAnsi="Arial" w:cs="Arial"/>
          <w:sz w:val="22"/>
          <w:szCs w:val="22"/>
        </w:rPr>
        <w:t xml:space="preserve"> </w:t>
      </w:r>
      <w:r w:rsidR="00C93A5F" w:rsidRPr="00C93A5F">
        <w:rPr>
          <w:rFonts w:ascii="Arial" w:hAnsi="Arial" w:cs="Arial"/>
          <w:sz w:val="22"/>
          <w:szCs w:val="22"/>
        </w:rPr>
        <w:t xml:space="preserve">"Geólogo con 20+ años en exploración minera y 10+ como Superintendente en yacimientos polimetálicos/auríferos. Magíster en Geología de Recursos Minerales (UNMSM), especializado en modelos metalogenéticos para proyectos epitermales. Actualmente liderando la optimización del potencial del distrito </w:t>
      </w:r>
      <w:proofErr w:type="spellStart"/>
      <w:r w:rsidR="00C93A5F" w:rsidRPr="00C93A5F">
        <w:rPr>
          <w:rFonts w:ascii="Arial" w:hAnsi="Arial" w:cs="Arial"/>
          <w:sz w:val="22"/>
          <w:szCs w:val="22"/>
        </w:rPr>
        <w:t>Julcani</w:t>
      </w:r>
      <w:proofErr w:type="spellEnd"/>
      <w:r w:rsidR="00C93A5F" w:rsidRPr="00C93A5F">
        <w:rPr>
          <w:rFonts w:ascii="Arial" w:hAnsi="Arial" w:cs="Arial"/>
          <w:sz w:val="22"/>
          <w:szCs w:val="22"/>
        </w:rPr>
        <w:t xml:space="preserve"> mediante gestión técnica-operativa."</w:t>
      </w:r>
    </w:p>
    <w:p w14:paraId="1A8B71CB" w14:textId="0D6A1DC9" w:rsidR="0071579C" w:rsidRPr="00921BD6" w:rsidRDefault="0071579C" w:rsidP="004B372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Frank </w:t>
      </w:r>
      <w:proofErr w:type="spellStart"/>
      <w:r w:rsidRPr="00921BD6">
        <w:rPr>
          <w:rFonts w:ascii="Arial" w:hAnsi="Arial" w:cs="Arial"/>
          <w:b/>
          <w:bCs/>
          <w:sz w:val="22"/>
          <w:szCs w:val="22"/>
        </w:rPr>
        <w:t>Garcia</w:t>
      </w:r>
      <w:proofErr w:type="spellEnd"/>
      <w:r w:rsidR="00453A50" w:rsidRPr="00921BD6">
        <w:rPr>
          <w:rFonts w:ascii="Arial" w:hAnsi="Arial" w:cs="Arial"/>
          <w:sz w:val="22"/>
          <w:szCs w:val="22"/>
        </w:rPr>
        <w:t xml:space="preserve"> cuenta con 5 años de experiencia en </w:t>
      </w:r>
      <w:proofErr w:type="spellStart"/>
      <w:r w:rsidR="00453A50" w:rsidRPr="00921BD6">
        <w:rPr>
          <w:rFonts w:ascii="Arial" w:hAnsi="Arial" w:cs="Arial"/>
          <w:sz w:val="22"/>
          <w:szCs w:val="22"/>
        </w:rPr>
        <w:t>Cia</w:t>
      </w:r>
      <w:proofErr w:type="spellEnd"/>
      <w:r w:rsidR="00453A50" w:rsidRPr="00921BD6">
        <w:rPr>
          <w:rFonts w:ascii="Arial" w:hAnsi="Arial" w:cs="Arial"/>
          <w:sz w:val="22"/>
          <w:szCs w:val="22"/>
        </w:rPr>
        <w:t xml:space="preserve"> de Minas Buenaventura, </w:t>
      </w:r>
      <w:r w:rsidR="00C93D62" w:rsidRPr="00921BD6">
        <w:rPr>
          <w:rFonts w:ascii="Arial" w:hAnsi="Arial" w:cs="Arial"/>
          <w:sz w:val="22"/>
          <w:szCs w:val="22"/>
        </w:rPr>
        <w:t>desarrollándose</w:t>
      </w:r>
      <w:r w:rsidR="00453A50" w:rsidRPr="00921BD6">
        <w:rPr>
          <w:rFonts w:ascii="Arial" w:hAnsi="Arial" w:cs="Arial"/>
          <w:sz w:val="22"/>
          <w:szCs w:val="22"/>
        </w:rPr>
        <w:t xml:space="preserve"> como geólogo de sección en el área de ore control </w:t>
      </w:r>
      <w:proofErr w:type="spellStart"/>
      <w:r w:rsidR="00453A50" w:rsidRPr="00921BD6">
        <w:rPr>
          <w:rFonts w:ascii="Arial" w:hAnsi="Arial" w:cs="Arial"/>
          <w:sz w:val="22"/>
          <w:szCs w:val="22"/>
        </w:rPr>
        <w:t>Julcani</w:t>
      </w:r>
      <w:proofErr w:type="spellEnd"/>
      <w:r w:rsidR="00453A50" w:rsidRPr="00921BD6">
        <w:rPr>
          <w:rFonts w:ascii="Arial" w:hAnsi="Arial" w:cs="Arial"/>
          <w:sz w:val="22"/>
          <w:szCs w:val="22"/>
        </w:rPr>
        <w:t>.</w:t>
      </w:r>
    </w:p>
    <w:p w14:paraId="0D68D462" w14:textId="77497C48" w:rsidR="00A5278A" w:rsidRPr="00921BD6" w:rsidRDefault="0071579C" w:rsidP="004B372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Royer Mamani</w:t>
      </w:r>
      <w:r w:rsidR="003604F5" w:rsidRPr="00921BD6">
        <w:rPr>
          <w:rFonts w:ascii="Arial" w:hAnsi="Arial" w:cs="Arial"/>
          <w:sz w:val="22"/>
          <w:szCs w:val="22"/>
        </w:rPr>
        <w:t xml:space="preserve"> con 7 años de experiencia en exploraciones </w:t>
      </w:r>
      <w:proofErr w:type="spellStart"/>
      <w:r w:rsidR="003604F5" w:rsidRPr="00921BD6">
        <w:rPr>
          <w:rFonts w:ascii="Arial" w:hAnsi="Arial" w:cs="Arial"/>
          <w:sz w:val="22"/>
          <w:szCs w:val="22"/>
        </w:rPr>
        <w:t>greenfield</w:t>
      </w:r>
      <w:proofErr w:type="spellEnd"/>
      <w:r w:rsidR="003604F5" w:rsidRPr="00921BD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604F5" w:rsidRPr="00921BD6">
        <w:rPr>
          <w:rFonts w:ascii="Arial" w:hAnsi="Arial" w:cs="Arial"/>
          <w:sz w:val="22"/>
          <w:szCs w:val="22"/>
        </w:rPr>
        <w:t>brownfield</w:t>
      </w:r>
      <w:proofErr w:type="spellEnd"/>
      <w:r w:rsidR="003604F5" w:rsidRPr="00921BD6">
        <w:rPr>
          <w:rFonts w:ascii="Arial" w:hAnsi="Arial" w:cs="Arial"/>
          <w:sz w:val="22"/>
          <w:szCs w:val="22"/>
        </w:rPr>
        <w:t xml:space="preserve"> y operaciones mina, actualmente se desempeña como geólogo de sección.</w:t>
      </w:r>
    </w:p>
    <w:p w14:paraId="5430A5E9" w14:textId="77777777" w:rsidR="004B372F" w:rsidRDefault="004B372F" w:rsidP="00921BD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F9C2A0B" w14:textId="3CDBB80D" w:rsidR="00A5278A" w:rsidRDefault="00A5278A" w:rsidP="00921BD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RESUMEN</w:t>
      </w:r>
    </w:p>
    <w:p w14:paraId="6925B45B" w14:textId="342503F7" w:rsidR="00907020" w:rsidRDefault="00EC4D52" w:rsidP="00921BD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C464E">
        <w:rPr>
          <w:rFonts w:ascii="Arial" w:eastAsia="Times New Roman" w:hAnsi="Arial" w:cs="Arial"/>
          <w:noProof/>
          <w:color w:val="404040"/>
          <w:kern w:val="0"/>
          <w:sz w:val="22"/>
          <w:szCs w:val="22"/>
          <w:lang w:val="es-419" w:eastAsia="es-419"/>
          <w14:ligatures w14:val="none"/>
        </w:rPr>
        <w:drawing>
          <wp:anchor distT="0" distB="0" distL="114300" distR="114300" simplePos="0" relativeHeight="251656192" behindDoc="1" locked="0" layoutInCell="1" allowOverlap="1" wp14:anchorId="4DF7A43A" wp14:editId="0E065F16">
            <wp:simplePos x="0" y="0"/>
            <wp:positionH relativeFrom="margin">
              <wp:posOffset>3816985</wp:posOffset>
            </wp:positionH>
            <wp:positionV relativeFrom="paragraph">
              <wp:posOffset>613410</wp:posOffset>
            </wp:positionV>
            <wp:extent cx="2279015" cy="3105150"/>
            <wp:effectExtent l="19050" t="19050" r="26035" b="19050"/>
            <wp:wrapTight wrapText="bothSides">
              <wp:wrapPolygon edited="0">
                <wp:start x="-181" y="-133"/>
                <wp:lineTo x="-181" y="21600"/>
                <wp:lineTo x="21666" y="21600"/>
                <wp:lineTo x="21666" y="-133"/>
                <wp:lineTo x="-181" y="-133"/>
              </wp:wrapPolygon>
            </wp:wrapTight>
            <wp:docPr id="205385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4942" name="Imagen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El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Distrito Minero </w:t>
      </w:r>
      <w:proofErr w:type="spellStart"/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Julcani</w:t>
      </w:r>
      <w:proofErr w:type="spellEnd"/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operado por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Compañía de Minas Buenaventura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en Huancavelica, tiene sus raíces en la explotación de vetas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Au-W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durante el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Incanato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 la colonia. Desde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1953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bajo la visión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Don Alberto Benavides de la Quintana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el distrito cobró relevancia moderna con la explotación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Ag-Pb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en la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mina Herminia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</w:t>
      </w:r>
    </w:p>
    <w:p w14:paraId="6684F354" w14:textId="2A19D7D3" w:rsidR="00907020" w:rsidRDefault="00907020" w:rsidP="00921BD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A lo largo de su historia, </w:t>
      </w:r>
      <w:proofErr w:type="spellStart"/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Julcani</w:t>
      </w:r>
      <w:proofErr w:type="spellEnd"/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ha albergado más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6 minas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entre ellas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Estela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Herminia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y, más recientemente, </w:t>
      </w:r>
      <w:proofErr w:type="spellStart"/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Acchilla</w:t>
      </w:r>
      <w:proofErr w:type="spellEnd"/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centrada en vetas angostas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Ag-Pb con subordinados de Au-Cu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 El nuevo descubrimiento en el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sector Rosario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en exploración desde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2023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 en producción desde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2024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ha demostrado su potencial económico con la extracción de más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60k toneladas de mineral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con leyes promedio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3.5 g/t Au y 7.5 oz/t Ag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equivalentes a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+</w:t>
      </w:r>
      <w:r w:rsidR="001865BB"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45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0k onzas finas de Ag y </w:t>
      </w:r>
      <w:r w:rsidR="001865BB"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5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k onzas finas de Au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a la fecha.</w:t>
      </w:r>
    </w:p>
    <w:p w14:paraId="2CCBFCDB" w14:textId="07889ACE" w:rsidR="00CA329E" w:rsidRPr="00921BD6" w:rsidRDefault="00CA329E" w:rsidP="00921BD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</w:p>
    <w:p w14:paraId="58D0963C" w14:textId="75A0B723" w:rsidR="00425E18" w:rsidRDefault="003E5C02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ins w:id="2" w:author="Carlos Montes" w:date="2025-04-27T03:10:00Z" w16du:dateUtc="2025-04-27T08:10:00Z"/>
          <w:rFonts w:ascii="Arial" w:hAnsi="Arial" w:cs="Arial"/>
          <w:color w:val="404040"/>
          <w:sz w:val="22"/>
          <w:szCs w:val="22"/>
        </w:rPr>
      </w:pPr>
      <w:r>
        <w:rPr>
          <w:rFonts w:ascii="Arial" w:hAnsi="Arial" w:cs="Arial"/>
          <w:noProof/>
          <w:color w:val="40404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229BF27" wp14:editId="3156BA64">
            <wp:simplePos x="0" y="0"/>
            <wp:positionH relativeFrom="page">
              <wp:align>right</wp:align>
            </wp:positionH>
            <wp:positionV relativeFrom="paragraph">
              <wp:posOffset>1435735</wp:posOffset>
            </wp:positionV>
            <wp:extent cx="4536440" cy="2781300"/>
            <wp:effectExtent l="0" t="0" r="0" b="0"/>
            <wp:wrapSquare wrapText="bothSides"/>
            <wp:docPr id="17883736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A87" w:rsidRPr="00921BD6">
        <w:rPr>
          <w:rFonts w:ascii="Arial" w:hAnsi="Arial" w:cs="Arial"/>
          <w:color w:val="404040"/>
          <w:sz w:val="22"/>
          <w:szCs w:val="22"/>
        </w:rPr>
        <w:t>En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2023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se ejecutó una campaña de exploración sistemática mediante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sondajes diamantinos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y cartografiado estructural</w:t>
      </w:r>
      <w:r w:rsidR="0078405C" w:rsidRPr="00921BD6">
        <w:rPr>
          <w:rFonts w:ascii="Arial" w:hAnsi="Arial" w:cs="Arial"/>
          <w:color w:val="404040"/>
          <w:sz w:val="22"/>
          <w:szCs w:val="22"/>
        </w:rPr>
        <w:t xml:space="preserve"> en el sec</w:t>
      </w:r>
      <w:r w:rsidR="00D861D7" w:rsidRPr="00921BD6">
        <w:rPr>
          <w:rFonts w:ascii="Arial" w:hAnsi="Arial" w:cs="Arial"/>
          <w:color w:val="404040"/>
          <w:sz w:val="22"/>
          <w:szCs w:val="22"/>
        </w:rPr>
        <w:t>tor de la Mina Rosario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la cual permitió identificar un nuevo sistema de vetas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NW-SE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(ej.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Belén, 77, Verito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) desde el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nivel 610 (4,027 msnm)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. Estos hallazgos, sustentados en modelos epitermales de </w:t>
      </w:r>
      <w:proofErr w:type="spellStart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Sillitoe</w:t>
      </w:r>
      <w:proofErr w:type="spellEnd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 (2010)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y </w:t>
      </w:r>
      <w:proofErr w:type="spellStart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Godel</w:t>
      </w:r>
      <w:proofErr w:type="spellEnd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 (2013)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revelan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una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Zonación vertical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mostrando hacia los N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iveles superiores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: Dominio de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Au-Py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(pirita con oro nativo), asociado a fluidos ácidos oxidados en condiciones de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baja sulfuración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</w:t>
      </w:r>
      <w:proofErr w:type="spellStart"/>
      <w:r w:rsidR="00D24A87" w:rsidRPr="00921BD6">
        <w:rPr>
          <w:rFonts w:ascii="Arial" w:hAnsi="Arial" w:cs="Arial"/>
          <w:color w:val="404040"/>
          <w:sz w:val="22"/>
          <w:szCs w:val="22"/>
        </w:rPr>
        <w:t>Sillitoe</w:t>
      </w:r>
      <w:proofErr w:type="spellEnd"/>
      <w:r w:rsidR="00D24A87" w:rsidRPr="00921BD6">
        <w:rPr>
          <w:rFonts w:ascii="Arial" w:hAnsi="Arial" w:cs="Arial"/>
          <w:color w:val="404040"/>
          <w:sz w:val="22"/>
          <w:szCs w:val="22"/>
        </w:rPr>
        <w:t>, 2010)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y hacia los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Niveles profundos (&gt;</w:t>
      </w:r>
      <w:r w:rsidR="0011782D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4,027 msnm – </w:t>
      </w:r>
      <w:proofErr w:type="spellStart"/>
      <w:r w:rsidR="0011782D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Nv</w:t>
      </w:r>
      <w:proofErr w:type="spellEnd"/>
      <w:r w:rsidR="0011782D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.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610)</w:t>
      </w:r>
      <w:r w:rsidR="0011782D" w:rsidRPr="00921BD6">
        <w:rPr>
          <w:rFonts w:ascii="Arial" w:hAnsi="Arial" w:cs="Arial"/>
          <w:color w:val="404040"/>
          <w:sz w:val="22"/>
          <w:szCs w:val="22"/>
        </w:rPr>
        <w:t>, e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nriquecimiento en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Ag-Au-Cu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(sulfosales, cobres grises), característico de sistemas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intermedios de sulfuración</w:t>
      </w:r>
      <w:r w:rsidR="001524F2" w:rsidRPr="00921BD6">
        <w:rPr>
          <w:rFonts w:ascii="Arial" w:hAnsi="Arial" w:cs="Arial"/>
          <w:color w:val="404040"/>
          <w:sz w:val="22"/>
          <w:szCs w:val="22"/>
        </w:rPr>
        <w:t xml:space="preserve">, </w:t>
      </w:r>
      <w:r w:rsidR="00BE6CEF" w:rsidRPr="00921BD6">
        <w:rPr>
          <w:rFonts w:ascii="Arial" w:hAnsi="Arial" w:cs="Arial"/>
          <w:color w:val="404040"/>
          <w:sz w:val="22"/>
          <w:szCs w:val="22"/>
        </w:rPr>
        <w:t xml:space="preserve"> </w:t>
      </w:r>
      <w:r w:rsidR="00BE6CEF" w:rsidRPr="00125ACB">
        <w:rPr>
          <w:rFonts w:ascii="Arial" w:hAnsi="Arial" w:cs="Arial"/>
          <w:color w:val="404040"/>
          <w:sz w:val="22"/>
          <w:szCs w:val="22"/>
        </w:rPr>
        <w:t>modelo de </w:t>
      </w:r>
      <w:proofErr w:type="spellStart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>Sillitoe</w:t>
      </w:r>
      <w:proofErr w:type="spellEnd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 xml:space="preserve"> &amp; </w:t>
      </w:r>
      <w:proofErr w:type="spellStart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>Hedenquist</w:t>
      </w:r>
      <w:proofErr w:type="spellEnd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 xml:space="preserve"> (2003)</w:t>
      </w:r>
      <w:r w:rsidR="00BE6CEF" w:rsidRPr="00125ACB">
        <w:rPr>
          <w:rFonts w:ascii="Arial" w:hAnsi="Arial" w:cs="Arial"/>
          <w:color w:val="404040"/>
          <w:sz w:val="22"/>
          <w:szCs w:val="22"/>
        </w:rPr>
        <w:t> para sistemas epitermales</w:t>
      </w:r>
      <w:ins w:id="3" w:author="Carlos Montes" w:date="2025-04-27T03:10:00Z" w16du:dateUtc="2025-04-27T08:10:00Z">
        <w:r w:rsidR="008F404B">
          <w:rPr>
            <w:rFonts w:ascii="Arial" w:hAnsi="Arial" w:cs="Arial"/>
            <w:color w:val="404040"/>
            <w:sz w:val="22"/>
            <w:szCs w:val="22"/>
          </w:rPr>
          <w:t>.</w:t>
        </w:r>
      </w:ins>
    </w:p>
    <w:p w14:paraId="2B7D495D" w14:textId="77777777" w:rsidR="008F404B" w:rsidRDefault="008F404B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</w:p>
    <w:p w14:paraId="6916696D" w14:textId="4804FA64" w:rsidR="00125ACB" w:rsidRPr="00125ACB" w:rsidRDefault="00B310EB" w:rsidP="00921BD6">
      <w:pPr>
        <w:spacing w:before="274" w:after="206" w:line="360" w:lineRule="auto"/>
        <w:jc w:val="both"/>
        <w:outlineLvl w:val="3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lastRenderedPageBreak/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 Mineralización y Evolución Hidrotermal del Sector Rosario</w:t>
      </w:r>
    </w:p>
    <w:p w14:paraId="5901E639" w14:textId="77777777" w:rsidR="001D08B9" w:rsidRDefault="00B310EB" w:rsidP="00921BD6">
      <w:pPr>
        <w:spacing w:before="206" w:after="206" w:line="360" w:lineRule="auto"/>
        <w:jc w:val="both"/>
        <w:rPr>
          <w:ins w:id="4" w:author="Carlos Montes" w:date="2025-04-27T02:56:00Z" w16du:dateUtc="2025-04-27T07:56:00Z"/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.1 Paragénesis Mineral Principal</w:t>
      </w:r>
    </w:p>
    <w:p w14:paraId="111AEC4F" w14:textId="32184D8B" w:rsidR="000F3120" w:rsidRPr="00921BD6" w:rsidDel="008F404B" w:rsidRDefault="000F3120" w:rsidP="00921BD6">
      <w:pPr>
        <w:spacing w:before="206" w:after="206" w:line="360" w:lineRule="auto"/>
        <w:jc w:val="both"/>
        <w:rPr>
          <w:del w:id="5" w:author="Carlos Montes" w:date="2025-04-27T03:10:00Z" w16du:dateUtc="2025-04-27T08:10:00Z"/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</w:pPr>
    </w:p>
    <w:p w14:paraId="1BD77748" w14:textId="0BF6EB2E" w:rsidR="00125ACB" w:rsidRPr="00125ACB" w:rsidRDefault="00125ACB" w:rsidP="00921BD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del w:id="6" w:author="Carlos Montes" w:date="2025-04-27T02:53:00Z" w16du:dateUtc="2025-04-27T07:53:00Z">
        <w:r w:rsidRPr="00125ACB" w:rsidDel="000F0E64">
          <w:rPr>
            <w:rFonts w:ascii="Arial" w:eastAsia="Times New Roman" w:hAnsi="Arial" w:cs="Arial"/>
            <w:color w:val="404040"/>
            <w:kern w:val="0"/>
            <w:sz w:val="22"/>
            <w:szCs w:val="22"/>
            <w:lang w:val="es-419" w:eastAsia="es-419"/>
            <w14:ligatures w14:val="none"/>
          </w:rPr>
          <w:br/>
        </w:r>
      </w:del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La mineralización consiste en:</w:t>
      </w:r>
    </w:p>
    <w:p w14:paraId="3407C239" w14:textId="77777777" w:rsidR="00125ACB" w:rsidRPr="00125ACB" w:rsidRDefault="00125ACB" w:rsidP="00921BD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Sulfuros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Pirita (Py), arsenopirita 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Apy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), calcopirita 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Cpy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28B2DFF9" w14:textId="77777777" w:rsidR="00125ACB" w:rsidRPr="00125ACB" w:rsidRDefault="00125ACB" w:rsidP="00921BD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Metales Nativos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: Oro nativo,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electrum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(Au-Ag).</w:t>
      </w:r>
    </w:p>
    <w:p w14:paraId="71471012" w14:textId="77777777" w:rsidR="00125ACB" w:rsidRPr="00125ACB" w:rsidRDefault="00125ACB" w:rsidP="00921BD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Sulfosales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Cobres grises (tetraedrita-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tennantita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4E4080B8" w14:textId="57599CCC" w:rsidR="00125ACB" w:rsidRPr="00125ACB" w:rsidRDefault="00125ACB" w:rsidP="00921BD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Gang</w:t>
      </w:r>
      <w:del w:id="7" w:author="Carlos Montes" w:date="2025-04-27T02:53:00Z" w16du:dateUtc="2025-04-27T07:53:00Z">
        <w:r w:rsidRPr="00125ACB" w:rsidDel="000F0E64">
          <w:rPr>
            <w:rFonts w:ascii="Arial" w:eastAsia="Times New Roman" w:hAnsi="Arial" w:cs="Arial"/>
            <w:b/>
            <w:bCs/>
            <w:color w:val="404040"/>
            <w:kern w:val="0"/>
            <w:sz w:val="22"/>
            <w:szCs w:val="22"/>
            <w:lang w:val="es-419" w:eastAsia="es-419"/>
            <w14:ligatures w14:val="none"/>
          </w:rPr>
          <w:delText>ue</w:delText>
        </w:r>
      </w:del>
      <w:ins w:id="8" w:author="Carlos Montes" w:date="2025-04-27T02:53:00Z" w16du:dateUtc="2025-04-27T07:53:00Z">
        <w:r w:rsidR="000F0E64">
          <w:rPr>
            <w:rFonts w:ascii="Arial" w:eastAsia="Times New Roman" w:hAnsi="Arial" w:cs="Arial"/>
            <w:b/>
            <w:bCs/>
            <w:color w:val="404040"/>
            <w:kern w:val="0"/>
            <w:sz w:val="22"/>
            <w:szCs w:val="22"/>
            <w:lang w:val="es-419" w:eastAsia="es-419"/>
            <w14:ligatures w14:val="none"/>
          </w:rPr>
          <w:t>a</w:t>
        </w:r>
      </w:ins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Baritina, carbonatos 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ankerita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1B96E831" w14:textId="4A8C9410" w:rsidR="00125ACB" w:rsidRPr="00125ACB" w:rsidRDefault="00125ACB" w:rsidP="00921BD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Emplazamiento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Vetas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0.10</w:t>
      </w:r>
      <w:r w:rsidR="002F7933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–</w:t>
      </w:r>
      <w:r w:rsidR="002F7933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1.50 m de potencia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hospedadas en:</w:t>
      </w:r>
    </w:p>
    <w:p w14:paraId="07564F02" w14:textId="77777777" w:rsidR="00125ACB" w:rsidRPr="00125ACB" w:rsidRDefault="00125ACB" w:rsidP="00921BD6">
      <w:pPr>
        <w:numPr>
          <w:ilvl w:val="0"/>
          <w:numId w:val="6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Domo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dacítico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Tentadora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 (alteración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sericítica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avanzada).</w:t>
      </w:r>
    </w:p>
    <w:p w14:paraId="1521C3D7" w14:textId="77777777" w:rsidR="00125ACB" w:rsidRPr="00125ACB" w:rsidRDefault="00125ACB" w:rsidP="00921BD6">
      <w:pPr>
        <w:numPr>
          <w:ilvl w:val="0"/>
          <w:numId w:val="6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Diques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dacíticos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porfiríticos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(textura fanerítica).</w:t>
      </w:r>
    </w:p>
    <w:p w14:paraId="4B62C6DA" w14:textId="045498B3" w:rsidR="00125ACB" w:rsidRPr="00125ACB" w:rsidRDefault="00B310EB" w:rsidP="00921BD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.2 Etapas de Mineralización</w:t>
      </w:r>
      <w:r w:rsidR="00125ACB"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</w:t>
      </w:r>
      <w:r w:rsidR="00125ACB" w:rsidRPr="00125ACB">
        <w:rPr>
          <w:rFonts w:ascii="Arial" w:eastAsia="Times New Roman" w:hAnsi="Arial" w:cs="Arial"/>
          <w:i/>
          <w:iCs/>
          <w:color w:val="404040"/>
          <w:kern w:val="0"/>
          <w:sz w:val="22"/>
          <w:szCs w:val="22"/>
          <w:lang w:val="es-419" w:eastAsia="es-419"/>
          <w14:ligatures w14:val="none"/>
        </w:rPr>
        <w:t xml:space="preserve">(Adaptado de </w:t>
      </w:r>
      <w:proofErr w:type="spellStart"/>
      <w:r w:rsidR="00125ACB" w:rsidRPr="00125ACB">
        <w:rPr>
          <w:rFonts w:ascii="Arial" w:eastAsia="Times New Roman" w:hAnsi="Arial" w:cs="Arial"/>
          <w:i/>
          <w:iCs/>
          <w:color w:val="404040"/>
          <w:kern w:val="0"/>
          <w:sz w:val="22"/>
          <w:szCs w:val="22"/>
          <w:lang w:val="es-419" w:eastAsia="es-419"/>
          <w14:ligatures w14:val="none"/>
        </w:rPr>
        <w:t>Sillitoe</w:t>
      </w:r>
      <w:proofErr w:type="spellEnd"/>
      <w:r w:rsidR="00125ACB" w:rsidRPr="00125ACB">
        <w:rPr>
          <w:rFonts w:ascii="Arial" w:eastAsia="Times New Roman" w:hAnsi="Arial" w:cs="Arial"/>
          <w:i/>
          <w:iCs/>
          <w:color w:val="404040"/>
          <w:kern w:val="0"/>
          <w:sz w:val="22"/>
          <w:szCs w:val="22"/>
          <w:lang w:val="es-419" w:eastAsia="es-419"/>
          <w14:ligatures w14:val="none"/>
        </w:rPr>
        <w:t>, 2010)</w:t>
      </w:r>
    </w:p>
    <w:p w14:paraId="2773786E" w14:textId="77777777" w:rsidR="00125ACB" w:rsidRPr="00125ACB" w:rsidRDefault="00125ACB" w:rsidP="00921BD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Pre-Mineral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(Magmática Temprana):</w:t>
      </w:r>
    </w:p>
    <w:p w14:paraId="13DFE8A2" w14:textId="77777777" w:rsidR="00125ACB" w:rsidRPr="00125ACB" w:rsidRDefault="00125ACB" w:rsidP="00921BD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Exolución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de fluidos ricos en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Fe-As-W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(sin mineralización económica).</w:t>
      </w:r>
    </w:p>
    <w:p w14:paraId="0FEC4C12" w14:textId="77777777" w:rsidR="00125ACB" w:rsidRPr="00125ACB" w:rsidRDefault="00125ACB" w:rsidP="00921BD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Evidencia: Inclusiones fluidas con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T &gt;350°C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microtermometría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772F115F" w14:textId="77777777" w:rsidR="00125ACB" w:rsidRPr="00125ACB" w:rsidRDefault="00125ACB" w:rsidP="00921BD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Sin-Mineral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(Hidrotermal Principal):</w:t>
      </w:r>
    </w:p>
    <w:p w14:paraId="63BA6A9C" w14:textId="77777777" w:rsidR="00125ACB" w:rsidRPr="00125ACB" w:rsidRDefault="00125ACB" w:rsidP="00921BD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Depósito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Py-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Cpy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con Au en inclusiones (Figura 4A).</w:t>
      </w:r>
    </w:p>
    <w:p w14:paraId="0198E1AE" w14:textId="77777777" w:rsidR="00125ACB" w:rsidRPr="00125ACB" w:rsidRDefault="00125ACB" w:rsidP="00921BD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Mecanismo: Reemplazo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metasomático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en bordes de cristales de Py.</w:t>
      </w:r>
    </w:p>
    <w:p w14:paraId="61167F1D" w14:textId="77777777" w:rsidR="00125ACB" w:rsidRPr="00125ACB" w:rsidRDefault="00125ACB" w:rsidP="00921BD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Tardía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(Polimetálica Económica):</w:t>
      </w:r>
    </w:p>
    <w:p w14:paraId="37177080" w14:textId="77777777" w:rsidR="00125ACB" w:rsidRPr="00125ACB" w:rsidRDefault="00125ACB" w:rsidP="00921BD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Precipitación de 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electrum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+ sulfosales de Ag-Pb-Zn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</w:t>
      </w:r>
    </w:p>
    <w:p w14:paraId="1943B233" w14:textId="77777777" w:rsidR="00125ACB" w:rsidRPr="00125ACB" w:rsidRDefault="00125ACB" w:rsidP="00921BD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Control: Dilatación en 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jogs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estructurales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(zonas de reapertura).</w:t>
      </w:r>
    </w:p>
    <w:p w14:paraId="5517FDE2" w14:textId="5B39FEC6" w:rsidR="00125ACB" w:rsidRPr="00125ACB" w:rsidRDefault="00125ACB" w:rsidP="00921BD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Post-Mineral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(Retr</w:t>
      </w:r>
      <w:ins w:id="9" w:author="Carlos Montes" w:date="2025-04-27T02:55:00Z" w16du:dateUtc="2025-04-27T07:55:00Z">
        <w:r w:rsidR="00C96427">
          <w:rPr>
            <w:rFonts w:ascii="Arial" w:eastAsia="Times New Roman" w:hAnsi="Arial" w:cs="Arial"/>
            <w:color w:val="404040"/>
            <w:kern w:val="0"/>
            <w:sz w:val="22"/>
            <w:szCs w:val="22"/>
            <w:lang w:val="es-419" w:eastAsia="es-419"/>
            <w14:ligatures w14:val="none"/>
          </w:rPr>
          <w:t>ó</w:t>
        </w:r>
      </w:ins>
      <w:del w:id="10" w:author="Carlos Montes" w:date="2025-04-27T02:55:00Z" w16du:dateUtc="2025-04-27T07:55:00Z">
        <w:r w:rsidRPr="00125ACB" w:rsidDel="00C96427">
          <w:rPr>
            <w:rFonts w:ascii="Arial" w:eastAsia="Times New Roman" w:hAnsi="Arial" w:cs="Arial"/>
            <w:color w:val="404040"/>
            <w:kern w:val="0"/>
            <w:sz w:val="22"/>
            <w:szCs w:val="22"/>
            <w:lang w:val="es-419" w:eastAsia="es-419"/>
            <w14:ligatures w14:val="none"/>
          </w:rPr>
          <w:delText>o</w:delText>
        </w:r>
      </w:del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grad</w:t>
      </w:r>
      <w:ins w:id="11" w:author="Carlos Montes" w:date="2025-04-27T02:55:00Z" w16du:dateUtc="2025-04-27T07:55:00Z">
        <w:r w:rsidR="00C96427">
          <w:rPr>
            <w:rFonts w:ascii="Arial" w:eastAsia="Times New Roman" w:hAnsi="Arial" w:cs="Arial"/>
            <w:color w:val="404040"/>
            <w:kern w:val="0"/>
            <w:sz w:val="22"/>
            <w:szCs w:val="22"/>
            <w:lang w:val="es-419" w:eastAsia="es-419"/>
            <w14:ligatures w14:val="none"/>
          </w:rPr>
          <w:t>a</w:t>
        </w:r>
      </w:ins>
      <w:del w:id="12" w:author="Carlos Montes" w:date="2025-04-27T02:55:00Z" w16du:dateUtc="2025-04-27T07:55:00Z">
        <w:r w:rsidRPr="00125ACB" w:rsidDel="00AC3390">
          <w:rPr>
            <w:rFonts w:ascii="Arial" w:eastAsia="Times New Roman" w:hAnsi="Arial" w:cs="Arial"/>
            <w:color w:val="404040"/>
            <w:kern w:val="0"/>
            <w:sz w:val="22"/>
            <w:szCs w:val="22"/>
            <w:lang w:val="es-419" w:eastAsia="es-419"/>
            <w14:ligatures w14:val="none"/>
          </w:rPr>
          <w:delText>e</w:delText>
        </w:r>
      </w:del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):</w:t>
      </w:r>
    </w:p>
    <w:p w14:paraId="14739927" w14:textId="77777777" w:rsidR="00125ACB" w:rsidRDefault="00125ACB" w:rsidP="00921BD6">
      <w:pPr>
        <w:numPr>
          <w:ilvl w:val="1"/>
          <w:numId w:val="7"/>
        </w:numPr>
        <w:spacing w:after="0" w:line="360" w:lineRule="auto"/>
        <w:jc w:val="both"/>
        <w:rPr>
          <w:ins w:id="13" w:author="Carlos Montes" w:date="2025-04-27T03:10:00Z" w16du:dateUtc="2025-04-27T08:10:00Z"/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Depósito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baritina-carbonatos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(sellamiento de vetas).</w:t>
      </w:r>
    </w:p>
    <w:p w14:paraId="67E19C25" w14:textId="77777777" w:rsidR="00815F73" w:rsidRPr="00125ACB" w:rsidRDefault="00815F73" w:rsidP="00815F73">
      <w:pPr>
        <w:spacing w:after="0" w:line="360" w:lineRule="auto"/>
        <w:ind w:left="1440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pPrChange w:id="14" w:author="Carlos Montes" w:date="2025-04-27T03:10:00Z" w16du:dateUtc="2025-04-27T08:10:00Z">
          <w:pPr>
            <w:numPr>
              <w:ilvl w:val="1"/>
              <w:numId w:val="7"/>
            </w:numPr>
            <w:tabs>
              <w:tab w:val="num" w:pos="1440"/>
            </w:tabs>
            <w:spacing w:after="0" w:line="360" w:lineRule="auto"/>
            <w:ind w:left="1440" w:hanging="360"/>
            <w:jc w:val="both"/>
          </w:pPr>
        </w:pPrChange>
      </w:pPr>
    </w:p>
    <w:p w14:paraId="0612A81B" w14:textId="6382161B" w:rsidR="001D08B9" w:rsidRPr="00921BD6" w:rsidRDefault="003B1D7B" w:rsidP="00921BD6">
      <w:pPr>
        <w:spacing w:before="206" w:after="206" w:line="360" w:lineRule="auto"/>
        <w:jc w:val="both"/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.3 Controles </w:t>
      </w:r>
      <w:proofErr w:type="spellStart"/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Tecto</w:t>
      </w:r>
      <w:proofErr w:type="spellEnd"/>
      <w:del w:id="15" w:author="Carlos Montes" w:date="2025-04-27T02:55:00Z" w16du:dateUtc="2025-04-27T07:55:00Z">
        <w:r w:rsidR="00125ACB" w:rsidRPr="00125ACB" w:rsidDel="00C96427">
          <w:rPr>
            <w:rFonts w:ascii="Arial" w:eastAsia="Times New Roman" w:hAnsi="Arial" w:cs="Arial"/>
            <w:b/>
            <w:bCs/>
            <w:color w:val="404040"/>
            <w:kern w:val="0"/>
            <w:sz w:val="22"/>
            <w:szCs w:val="22"/>
            <w:lang w:val="es-419" w:eastAsia="es-419"/>
            <w14:ligatures w14:val="none"/>
          </w:rPr>
          <w:delText>no</w:delText>
        </w:r>
      </w:del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-Magmáticos</w:t>
      </w:r>
    </w:p>
    <w:p w14:paraId="31C71CAC" w14:textId="0A320179" w:rsidR="00125ACB" w:rsidRPr="00125ACB" w:rsidRDefault="00125ACB" w:rsidP="00921BD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del w:id="16" w:author="Carlos Montes" w:date="2025-04-27T03:10:00Z" w16du:dateUtc="2025-04-27T08:10:00Z">
        <w:r w:rsidRPr="00125ACB" w:rsidDel="00815F73">
          <w:rPr>
            <w:rFonts w:ascii="Arial" w:eastAsia="Times New Roman" w:hAnsi="Arial" w:cs="Arial"/>
            <w:color w:val="404040"/>
            <w:kern w:val="0"/>
            <w:sz w:val="22"/>
            <w:szCs w:val="22"/>
            <w:lang w:val="es-419" w:eastAsia="es-419"/>
            <w14:ligatures w14:val="none"/>
          </w:rPr>
          <w:br/>
        </w:r>
      </w:del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La mineralización responde a:</w:t>
      </w:r>
    </w:p>
    <w:p w14:paraId="3EA3D278" w14:textId="77777777" w:rsidR="00125ACB" w:rsidRPr="00125ACB" w:rsidRDefault="00125ACB" w:rsidP="00921BD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Intrusión del Domo Tentadora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feeder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principal):</w:t>
      </w:r>
    </w:p>
    <w:p w14:paraId="2DCE1339" w14:textId="77777777" w:rsidR="00125ACB" w:rsidRPr="00125ACB" w:rsidRDefault="00125ACB" w:rsidP="00921BD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Generó un sistema de fracturas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NW-SE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(corredor Lircay).</w:t>
      </w:r>
    </w:p>
    <w:p w14:paraId="55C42C13" w14:textId="77777777" w:rsidR="00125ACB" w:rsidRPr="00125ACB" w:rsidRDefault="00125ACB" w:rsidP="00921BD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lastRenderedPageBreak/>
        <w:t xml:space="preserve">Diques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Dacíticos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</w:t>
      </w:r>
    </w:p>
    <w:p w14:paraId="61DBC1D9" w14:textId="77777777" w:rsidR="00125ACB" w:rsidRPr="00125ACB" w:rsidRDefault="00125ACB" w:rsidP="00921BD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Actuaron como barreras/quimio-capas para fluidos hidrotermales.</w:t>
      </w:r>
    </w:p>
    <w:p w14:paraId="46A87FB8" w14:textId="77777777" w:rsidR="00125ACB" w:rsidRPr="00125ACB" w:rsidRDefault="00125ACB" w:rsidP="00921BD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Eventos Tardíos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</w:t>
      </w:r>
    </w:p>
    <w:p w14:paraId="4938802C" w14:textId="77777777" w:rsidR="00125ACB" w:rsidRPr="00125ACB" w:rsidRDefault="00125ACB" w:rsidP="00921BD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Diques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tufisíticos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sinuosos (relleno por vetas en zonas de cizalla).</w:t>
      </w:r>
    </w:p>
    <w:p w14:paraId="348384BD" w14:textId="77777777" w:rsidR="00D960CE" w:rsidRPr="00921BD6" w:rsidRDefault="00D960CE" w:rsidP="00921BD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A09B5AF" w14:textId="326B39C2" w:rsidR="00D20E78" w:rsidRPr="00921BD6" w:rsidRDefault="003B1D7B" w:rsidP="00921BD6">
      <w:pPr>
        <w:pStyle w:val="ds-markdown-paragraph"/>
        <w:shd w:val="clear" w:color="auto" w:fill="FFFFFF"/>
        <w:spacing w:before="0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3. </w:t>
      </w:r>
      <w:r w:rsidR="00D20E78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Comentarios sobre los Resultados de Exploración en el Sector Rosario</w:t>
      </w:r>
    </w:p>
    <w:p w14:paraId="418BD3D0" w14:textId="77777777" w:rsidR="00D20E78" w:rsidRPr="00921BD6" w:rsidRDefault="00D20E78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>Los trabajos realizados en el sector Rosario han permitido diferenciar claramente dos tipos de vetas mineralizadas, cada una con su propio comportamiento y control estructural. Por un lado, las </w:t>
      </w: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vetas de primer orden</w:t>
      </w:r>
      <w:r w:rsidRPr="00921BD6">
        <w:rPr>
          <w:rFonts w:ascii="Arial" w:hAnsi="Arial" w:cs="Arial"/>
          <w:color w:val="404040"/>
          <w:sz w:val="22"/>
          <w:szCs w:val="22"/>
        </w:rPr>
        <w:t> (como Verito-Vanesa) se presentan como estructuras compuestas de dique-falla-veta, con una mineralización más persistente y contenidos relevantes de sulfosales de Ag y Au. Estas vetas actúan como canales principales de los fluidos hidrotermales y, debido a los esfuerzos compresivos, generan vetas secundarias o ramales sigmoides. Su regularidad en potencia (alrededor de 0.25 m) y continuidad las convierten en el principal objetivo de explotación.</w:t>
      </w:r>
    </w:p>
    <w:p w14:paraId="2C49B937" w14:textId="15F21118" w:rsidR="00D20E78" w:rsidRPr="00921BD6" w:rsidRDefault="00D20E78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>Por otro lado, las </w:t>
      </w: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vetas de segundo orden</w:t>
      </w:r>
      <w:r w:rsidRPr="00921BD6">
        <w:rPr>
          <w:rFonts w:ascii="Arial" w:hAnsi="Arial" w:cs="Arial"/>
          <w:color w:val="404040"/>
          <w:sz w:val="22"/>
          <w:szCs w:val="22"/>
        </w:rPr>
        <w:t xml:space="preserve">, formadas como ramales de las anteriores, muestran una mineralización más irregular. Aquí, la calcopirita y pirita aparecen de manera independiente a </w:t>
      </w:r>
      <w:del w:id="17" w:author="Carlos Montes" w:date="2025-04-27T03:11:00Z" w16du:dateUtc="2025-04-27T08:11:00Z">
        <w:r w:rsidRPr="00921BD6" w:rsidDel="00267851">
          <w:rPr>
            <w:rFonts w:ascii="Arial" w:hAnsi="Arial" w:cs="Arial"/>
            <w:color w:val="404040"/>
            <w:sz w:val="22"/>
            <w:szCs w:val="22"/>
          </w:rPr>
          <w:delText>las sulfosales</w:delText>
        </w:r>
      </w:del>
      <w:ins w:id="18" w:author="Carlos Montes" w:date="2025-04-27T03:11:00Z" w16du:dateUtc="2025-04-27T08:11:00Z">
        <w:r w:rsidR="00267851" w:rsidRPr="00921BD6">
          <w:rPr>
            <w:rFonts w:ascii="Arial" w:hAnsi="Arial" w:cs="Arial"/>
            <w:color w:val="404040"/>
            <w:sz w:val="22"/>
            <w:szCs w:val="22"/>
          </w:rPr>
          <w:t xml:space="preserve">las </w:t>
        </w:r>
        <w:r w:rsidR="00267851">
          <w:rPr>
            <w:rFonts w:ascii="Arial" w:hAnsi="Arial" w:cs="Arial"/>
            <w:color w:val="404040"/>
            <w:sz w:val="22"/>
            <w:szCs w:val="22"/>
          </w:rPr>
          <w:t>sulfosales</w:t>
        </w:r>
      </w:ins>
      <w:r w:rsidRPr="00921BD6">
        <w:rPr>
          <w:rFonts w:ascii="Arial" w:hAnsi="Arial" w:cs="Arial"/>
          <w:color w:val="404040"/>
          <w:sz w:val="22"/>
          <w:szCs w:val="22"/>
        </w:rPr>
        <w:t xml:space="preserve"> de Ag, lo que sugiere un control más localizado por fracturas y zonas de reapertura (</w:t>
      </w:r>
      <w:proofErr w:type="spellStart"/>
      <w:r w:rsidRPr="00921BD6">
        <w:rPr>
          <w:rStyle w:val="nfasis"/>
          <w:rFonts w:ascii="Arial" w:eastAsiaTheme="majorEastAsia" w:hAnsi="Arial" w:cs="Arial"/>
          <w:color w:val="404040"/>
          <w:sz w:val="22"/>
          <w:szCs w:val="22"/>
        </w:rPr>
        <w:t>jogs</w:t>
      </w:r>
      <w:proofErr w:type="spellEnd"/>
      <w:r w:rsidRPr="00921BD6">
        <w:rPr>
          <w:rFonts w:ascii="Arial" w:hAnsi="Arial" w:cs="Arial"/>
          <w:color w:val="404040"/>
          <w:sz w:val="22"/>
          <w:szCs w:val="22"/>
        </w:rPr>
        <w:t>). Estas vetas, aunque menos persistentes, son clave para entender la evolución del sistema, ya que reflejan pulsos hidrotermales posteriores y cambios en la química de los fluidos.</w:t>
      </w:r>
    </w:p>
    <w:p w14:paraId="6DF1CF10" w14:textId="77777777" w:rsidR="000C1DA5" w:rsidRPr="00921BD6" w:rsidRDefault="000C1DA5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>Un hallazgo importante es la </w:t>
      </w: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diferenciación en la distribución de metales</w:t>
      </w:r>
      <w:r w:rsidRPr="00921BD6">
        <w:rPr>
          <w:rFonts w:ascii="Arial" w:hAnsi="Arial" w:cs="Arial"/>
          <w:color w:val="404040"/>
          <w:sz w:val="22"/>
          <w:szCs w:val="22"/>
        </w:rPr>
        <w:t>: mientras el </w:t>
      </w: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oro</w:t>
      </w:r>
      <w:r w:rsidRPr="00921BD6">
        <w:rPr>
          <w:rFonts w:ascii="Arial" w:hAnsi="Arial" w:cs="Arial"/>
          <w:color w:val="404040"/>
          <w:sz w:val="22"/>
          <w:szCs w:val="22"/>
        </w:rPr>
        <w:t> se mantiene constante a lo largo de las vetas principales, la </w:t>
      </w: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plata</w:t>
      </w:r>
      <w:r w:rsidRPr="00921BD6">
        <w:rPr>
          <w:rFonts w:ascii="Arial" w:hAnsi="Arial" w:cs="Arial"/>
          <w:color w:val="404040"/>
          <w:sz w:val="22"/>
          <w:szCs w:val="22"/>
        </w:rPr>
        <w:t> se concentra preferentemente en zonas de dilatación, como los </w:t>
      </w:r>
      <w:proofErr w:type="spellStart"/>
      <w:r w:rsidRPr="00921BD6">
        <w:rPr>
          <w:rStyle w:val="nfasis"/>
          <w:rFonts w:ascii="Arial" w:eastAsiaTheme="majorEastAsia" w:hAnsi="Arial" w:cs="Arial"/>
          <w:color w:val="404040"/>
          <w:sz w:val="22"/>
          <w:szCs w:val="22"/>
        </w:rPr>
        <w:t>jogs</w:t>
      </w:r>
      <w:proofErr w:type="spellEnd"/>
      <w:r w:rsidRPr="00921BD6">
        <w:rPr>
          <w:rFonts w:ascii="Arial" w:hAnsi="Arial" w:cs="Arial"/>
          <w:color w:val="404040"/>
          <w:sz w:val="22"/>
          <w:szCs w:val="22"/>
        </w:rPr>
        <w:t xml:space="preserve">. Esto contrasta con lo observado en </w:t>
      </w:r>
      <w:proofErr w:type="spellStart"/>
      <w:r w:rsidRPr="00921BD6">
        <w:rPr>
          <w:rFonts w:ascii="Arial" w:hAnsi="Arial" w:cs="Arial"/>
          <w:color w:val="404040"/>
          <w:sz w:val="22"/>
          <w:szCs w:val="22"/>
        </w:rPr>
        <w:t>Achilla</w:t>
      </w:r>
      <w:proofErr w:type="spellEnd"/>
      <w:r w:rsidRPr="00921BD6">
        <w:rPr>
          <w:rFonts w:ascii="Arial" w:hAnsi="Arial" w:cs="Arial"/>
          <w:color w:val="404040"/>
          <w:sz w:val="22"/>
          <w:szCs w:val="22"/>
        </w:rPr>
        <w:t>, donde la plata tiene una distribución más homogénea. Además, en profundidad, cerca del domo Tentadora (que actúa como principal fuente de fluidos), se evidencia un enriquecimiento en </w:t>
      </w: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cobre</w:t>
      </w:r>
      <w:r w:rsidRPr="00921BD6">
        <w:rPr>
          <w:rFonts w:ascii="Arial" w:hAnsi="Arial" w:cs="Arial"/>
          <w:color w:val="404040"/>
          <w:sz w:val="22"/>
          <w:szCs w:val="22"/>
        </w:rPr>
        <w:t>, asociado a la pirita y su posterior reemplazo por calcopirita.</w:t>
      </w:r>
    </w:p>
    <w:p w14:paraId="70A17A5E" w14:textId="77777777" w:rsidR="000C1DA5" w:rsidRPr="00921BD6" w:rsidRDefault="000C1DA5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>Estos resultados refuerzan el modelo de un </w:t>
      </w:r>
      <w:r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sistema epitermal maduro</w:t>
      </w:r>
      <w:r w:rsidRPr="00921BD6">
        <w:rPr>
          <w:rFonts w:ascii="Arial" w:hAnsi="Arial" w:cs="Arial"/>
          <w:color w:val="404040"/>
          <w:sz w:val="22"/>
          <w:szCs w:val="22"/>
        </w:rPr>
        <w:t xml:space="preserve">, donde los fluidos evolucionaron desde condiciones ácidas y oxidantes (con predominio de pirita y oro) hacia etapas más alcalinas y reducidas (con deposición de sulfosales de Ag y carbonatos). La reactivación tectónica jugó un papel clave, ya que permitió la reapertura de fracturas y la canalización de nuevos pulsos </w:t>
      </w:r>
      <w:proofErr w:type="spellStart"/>
      <w:r w:rsidRPr="00921BD6">
        <w:rPr>
          <w:rFonts w:ascii="Arial" w:hAnsi="Arial" w:cs="Arial"/>
          <w:color w:val="404040"/>
          <w:sz w:val="22"/>
          <w:szCs w:val="22"/>
        </w:rPr>
        <w:t>mineralizantes</w:t>
      </w:r>
      <w:proofErr w:type="spellEnd"/>
      <w:r w:rsidRPr="00921BD6">
        <w:rPr>
          <w:rFonts w:ascii="Arial" w:hAnsi="Arial" w:cs="Arial"/>
          <w:color w:val="404040"/>
          <w:sz w:val="22"/>
          <w:szCs w:val="22"/>
        </w:rPr>
        <w:t>.</w:t>
      </w:r>
    </w:p>
    <w:p w14:paraId="7DE0552A" w14:textId="57A77102" w:rsidR="000C1DA5" w:rsidRDefault="000C1DA5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 xml:space="preserve">En términos prácticos, estos hallazgos no solo validan el potencial económico del sector Rosario, sino que también apuntan a oportunidades de exploración en profundidad, donde podría </w:t>
      </w:r>
      <w:r w:rsidRPr="00921BD6">
        <w:rPr>
          <w:rFonts w:ascii="Arial" w:hAnsi="Arial" w:cs="Arial"/>
          <w:color w:val="404040"/>
          <w:sz w:val="22"/>
          <w:szCs w:val="22"/>
        </w:rPr>
        <w:lastRenderedPageBreak/>
        <w:t xml:space="preserve">extenderse la zona rica en </w:t>
      </w:r>
      <w:ins w:id="19" w:author="Carlos Montes" w:date="2025-04-27T03:09:00Z" w16du:dateUtc="2025-04-27T08:09:00Z">
        <w:r w:rsidR="00441A58">
          <w:rPr>
            <w:rFonts w:ascii="Arial" w:hAnsi="Arial" w:cs="Arial"/>
            <w:color w:val="404040"/>
            <w:sz w:val="22"/>
            <w:szCs w:val="22"/>
          </w:rPr>
          <w:t>Au-</w:t>
        </w:r>
      </w:ins>
      <w:r w:rsidRPr="00921BD6">
        <w:rPr>
          <w:rFonts w:ascii="Arial" w:hAnsi="Arial" w:cs="Arial"/>
          <w:color w:val="404040"/>
          <w:sz w:val="22"/>
          <w:szCs w:val="22"/>
        </w:rPr>
        <w:t>Ag-Cu. Además, el entendimiento detallado de los controles estructurales ayudará a optimizar la explotación, minimizando la dilución en vetas angostas y maximizando la recuperación de metales.</w:t>
      </w:r>
    </w:p>
    <w:p w14:paraId="2230378D" w14:textId="18ED7FB7" w:rsidR="000C1DA5" w:rsidRDefault="005D2415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94E400C" wp14:editId="5F5CF69C">
            <wp:simplePos x="0" y="0"/>
            <wp:positionH relativeFrom="margin">
              <wp:align>left</wp:align>
            </wp:positionH>
            <wp:positionV relativeFrom="paragraph">
              <wp:posOffset>735330</wp:posOffset>
            </wp:positionV>
            <wp:extent cx="5537200" cy="3487420"/>
            <wp:effectExtent l="0" t="0" r="6350" b="0"/>
            <wp:wrapTight wrapText="bothSides">
              <wp:wrapPolygon edited="0">
                <wp:start x="0" y="0"/>
                <wp:lineTo x="0" y="21474"/>
                <wp:lineTo x="21550" y="21474"/>
                <wp:lineTo x="21550" y="0"/>
                <wp:lineTo x="0" y="0"/>
              </wp:wrapPolygon>
            </wp:wrapTight>
            <wp:docPr id="1313422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220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DA5" w:rsidRPr="00921BD6">
        <w:rPr>
          <w:rFonts w:ascii="Arial" w:hAnsi="Arial" w:cs="Arial"/>
          <w:color w:val="404040"/>
          <w:sz w:val="22"/>
          <w:szCs w:val="22"/>
        </w:rPr>
        <w:t>En resumen, Rosario confirma ser un distrito con </w:t>
      </w:r>
      <w:r w:rsidR="000C1DA5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vetas de alta ley</w:t>
      </w:r>
      <w:r w:rsidR="000C1DA5" w:rsidRPr="00921BD6">
        <w:rPr>
          <w:rFonts w:ascii="Arial" w:hAnsi="Arial" w:cs="Arial"/>
          <w:color w:val="404040"/>
          <w:sz w:val="22"/>
          <w:szCs w:val="22"/>
        </w:rPr>
        <w:t>, donde la combinación de geología estructural, mineralogía y metalogenia permite definir estrategias claras para su aprovechamiento. Los próximos pasos deberían enfocarse en sondear zonas profundas y laterales no exploradas, así como en ajustar los métodos de extracción para garantizar la selectividad en vetas tan angostas.</w:t>
      </w:r>
    </w:p>
    <w:p w14:paraId="115C9A87" w14:textId="63463FAF" w:rsidR="004A60F9" w:rsidDel="005D2415" w:rsidRDefault="004A60F9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del w:id="20" w:author="Carlos Montes" w:date="2025-04-27T02:33:00Z" w16du:dateUtc="2025-04-27T07:33:00Z"/>
          <w:rFonts w:ascii="Arial" w:hAnsi="Arial" w:cs="Arial"/>
          <w:color w:val="404040"/>
          <w:sz w:val="22"/>
          <w:szCs w:val="22"/>
        </w:rPr>
      </w:pPr>
    </w:p>
    <w:p w14:paraId="3E315919" w14:textId="2D44ABF6" w:rsidR="00C207CD" w:rsidDel="005D2415" w:rsidRDefault="00C207CD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del w:id="21" w:author="Carlos Montes" w:date="2025-04-27T02:33:00Z" w16du:dateUtc="2025-04-27T07:33:00Z"/>
          <w:rFonts w:ascii="Arial" w:hAnsi="Arial" w:cs="Arial"/>
          <w:color w:val="404040"/>
          <w:sz w:val="22"/>
          <w:szCs w:val="22"/>
        </w:rPr>
      </w:pPr>
    </w:p>
    <w:p w14:paraId="16A81956" w14:textId="58EB3B6B" w:rsidR="00921BD6" w:rsidRPr="00921BD6" w:rsidRDefault="00213E98" w:rsidP="00921BD6">
      <w:pPr>
        <w:pStyle w:val="ds-markdown-paragraph"/>
        <w:shd w:val="clear" w:color="auto" w:fill="FFFFFF"/>
        <w:spacing w:before="0" w:beforeAutospacing="0" w:after="206" w:afterAutospacing="0" w:line="360" w:lineRule="auto"/>
        <w:rPr>
          <w:rFonts w:ascii="Arial" w:hAnsi="Arial" w:cs="Arial"/>
          <w:color w:val="404040"/>
          <w:sz w:val="22"/>
          <w:szCs w:val="22"/>
        </w:rPr>
      </w:pPr>
      <w:ins w:id="22" w:author="Carlos Montes" w:date="2025-04-27T02:33:00Z" w16du:dateUtc="2025-04-27T07:33:00Z">
        <w:r>
          <w:rPr>
            <w:rStyle w:val="Textoennegrita"/>
            <w:rFonts w:ascii="Arial" w:eastAsiaTheme="majorEastAsia" w:hAnsi="Arial" w:cs="Arial"/>
            <w:color w:val="404040"/>
            <w:sz w:val="22"/>
            <w:szCs w:val="22"/>
          </w:rPr>
          <w:t xml:space="preserve">4. </w:t>
        </w:r>
      </w:ins>
      <w:r w:rsidR="00921BD6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Conclusiones y Recomendaciones para Futuras Exploraciones en Rosario</w:t>
      </w:r>
    </w:p>
    <w:p w14:paraId="49E0C5B8" w14:textId="77777777" w:rsidR="00921BD6" w:rsidRPr="00921BD6" w:rsidRDefault="00921BD6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>Los trabajos realizados en el sector Rosario han permitido identificar un sistema epitermal de vetas angostas con mineralización económica de Au-Ag-Cu, controlado por dos tipos de estructuras: (1) vetas principales NW-SE (ej. Verito) con mineralización persistente de Au-Ag, y (2) vetas secundarias sigmoides con contenidos variables de Cu. La zonación vertical muestra mayor concentración de Au en niveles superiores, mientras que Ag y Cu se enriquecen hacia profundidad.</w:t>
      </w:r>
    </w:p>
    <w:p w14:paraId="4F0DF6A4" w14:textId="77777777" w:rsidR="00921BD6" w:rsidRPr="00921BD6" w:rsidRDefault="00921BD6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>Para las próximas etapas de exploración, se recomienda:</w:t>
      </w:r>
    </w:p>
    <w:p w14:paraId="65BBC067" w14:textId="28B40EBB" w:rsidR="00921BD6" w:rsidRPr="00921BD6" w:rsidRDefault="00921BD6" w:rsidP="00921BD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 xml:space="preserve">Profundizar la investigación bajo el nivel 610 mediante sondajes diamantinos (espaciado 50m) para evaluar la continuidad de las vetas ricas en </w:t>
      </w:r>
      <w:ins w:id="23" w:author="Carlos Montes" w:date="2025-04-27T03:08:00Z" w16du:dateUtc="2025-04-27T08:08:00Z">
        <w:r w:rsidR="00441A58">
          <w:rPr>
            <w:rFonts w:ascii="Arial" w:hAnsi="Arial" w:cs="Arial"/>
            <w:color w:val="404040"/>
            <w:sz w:val="22"/>
            <w:szCs w:val="22"/>
          </w:rPr>
          <w:t>Au-</w:t>
        </w:r>
      </w:ins>
      <w:r w:rsidRPr="00921BD6">
        <w:rPr>
          <w:rFonts w:ascii="Arial" w:hAnsi="Arial" w:cs="Arial"/>
          <w:color w:val="404040"/>
          <w:sz w:val="22"/>
          <w:szCs w:val="22"/>
        </w:rPr>
        <w:t>Ag-Cu.</w:t>
      </w:r>
    </w:p>
    <w:p w14:paraId="6ED10C8D" w14:textId="711249A1" w:rsidR="00921BD6" w:rsidRPr="00921BD6" w:rsidDel="004A7E75" w:rsidRDefault="00921BD6" w:rsidP="00921BD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del w:id="24" w:author="Carlos Montes" w:date="2025-04-27T02:52:00Z" w16du:dateUtc="2025-04-27T07:52:00Z"/>
          <w:rFonts w:ascii="Arial" w:hAnsi="Arial" w:cs="Arial"/>
          <w:color w:val="404040"/>
          <w:sz w:val="22"/>
          <w:szCs w:val="22"/>
        </w:rPr>
      </w:pPr>
      <w:del w:id="25" w:author="Carlos Montes" w:date="2025-04-27T02:52:00Z" w16du:dateUtc="2025-04-27T07:52:00Z">
        <w:r w:rsidRPr="00921BD6" w:rsidDel="004A7E75">
          <w:rPr>
            <w:rFonts w:ascii="Arial" w:hAnsi="Arial" w:cs="Arial"/>
            <w:color w:val="404040"/>
            <w:sz w:val="22"/>
            <w:szCs w:val="22"/>
          </w:rPr>
          <w:delText>Realizar estudios geofísicos (IP/Resistividad) para identificar posibles extensiones de las estructuras mineralizadas.</w:delText>
        </w:r>
      </w:del>
    </w:p>
    <w:p w14:paraId="64DB74F5" w14:textId="77777777" w:rsidR="00921BD6" w:rsidRPr="00921BD6" w:rsidRDefault="00921BD6" w:rsidP="00921BD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lastRenderedPageBreak/>
        <w:t xml:space="preserve">Complementar con análisis geoquímicos </w:t>
      </w:r>
      <w:proofErr w:type="spellStart"/>
      <w:r w:rsidRPr="00921BD6">
        <w:rPr>
          <w:rFonts w:ascii="Arial" w:hAnsi="Arial" w:cs="Arial"/>
          <w:color w:val="404040"/>
          <w:sz w:val="22"/>
          <w:szCs w:val="22"/>
        </w:rPr>
        <w:t>multielemento</w:t>
      </w:r>
      <w:proofErr w:type="spellEnd"/>
      <w:r w:rsidRPr="00921BD6">
        <w:rPr>
          <w:rFonts w:ascii="Arial" w:hAnsi="Arial" w:cs="Arial"/>
          <w:color w:val="404040"/>
          <w:sz w:val="22"/>
          <w:szCs w:val="22"/>
        </w:rPr>
        <w:t xml:space="preserve"> para definir vectores de exploración.</w:t>
      </w:r>
    </w:p>
    <w:p w14:paraId="5222BF08" w14:textId="77777777" w:rsidR="00921BD6" w:rsidRDefault="00921BD6" w:rsidP="00921BD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ins w:id="26" w:author="Carlos Montes" w:date="2025-04-27T02:59:00Z" w16du:dateUtc="2025-04-27T07:59:00Z"/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 xml:space="preserve">Priorizar el mapeo estructural detallado para entender los controles en la distribución de Au y </w:t>
      </w:r>
      <w:proofErr w:type="gramStart"/>
      <w:r w:rsidRPr="00921BD6">
        <w:rPr>
          <w:rFonts w:ascii="Arial" w:hAnsi="Arial" w:cs="Arial"/>
          <w:color w:val="404040"/>
          <w:sz w:val="22"/>
          <w:szCs w:val="22"/>
        </w:rPr>
        <w:t>Ag.</w:t>
      </w:r>
      <w:proofErr w:type="gramEnd"/>
    </w:p>
    <w:p w14:paraId="159CA0A5" w14:textId="3FAA0AD3" w:rsidR="000A5306" w:rsidRPr="00921BD6" w:rsidRDefault="000A5306" w:rsidP="00921BD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404040"/>
          <w:sz w:val="22"/>
          <w:szCs w:val="22"/>
        </w:rPr>
      </w:pPr>
      <w:ins w:id="27" w:author="Carlos Montes" w:date="2025-04-27T02:59:00Z" w16du:dateUtc="2025-04-27T07:59:00Z">
        <w:r>
          <w:rPr>
            <w:rFonts w:ascii="Arial" w:hAnsi="Arial" w:cs="Arial"/>
            <w:color w:val="404040"/>
            <w:sz w:val="22"/>
            <w:szCs w:val="22"/>
          </w:rPr>
          <w:t xml:space="preserve">Se tiene definido un corredor de aprox. </w:t>
        </w:r>
      </w:ins>
      <w:ins w:id="28" w:author="Carlos Montes" w:date="2025-04-27T03:00:00Z" w16du:dateUtc="2025-04-27T08:00:00Z">
        <w:r w:rsidR="00904676">
          <w:rPr>
            <w:rFonts w:ascii="Arial" w:hAnsi="Arial" w:cs="Arial"/>
            <w:color w:val="404040"/>
            <w:sz w:val="22"/>
            <w:szCs w:val="22"/>
          </w:rPr>
          <w:t xml:space="preserve">1.3km </w:t>
        </w:r>
      </w:ins>
      <w:ins w:id="29" w:author="Carlos Montes" w:date="2025-04-27T03:03:00Z" w16du:dateUtc="2025-04-27T08:03:00Z">
        <w:r w:rsidR="00AA16F2">
          <w:rPr>
            <w:rFonts w:ascii="Arial" w:hAnsi="Arial" w:cs="Arial"/>
            <w:color w:val="404040"/>
            <w:sz w:val="22"/>
            <w:szCs w:val="22"/>
          </w:rPr>
          <w:t xml:space="preserve">en la Mina Rosario, </w:t>
        </w:r>
      </w:ins>
      <w:ins w:id="30" w:author="Carlos Montes" w:date="2025-04-27T03:00:00Z" w16du:dateUtc="2025-04-27T08:00:00Z">
        <w:r w:rsidR="00904676">
          <w:rPr>
            <w:rFonts w:ascii="Arial" w:hAnsi="Arial" w:cs="Arial"/>
            <w:color w:val="404040"/>
            <w:sz w:val="22"/>
            <w:szCs w:val="22"/>
          </w:rPr>
          <w:t>donde se tiene iden</w:t>
        </w:r>
      </w:ins>
      <w:ins w:id="31" w:author="Carlos Montes" w:date="2025-04-27T03:02:00Z" w16du:dateUtc="2025-04-27T08:02:00Z">
        <w:r w:rsidR="008163EC">
          <w:rPr>
            <w:rFonts w:ascii="Arial" w:hAnsi="Arial" w:cs="Arial"/>
            <w:color w:val="404040"/>
            <w:sz w:val="22"/>
            <w:szCs w:val="22"/>
          </w:rPr>
          <w:t>ti</w:t>
        </w:r>
      </w:ins>
      <w:ins w:id="32" w:author="Carlos Montes" w:date="2025-04-27T03:00:00Z" w16du:dateUtc="2025-04-27T08:00:00Z">
        <w:r w:rsidR="00904676">
          <w:rPr>
            <w:rFonts w:ascii="Arial" w:hAnsi="Arial" w:cs="Arial"/>
            <w:color w:val="404040"/>
            <w:sz w:val="22"/>
            <w:szCs w:val="22"/>
          </w:rPr>
          <w:t xml:space="preserve">ficado </w:t>
        </w:r>
      </w:ins>
      <w:ins w:id="33" w:author="Carlos Montes" w:date="2025-04-27T03:02:00Z" w16du:dateUtc="2025-04-27T08:02:00Z">
        <w:r w:rsidR="008163EC">
          <w:rPr>
            <w:rFonts w:ascii="Arial" w:hAnsi="Arial" w:cs="Arial"/>
            <w:color w:val="404040"/>
            <w:sz w:val="22"/>
            <w:szCs w:val="22"/>
          </w:rPr>
          <w:t>más</w:t>
        </w:r>
      </w:ins>
      <w:ins w:id="34" w:author="Carlos Montes" w:date="2025-04-27T03:00:00Z" w16du:dateUtc="2025-04-27T08:00:00Z">
        <w:r w:rsidR="00904676">
          <w:rPr>
            <w:rFonts w:ascii="Arial" w:hAnsi="Arial" w:cs="Arial"/>
            <w:color w:val="404040"/>
            <w:sz w:val="22"/>
            <w:szCs w:val="22"/>
          </w:rPr>
          <w:t xml:space="preserve"> </w:t>
        </w:r>
        <w:r w:rsidR="00B13B73">
          <w:rPr>
            <w:rFonts w:ascii="Arial" w:hAnsi="Arial" w:cs="Arial"/>
            <w:color w:val="404040"/>
            <w:sz w:val="22"/>
            <w:szCs w:val="22"/>
          </w:rPr>
          <w:t xml:space="preserve">de 10 vetas con clavos en horizontal mayor a </w:t>
        </w:r>
      </w:ins>
      <w:ins w:id="35" w:author="Carlos Montes" w:date="2025-04-27T03:01:00Z" w16du:dateUtc="2025-04-27T08:01:00Z">
        <w:r w:rsidR="00E325BD">
          <w:rPr>
            <w:rFonts w:ascii="Arial" w:hAnsi="Arial" w:cs="Arial"/>
            <w:color w:val="404040"/>
            <w:sz w:val="22"/>
            <w:szCs w:val="22"/>
          </w:rPr>
          <w:t xml:space="preserve">200m y en vertical con buenas posibilidades de </w:t>
        </w:r>
      </w:ins>
      <w:ins w:id="36" w:author="Carlos Montes" w:date="2025-04-27T03:02:00Z" w16du:dateUtc="2025-04-27T08:02:00Z">
        <w:r w:rsidR="008163EC">
          <w:rPr>
            <w:rFonts w:ascii="Arial" w:hAnsi="Arial" w:cs="Arial"/>
            <w:color w:val="404040"/>
            <w:sz w:val="22"/>
            <w:szCs w:val="22"/>
          </w:rPr>
          <w:t>mineralización</w:t>
        </w:r>
      </w:ins>
      <w:ins w:id="37" w:author="Carlos Montes" w:date="2025-04-27T03:01:00Z" w16du:dateUtc="2025-04-27T08:01:00Z">
        <w:r w:rsidR="00E325BD">
          <w:rPr>
            <w:rFonts w:ascii="Arial" w:hAnsi="Arial" w:cs="Arial"/>
            <w:color w:val="404040"/>
            <w:sz w:val="22"/>
            <w:szCs w:val="22"/>
          </w:rPr>
          <w:t xml:space="preserve"> económica de Au-Ag-Cu hacía los niveles profundos </w:t>
        </w:r>
      </w:ins>
      <w:ins w:id="38" w:author="Carlos Montes" w:date="2025-04-27T03:02:00Z" w16du:dateUtc="2025-04-27T08:02:00Z">
        <w:r w:rsidR="008163EC">
          <w:rPr>
            <w:rFonts w:ascii="Arial" w:hAnsi="Arial" w:cs="Arial"/>
            <w:color w:val="404040"/>
            <w:sz w:val="22"/>
            <w:szCs w:val="22"/>
          </w:rPr>
          <w:t>660 – 710</w:t>
        </w:r>
      </w:ins>
      <w:ins w:id="39" w:author="Carlos Montes" w:date="2025-04-27T03:04:00Z" w16du:dateUtc="2025-04-27T08:04:00Z">
        <w:r w:rsidR="002307D0">
          <w:rPr>
            <w:rFonts w:ascii="Arial" w:hAnsi="Arial" w:cs="Arial"/>
            <w:color w:val="404040"/>
            <w:sz w:val="22"/>
            <w:szCs w:val="22"/>
          </w:rPr>
          <w:t>(3,927 m.s.n.m.</w:t>
        </w:r>
        <w:r w:rsidR="00AD377F">
          <w:rPr>
            <w:rFonts w:ascii="Arial" w:hAnsi="Arial" w:cs="Arial"/>
            <w:color w:val="404040"/>
            <w:sz w:val="22"/>
            <w:szCs w:val="22"/>
          </w:rPr>
          <w:t xml:space="preserve">, </w:t>
        </w:r>
      </w:ins>
      <w:ins w:id="40" w:author="Carlos Montes" w:date="2025-04-27T03:02:00Z" w16du:dateUtc="2025-04-27T08:02:00Z">
        <w:r w:rsidR="008163EC">
          <w:rPr>
            <w:rFonts w:ascii="Arial" w:hAnsi="Arial" w:cs="Arial"/>
            <w:color w:val="404040"/>
            <w:sz w:val="22"/>
            <w:szCs w:val="22"/>
          </w:rPr>
          <w:t xml:space="preserve">se tiene algunos registros con sondajes </w:t>
        </w:r>
      </w:ins>
      <w:ins w:id="41" w:author="Carlos Montes" w:date="2025-04-27T03:03:00Z" w16du:dateUtc="2025-04-27T08:03:00Z">
        <w:r w:rsidR="002C3C9D">
          <w:rPr>
            <w:rFonts w:ascii="Arial" w:hAnsi="Arial" w:cs="Arial"/>
            <w:color w:val="404040"/>
            <w:sz w:val="22"/>
            <w:szCs w:val="22"/>
          </w:rPr>
          <w:t>diamantinos</w:t>
        </w:r>
      </w:ins>
      <w:ins w:id="42" w:author="Carlos Montes" w:date="2025-04-27T03:02:00Z" w16du:dateUtc="2025-04-27T08:02:00Z">
        <w:r w:rsidR="008163EC">
          <w:rPr>
            <w:rFonts w:ascii="Arial" w:hAnsi="Arial" w:cs="Arial"/>
            <w:color w:val="404040"/>
            <w:sz w:val="22"/>
            <w:szCs w:val="22"/>
          </w:rPr>
          <w:t>)</w:t>
        </w:r>
      </w:ins>
    </w:p>
    <w:p w14:paraId="1A07828E" w14:textId="6E231485" w:rsidR="00921BD6" w:rsidRPr="00921BD6" w:rsidDel="00716E0D" w:rsidRDefault="00921BD6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rPr>
          <w:del w:id="43" w:author="Carlos Montes" w:date="2025-04-27T03:07:00Z" w16du:dateUtc="2025-04-27T08:07:00Z"/>
          <w:rFonts w:ascii="Arial" w:hAnsi="Arial" w:cs="Arial"/>
          <w:color w:val="404040"/>
          <w:sz w:val="22"/>
          <w:szCs w:val="22"/>
        </w:rPr>
      </w:pPr>
      <w:r w:rsidRPr="00921BD6">
        <w:rPr>
          <w:rFonts w:ascii="Arial" w:hAnsi="Arial" w:cs="Arial"/>
          <w:color w:val="404040"/>
          <w:sz w:val="22"/>
          <w:szCs w:val="22"/>
        </w:rPr>
        <w:t>El potencial de</w:t>
      </w:r>
      <w:ins w:id="44" w:author="Carlos Montes" w:date="2025-04-27T03:05:00Z" w16du:dateUtc="2025-04-27T08:05:00Z">
        <w:r w:rsidR="00AD377F">
          <w:rPr>
            <w:rFonts w:ascii="Arial" w:hAnsi="Arial" w:cs="Arial"/>
            <w:color w:val="404040"/>
            <w:sz w:val="22"/>
            <w:szCs w:val="22"/>
          </w:rPr>
          <w:t xml:space="preserve"> la mina </w:t>
        </w:r>
      </w:ins>
      <w:del w:id="45" w:author="Carlos Montes" w:date="2025-04-27T03:05:00Z" w16du:dateUtc="2025-04-27T08:05:00Z">
        <w:r w:rsidRPr="00921BD6" w:rsidDel="00AD377F">
          <w:rPr>
            <w:rFonts w:ascii="Arial" w:hAnsi="Arial" w:cs="Arial"/>
            <w:color w:val="404040"/>
            <w:sz w:val="22"/>
            <w:szCs w:val="22"/>
          </w:rPr>
          <w:delText xml:space="preserve">l sector </w:delText>
        </w:r>
      </w:del>
      <w:r w:rsidRPr="00921BD6">
        <w:rPr>
          <w:rFonts w:ascii="Arial" w:hAnsi="Arial" w:cs="Arial"/>
          <w:color w:val="404040"/>
          <w:sz w:val="22"/>
          <w:szCs w:val="22"/>
        </w:rPr>
        <w:t xml:space="preserve">Rosario queda demostrado por las altas leyes </w:t>
      </w:r>
      <w:ins w:id="46" w:author="Carlos Montes" w:date="2025-04-27T03:05:00Z" w16du:dateUtc="2025-04-27T08:05:00Z">
        <w:r w:rsidR="003729E8">
          <w:rPr>
            <w:rFonts w:ascii="Arial" w:hAnsi="Arial" w:cs="Arial"/>
            <w:color w:val="404040"/>
            <w:sz w:val="22"/>
            <w:szCs w:val="22"/>
          </w:rPr>
          <w:t xml:space="preserve">puntuales </w:t>
        </w:r>
      </w:ins>
      <w:r w:rsidRPr="00921BD6">
        <w:rPr>
          <w:rFonts w:ascii="Arial" w:hAnsi="Arial" w:cs="Arial"/>
          <w:color w:val="404040"/>
          <w:sz w:val="22"/>
          <w:szCs w:val="22"/>
        </w:rPr>
        <w:t xml:space="preserve">encontradas </w:t>
      </w:r>
      <w:ins w:id="47" w:author="Carlos Montes" w:date="2025-04-27T03:06:00Z" w16du:dateUtc="2025-04-27T08:06:00Z">
        <w:r w:rsidR="003729E8">
          <w:rPr>
            <w:rFonts w:ascii="Arial" w:hAnsi="Arial" w:cs="Arial"/>
            <w:color w:val="404040"/>
            <w:sz w:val="22"/>
            <w:szCs w:val="22"/>
          </w:rPr>
          <w:t xml:space="preserve">(de </w:t>
        </w:r>
      </w:ins>
      <w:del w:id="48" w:author="Carlos Montes" w:date="2025-04-27T03:06:00Z" w16du:dateUtc="2025-04-27T08:06:00Z">
        <w:r w:rsidRPr="00921BD6" w:rsidDel="003729E8">
          <w:rPr>
            <w:rFonts w:ascii="Arial" w:hAnsi="Arial" w:cs="Arial"/>
            <w:color w:val="404040"/>
            <w:sz w:val="22"/>
            <w:szCs w:val="22"/>
          </w:rPr>
          <w:delText>(</w:delText>
        </w:r>
      </w:del>
      <w:r w:rsidRPr="00921BD6">
        <w:rPr>
          <w:rFonts w:ascii="Arial" w:hAnsi="Arial" w:cs="Arial"/>
          <w:color w:val="404040"/>
          <w:sz w:val="22"/>
          <w:szCs w:val="22"/>
        </w:rPr>
        <w:t xml:space="preserve">hasta </w:t>
      </w:r>
      <w:ins w:id="49" w:author="Carlos Montes" w:date="2025-04-27T03:05:00Z" w16du:dateUtc="2025-04-27T08:05:00Z">
        <w:r w:rsidR="003729E8">
          <w:rPr>
            <w:rFonts w:ascii="Arial" w:hAnsi="Arial" w:cs="Arial"/>
            <w:color w:val="404040"/>
            <w:sz w:val="22"/>
            <w:szCs w:val="22"/>
          </w:rPr>
          <w:t xml:space="preserve">20 </w:t>
        </w:r>
      </w:ins>
      <w:del w:id="50" w:author="Carlos Montes" w:date="2025-04-27T03:05:00Z" w16du:dateUtc="2025-04-27T08:05:00Z">
        <w:r w:rsidRPr="00921BD6" w:rsidDel="003729E8">
          <w:rPr>
            <w:rFonts w:ascii="Arial" w:hAnsi="Arial" w:cs="Arial"/>
            <w:color w:val="404040"/>
            <w:sz w:val="22"/>
            <w:szCs w:val="22"/>
          </w:rPr>
          <w:delText>12.3</w:delText>
        </w:r>
      </w:del>
      <w:r w:rsidRPr="00921BD6">
        <w:rPr>
          <w:rFonts w:ascii="Arial" w:hAnsi="Arial" w:cs="Arial"/>
          <w:color w:val="404040"/>
          <w:sz w:val="22"/>
          <w:szCs w:val="22"/>
        </w:rPr>
        <w:t xml:space="preserve"> g/t Au y 1</w:t>
      </w:r>
      <w:del w:id="51" w:author="Carlos Montes" w:date="2025-04-27T03:06:00Z" w16du:dateUtc="2025-04-27T08:06:00Z">
        <w:r w:rsidRPr="00921BD6" w:rsidDel="003729E8">
          <w:rPr>
            <w:rFonts w:ascii="Arial" w:hAnsi="Arial" w:cs="Arial"/>
            <w:color w:val="404040"/>
            <w:sz w:val="22"/>
            <w:szCs w:val="22"/>
          </w:rPr>
          <w:delText>5.</w:delText>
        </w:r>
      </w:del>
      <w:r w:rsidRPr="00921BD6">
        <w:rPr>
          <w:rFonts w:ascii="Arial" w:hAnsi="Arial" w:cs="Arial"/>
          <w:color w:val="404040"/>
          <w:sz w:val="22"/>
          <w:szCs w:val="22"/>
        </w:rPr>
        <w:t>6 oz/t Ag), siendo clave enfocar los próximos esfuerzos en expandir los recursos mediante una exploración sistemática que integre métodos geológicos</w:t>
      </w:r>
      <w:del w:id="52" w:author="Carlos Montes" w:date="2025-04-27T03:07:00Z" w16du:dateUtc="2025-04-27T08:07:00Z">
        <w:r w:rsidRPr="00921BD6" w:rsidDel="00716E0D">
          <w:rPr>
            <w:rFonts w:ascii="Arial" w:hAnsi="Arial" w:cs="Arial"/>
            <w:color w:val="404040"/>
            <w:sz w:val="22"/>
            <w:szCs w:val="22"/>
          </w:rPr>
          <w:delText xml:space="preserve"> y </w:delText>
        </w:r>
      </w:del>
      <w:del w:id="53" w:author="Carlos Montes" w:date="2025-04-27T03:06:00Z" w16du:dateUtc="2025-04-27T08:06:00Z">
        <w:r w:rsidRPr="00921BD6" w:rsidDel="00FD6A47">
          <w:rPr>
            <w:rFonts w:ascii="Arial" w:hAnsi="Arial" w:cs="Arial"/>
            <w:color w:val="404040"/>
            <w:sz w:val="22"/>
            <w:szCs w:val="22"/>
          </w:rPr>
          <w:delText>geofísicos</w:delText>
        </w:r>
      </w:del>
      <w:r w:rsidRPr="00921BD6">
        <w:rPr>
          <w:rFonts w:ascii="Arial" w:hAnsi="Arial" w:cs="Arial"/>
          <w:color w:val="404040"/>
          <w:sz w:val="22"/>
          <w:szCs w:val="22"/>
        </w:rPr>
        <w:t xml:space="preserve">. La comprensión de los controles estructurales y la zonación </w:t>
      </w:r>
      <w:del w:id="54" w:author="Carlos Montes" w:date="2025-04-27T02:52:00Z" w16du:dateUtc="2025-04-27T07:52:00Z">
        <w:r w:rsidRPr="00921BD6" w:rsidDel="004A7E75">
          <w:rPr>
            <w:rFonts w:ascii="Arial" w:hAnsi="Arial" w:cs="Arial"/>
            <w:color w:val="404040"/>
            <w:sz w:val="22"/>
            <w:szCs w:val="22"/>
          </w:rPr>
          <w:delText xml:space="preserve">metalógica </w:delText>
        </w:r>
      </w:del>
      <w:r w:rsidRPr="00921BD6">
        <w:rPr>
          <w:rFonts w:ascii="Arial" w:hAnsi="Arial" w:cs="Arial"/>
          <w:color w:val="404040"/>
          <w:sz w:val="22"/>
          <w:szCs w:val="22"/>
        </w:rPr>
        <w:t>serán fundamentales para guiar esta siguiente fase</w:t>
      </w:r>
      <w:ins w:id="55" w:author="Carlos Montes" w:date="2025-04-27T03:07:00Z" w16du:dateUtc="2025-04-27T08:07:00Z">
        <w:r w:rsidR="00716E0D">
          <w:rPr>
            <w:rFonts w:ascii="Arial" w:hAnsi="Arial" w:cs="Arial"/>
            <w:color w:val="404040"/>
            <w:sz w:val="22"/>
            <w:szCs w:val="22"/>
          </w:rPr>
          <w:t xml:space="preserve"> hacia los niveles altos buscando Au y hacia los niveles inferiores buscando Au-Ag-Cu.</w:t>
        </w:r>
      </w:ins>
      <w:del w:id="56" w:author="Carlos Montes" w:date="2025-04-27T03:07:00Z" w16du:dateUtc="2025-04-27T08:07:00Z">
        <w:r w:rsidRPr="00921BD6" w:rsidDel="00716E0D">
          <w:rPr>
            <w:rFonts w:ascii="Arial" w:hAnsi="Arial" w:cs="Arial"/>
            <w:color w:val="404040"/>
            <w:sz w:val="22"/>
            <w:szCs w:val="22"/>
          </w:rPr>
          <w:delText>.</w:delText>
        </w:r>
      </w:del>
    </w:p>
    <w:p w14:paraId="5391C7C4" w14:textId="77777777" w:rsidR="00BE1ADD" w:rsidRDefault="00BE1ADD" w:rsidP="00716E0D">
      <w:pPr>
        <w:pStyle w:val="ds-markdown-paragraph"/>
        <w:shd w:val="clear" w:color="auto" w:fill="FFFFFF"/>
        <w:spacing w:before="206" w:beforeAutospacing="0" w:after="206" w:afterAutospacing="0" w:line="360" w:lineRule="auto"/>
        <w:rPr>
          <w:rFonts w:ascii="Arial" w:hAnsi="Arial" w:cs="Arial"/>
          <w:color w:val="404040"/>
          <w:sz w:val="22"/>
          <w:szCs w:val="22"/>
        </w:rPr>
        <w:pPrChange w:id="57" w:author="Carlos Montes" w:date="2025-04-27T03:07:00Z" w16du:dateUtc="2025-04-27T08:07:00Z">
          <w:pPr>
            <w:pStyle w:val="ds-markdown-paragraph"/>
            <w:shd w:val="clear" w:color="auto" w:fill="FFFFFF"/>
            <w:spacing w:before="206" w:beforeAutospacing="0" w:after="206" w:afterAutospacing="0" w:line="360" w:lineRule="auto"/>
            <w:jc w:val="both"/>
          </w:pPr>
        </w:pPrChange>
      </w:pPr>
    </w:p>
    <w:p w14:paraId="33E2C120" w14:textId="77777777" w:rsidR="004628D2" w:rsidRDefault="004628D2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</w:p>
    <w:p w14:paraId="3394C084" w14:textId="77777777" w:rsidR="004628D2" w:rsidRDefault="004628D2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</w:p>
    <w:p w14:paraId="5D8AF088" w14:textId="77777777" w:rsidR="004628D2" w:rsidRDefault="004628D2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</w:p>
    <w:p w14:paraId="7C4209C2" w14:textId="77777777" w:rsidR="004628D2" w:rsidRDefault="004628D2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</w:p>
    <w:p w14:paraId="40E13137" w14:textId="77777777" w:rsidR="004628D2" w:rsidRPr="00921BD6" w:rsidRDefault="004628D2" w:rsidP="00921BD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</w:p>
    <w:sectPr w:rsidR="004628D2" w:rsidRPr="00921BD6" w:rsidSect="00D67FE8">
      <w:footerReference w:type="default" r:id="rId17"/>
      <w:pgSz w:w="11906" w:h="16838" w:code="9"/>
      <w:pgMar w:top="1134" w:right="141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E3B67" w14:textId="77777777" w:rsidR="002D5A50" w:rsidRDefault="002D5A50" w:rsidP="004722B1">
      <w:pPr>
        <w:spacing w:after="0" w:line="240" w:lineRule="auto"/>
      </w:pPr>
      <w:r>
        <w:separator/>
      </w:r>
    </w:p>
  </w:endnote>
  <w:endnote w:type="continuationSeparator" w:id="0">
    <w:p w14:paraId="56AF6B73" w14:textId="77777777" w:rsidR="002D5A50" w:rsidRDefault="002D5A50" w:rsidP="00472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58" w:author="Carlos Montes" w:date="2025-04-27T02:27:00Z"/>
  <w:sdt>
    <w:sdtPr>
      <w:id w:val="4590820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customXmlInsRangeEnd w:id="58"/>
      <w:p w14:paraId="0D9943C2" w14:textId="15C99D9E" w:rsidR="00740E09" w:rsidRDefault="00740E09">
        <w:pPr>
          <w:pStyle w:val="Piedepgina"/>
          <w:pBdr>
            <w:top w:val="single" w:sz="4" w:space="1" w:color="D9D9D9" w:themeColor="background1" w:themeShade="D9"/>
          </w:pBdr>
          <w:rPr>
            <w:ins w:id="59" w:author="Carlos Montes" w:date="2025-04-27T02:27:00Z" w16du:dateUtc="2025-04-27T07:27:00Z"/>
            <w:b/>
            <w:bCs/>
          </w:rPr>
        </w:pPr>
        <w:ins w:id="60" w:author="Carlos Montes" w:date="2025-04-27T02:27:00Z" w16du:dateUtc="2025-04-27T07:27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b/>
              <w:bCs/>
              <w:lang w:val="es-ES"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b/>
              <w:bCs/>
              <w:lang w:val="es-ES"/>
            </w:rPr>
            <w:t xml:space="preserve"> | </w:t>
          </w:r>
          <w:r>
            <w:rPr>
              <w:color w:val="7F7F7F" w:themeColor="background1" w:themeShade="7F"/>
              <w:spacing w:val="60"/>
              <w:lang w:val="es-ES"/>
            </w:rPr>
            <w:t>Página</w:t>
          </w:r>
        </w:ins>
      </w:p>
      <w:customXmlInsRangeStart w:id="61" w:author="Carlos Montes" w:date="2025-04-27T02:27:00Z"/>
    </w:sdtContent>
  </w:sdt>
  <w:customXmlInsRangeEnd w:id="61"/>
  <w:customXmlInsRangeStart w:id="62" w:author="Carlos Montes" w:date="2025-04-27T02:28:00Z"/>
  <w:sdt>
    <w:sdtPr>
      <w:rPr>
        <w:color w:val="000000" w:themeColor="text1"/>
      </w:rPr>
      <w:alias w:val="Título"/>
      <w:tag w:val=""/>
      <w:id w:val="-1807772705"/>
      <w:placeholder>
        <w:docPart w:val="C30F3B081E14482FBF656E2F50EFBBB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customXmlInsRangeEnd w:id="62"/>
      <w:p w14:paraId="149278F8" w14:textId="3C0D671F" w:rsidR="004722B1" w:rsidRPr="00EE6E7C" w:rsidRDefault="00076EE1" w:rsidP="00341F57">
        <w:pPr>
          <w:pStyle w:val="Piedepgina"/>
          <w:rPr>
            <w:color w:val="000000" w:themeColor="text1"/>
            <w:rPrChange w:id="63" w:author="Carlos Montes" w:date="2025-04-27T02:26:00Z" w16du:dateUtc="2025-04-27T07:26:00Z">
              <w:rPr/>
            </w:rPrChange>
          </w:rPr>
        </w:pPr>
        <w:ins w:id="64" w:author="Carlos Montes" w:date="2025-04-27T02:28:00Z" w16du:dateUtc="2025-04-27T07:28:00Z">
          <w:r>
            <w:rPr>
              <w:color w:val="000000" w:themeColor="text1"/>
            </w:rPr>
            <w:t>Mina Rosario - Distrito Minero Julcani</w:t>
          </w:r>
        </w:ins>
      </w:p>
      <w:customXmlInsRangeStart w:id="65" w:author="Carlos Montes" w:date="2025-04-27T02:28:00Z"/>
    </w:sdtContent>
  </w:sdt>
  <w:customXmlInsRangeEnd w:id="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9AF9D" w14:textId="77777777" w:rsidR="002D5A50" w:rsidRDefault="002D5A50" w:rsidP="004722B1">
      <w:pPr>
        <w:spacing w:after="0" w:line="240" w:lineRule="auto"/>
      </w:pPr>
      <w:r>
        <w:separator/>
      </w:r>
    </w:p>
  </w:footnote>
  <w:footnote w:type="continuationSeparator" w:id="0">
    <w:p w14:paraId="6850FD3F" w14:textId="77777777" w:rsidR="002D5A50" w:rsidRDefault="002D5A50" w:rsidP="00472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491"/>
    <w:multiLevelType w:val="multilevel"/>
    <w:tmpl w:val="9EE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7B2E"/>
    <w:multiLevelType w:val="multilevel"/>
    <w:tmpl w:val="B7D6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51553"/>
    <w:multiLevelType w:val="multilevel"/>
    <w:tmpl w:val="969C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D0C77"/>
    <w:multiLevelType w:val="hybridMultilevel"/>
    <w:tmpl w:val="E95276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00FC2"/>
    <w:multiLevelType w:val="multilevel"/>
    <w:tmpl w:val="755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D3900"/>
    <w:multiLevelType w:val="multilevel"/>
    <w:tmpl w:val="F8A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D4680"/>
    <w:multiLevelType w:val="hybridMultilevel"/>
    <w:tmpl w:val="A4FA7B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E7334"/>
    <w:multiLevelType w:val="multilevel"/>
    <w:tmpl w:val="C6B4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67B21"/>
    <w:multiLevelType w:val="multilevel"/>
    <w:tmpl w:val="EBB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57798"/>
    <w:multiLevelType w:val="multilevel"/>
    <w:tmpl w:val="9078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D6357"/>
    <w:multiLevelType w:val="multilevel"/>
    <w:tmpl w:val="AFC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D31D0"/>
    <w:multiLevelType w:val="multilevel"/>
    <w:tmpl w:val="658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38468">
    <w:abstractNumId w:val="6"/>
  </w:num>
  <w:num w:numId="2" w16cid:durableId="786462951">
    <w:abstractNumId w:val="3"/>
  </w:num>
  <w:num w:numId="3" w16cid:durableId="1306665859">
    <w:abstractNumId w:val="8"/>
  </w:num>
  <w:num w:numId="4" w16cid:durableId="1433041639">
    <w:abstractNumId w:val="11"/>
  </w:num>
  <w:num w:numId="5" w16cid:durableId="1208638481">
    <w:abstractNumId w:val="4"/>
  </w:num>
  <w:num w:numId="6" w16cid:durableId="1761678476">
    <w:abstractNumId w:val="5"/>
  </w:num>
  <w:num w:numId="7" w16cid:durableId="538906341">
    <w:abstractNumId w:val="9"/>
  </w:num>
  <w:num w:numId="8" w16cid:durableId="844520839">
    <w:abstractNumId w:val="0"/>
  </w:num>
  <w:num w:numId="9" w16cid:durableId="664548078">
    <w:abstractNumId w:val="7"/>
  </w:num>
  <w:num w:numId="10" w16cid:durableId="1880313803">
    <w:abstractNumId w:val="1"/>
  </w:num>
  <w:num w:numId="11" w16cid:durableId="1974098073">
    <w:abstractNumId w:val="10"/>
  </w:num>
  <w:num w:numId="12" w16cid:durableId="33273208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Montes">
    <w15:presenceInfo w15:providerId="AD" w15:userId="S::carlos.montes@buenaventura.pe::f77e92e5-eea7-40a5-ad44-c2f5eb42f4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revisionView w:markup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A9C"/>
    <w:rsid w:val="0000091D"/>
    <w:rsid w:val="00000EB8"/>
    <w:rsid w:val="00001EBC"/>
    <w:rsid w:val="0000496A"/>
    <w:rsid w:val="000068FA"/>
    <w:rsid w:val="000113D7"/>
    <w:rsid w:val="000119E5"/>
    <w:rsid w:val="00012097"/>
    <w:rsid w:val="0001255C"/>
    <w:rsid w:val="00012B27"/>
    <w:rsid w:val="00012B53"/>
    <w:rsid w:val="00013DC2"/>
    <w:rsid w:val="000163CA"/>
    <w:rsid w:val="00020BF8"/>
    <w:rsid w:val="00020FC1"/>
    <w:rsid w:val="000229B1"/>
    <w:rsid w:val="00024416"/>
    <w:rsid w:val="00030639"/>
    <w:rsid w:val="00030ACF"/>
    <w:rsid w:val="00033276"/>
    <w:rsid w:val="000339B2"/>
    <w:rsid w:val="0003524A"/>
    <w:rsid w:val="000355D4"/>
    <w:rsid w:val="0003796B"/>
    <w:rsid w:val="000418BB"/>
    <w:rsid w:val="000429C6"/>
    <w:rsid w:val="00043A32"/>
    <w:rsid w:val="0004582F"/>
    <w:rsid w:val="00046FAA"/>
    <w:rsid w:val="00047F55"/>
    <w:rsid w:val="000500FD"/>
    <w:rsid w:val="00050B4F"/>
    <w:rsid w:val="00051E2C"/>
    <w:rsid w:val="00051F6B"/>
    <w:rsid w:val="00052803"/>
    <w:rsid w:val="0005281D"/>
    <w:rsid w:val="00053958"/>
    <w:rsid w:val="00061A22"/>
    <w:rsid w:val="00061DFB"/>
    <w:rsid w:val="00062855"/>
    <w:rsid w:val="0006323D"/>
    <w:rsid w:val="000643D3"/>
    <w:rsid w:val="00064CCE"/>
    <w:rsid w:val="00070ABD"/>
    <w:rsid w:val="00073A0A"/>
    <w:rsid w:val="00075DEC"/>
    <w:rsid w:val="000767AF"/>
    <w:rsid w:val="00076EE1"/>
    <w:rsid w:val="000776CD"/>
    <w:rsid w:val="000832EE"/>
    <w:rsid w:val="00083437"/>
    <w:rsid w:val="00086223"/>
    <w:rsid w:val="00086842"/>
    <w:rsid w:val="0008725E"/>
    <w:rsid w:val="0009278F"/>
    <w:rsid w:val="00092E23"/>
    <w:rsid w:val="000944E4"/>
    <w:rsid w:val="0009489A"/>
    <w:rsid w:val="000A3641"/>
    <w:rsid w:val="000A5306"/>
    <w:rsid w:val="000A5715"/>
    <w:rsid w:val="000A661C"/>
    <w:rsid w:val="000A76C7"/>
    <w:rsid w:val="000B41A5"/>
    <w:rsid w:val="000B7D42"/>
    <w:rsid w:val="000C1DA5"/>
    <w:rsid w:val="000C280D"/>
    <w:rsid w:val="000C33CF"/>
    <w:rsid w:val="000C43BF"/>
    <w:rsid w:val="000C6AD5"/>
    <w:rsid w:val="000D28A1"/>
    <w:rsid w:val="000D3C5B"/>
    <w:rsid w:val="000D474F"/>
    <w:rsid w:val="000D5FA3"/>
    <w:rsid w:val="000D75DB"/>
    <w:rsid w:val="000E2785"/>
    <w:rsid w:val="000E2982"/>
    <w:rsid w:val="000E4F9F"/>
    <w:rsid w:val="000E5D32"/>
    <w:rsid w:val="000F0CAE"/>
    <w:rsid w:val="000F0E64"/>
    <w:rsid w:val="000F3120"/>
    <w:rsid w:val="000F4553"/>
    <w:rsid w:val="000F642D"/>
    <w:rsid w:val="0010019F"/>
    <w:rsid w:val="00101013"/>
    <w:rsid w:val="0010431B"/>
    <w:rsid w:val="0010580E"/>
    <w:rsid w:val="00106795"/>
    <w:rsid w:val="00106B3F"/>
    <w:rsid w:val="00110C40"/>
    <w:rsid w:val="001111A5"/>
    <w:rsid w:val="00112624"/>
    <w:rsid w:val="00112A78"/>
    <w:rsid w:val="00113010"/>
    <w:rsid w:val="001137A9"/>
    <w:rsid w:val="00113C53"/>
    <w:rsid w:val="00113D0A"/>
    <w:rsid w:val="00115BA6"/>
    <w:rsid w:val="00115FCE"/>
    <w:rsid w:val="0011653F"/>
    <w:rsid w:val="0011782D"/>
    <w:rsid w:val="001224BC"/>
    <w:rsid w:val="00123F28"/>
    <w:rsid w:val="001259A8"/>
    <w:rsid w:val="00125ACB"/>
    <w:rsid w:val="00125EE9"/>
    <w:rsid w:val="00126399"/>
    <w:rsid w:val="00126A4B"/>
    <w:rsid w:val="00127914"/>
    <w:rsid w:val="00130998"/>
    <w:rsid w:val="00130A0B"/>
    <w:rsid w:val="001323CE"/>
    <w:rsid w:val="00132E79"/>
    <w:rsid w:val="00132F95"/>
    <w:rsid w:val="00133C72"/>
    <w:rsid w:val="00133D63"/>
    <w:rsid w:val="00136568"/>
    <w:rsid w:val="00142C19"/>
    <w:rsid w:val="00142F67"/>
    <w:rsid w:val="00145322"/>
    <w:rsid w:val="00145780"/>
    <w:rsid w:val="00146AEA"/>
    <w:rsid w:val="001524F2"/>
    <w:rsid w:val="00152ED6"/>
    <w:rsid w:val="00153DA3"/>
    <w:rsid w:val="00160192"/>
    <w:rsid w:val="001645D6"/>
    <w:rsid w:val="00165575"/>
    <w:rsid w:val="0017244E"/>
    <w:rsid w:val="0017280F"/>
    <w:rsid w:val="001769F1"/>
    <w:rsid w:val="00180AB1"/>
    <w:rsid w:val="001859CC"/>
    <w:rsid w:val="001865BB"/>
    <w:rsid w:val="00187594"/>
    <w:rsid w:val="001916E0"/>
    <w:rsid w:val="00193CC5"/>
    <w:rsid w:val="001963C2"/>
    <w:rsid w:val="001A255E"/>
    <w:rsid w:val="001A5DB2"/>
    <w:rsid w:val="001B019B"/>
    <w:rsid w:val="001B0861"/>
    <w:rsid w:val="001B2C3B"/>
    <w:rsid w:val="001B36A8"/>
    <w:rsid w:val="001B39CE"/>
    <w:rsid w:val="001B69C2"/>
    <w:rsid w:val="001C115E"/>
    <w:rsid w:val="001C116C"/>
    <w:rsid w:val="001C3584"/>
    <w:rsid w:val="001C464E"/>
    <w:rsid w:val="001C46A5"/>
    <w:rsid w:val="001C5ED7"/>
    <w:rsid w:val="001C6D13"/>
    <w:rsid w:val="001C7066"/>
    <w:rsid w:val="001C7FAF"/>
    <w:rsid w:val="001D08B9"/>
    <w:rsid w:val="001D2A17"/>
    <w:rsid w:val="001D3951"/>
    <w:rsid w:val="001D625F"/>
    <w:rsid w:val="001D6324"/>
    <w:rsid w:val="001D7B84"/>
    <w:rsid w:val="001D7BC8"/>
    <w:rsid w:val="001E0657"/>
    <w:rsid w:val="001E13CD"/>
    <w:rsid w:val="001E31B4"/>
    <w:rsid w:val="001E477F"/>
    <w:rsid w:val="001E67FF"/>
    <w:rsid w:val="001E7B22"/>
    <w:rsid w:val="001F06F6"/>
    <w:rsid w:val="001F0A66"/>
    <w:rsid w:val="001F1EA7"/>
    <w:rsid w:val="001F3290"/>
    <w:rsid w:val="001F4DA5"/>
    <w:rsid w:val="001F5813"/>
    <w:rsid w:val="001F5BAF"/>
    <w:rsid w:val="001F660A"/>
    <w:rsid w:val="00203669"/>
    <w:rsid w:val="00205EFD"/>
    <w:rsid w:val="0020752C"/>
    <w:rsid w:val="00207647"/>
    <w:rsid w:val="00207690"/>
    <w:rsid w:val="002138A5"/>
    <w:rsid w:val="00213E98"/>
    <w:rsid w:val="00214DD0"/>
    <w:rsid w:val="002156EE"/>
    <w:rsid w:val="002160C6"/>
    <w:rsid w:val="00216388"/>
    <w:rsid w:val="002165CD"/>
    <w:rsid w:val="00216EE2"/>
    <w:rsid w:val="0021771E"/>
    <w:rsid w:val="00220A67"/>
    <w:rsid w:val="00225598"/>
    <w:rsid w:val="002307D0"/>
    <w:rsid w:val="00230E89"/>
    <w:rsid w:val="00240B77"/>
    <w:rsid w:val="0024334C"/>
    <w:rsid w:val="00243559"/>
    <w:rsid w:val="00250B97"/>
    <w:rsid w:val="00251E5F"/>
    <w:rsid w:val="0025331E"/>
    <w:rsid w:val="00254BAB"/>
    <w:rsid w:val="00254E8F"/>
    <w:rsid w:val="00256C80"/>
    <w:rsid w:val="00260436"/>
    <w:rsid w:val="00260491"/>
    <w:rsid w:val="002621BF"/>
    <w:rsid w:val="00265277"/>
    <w:rsid w:val="00267851"/>
    <w:rsid w:val="00270421"/>
    <w:rsid w:val="00272532"/>
    <w:rsid w:val="002758F3"/>
    <w:rsid w:val="00275AC7"/>
    <w:rsid w:val="00276E11"/>
    <w:rsid w:val="00281684"/>
    <w:rsid w:val="00282DD3"/>
    <w:rsid w:val="00294605"/>
    <w:rsid w:val="00296242"/>
    <w:rsid w:val="00296D24"/>
    <w:rsid w:val="0029763C"/>
    <w:rsid w:val="002978D1"/>
    <w:rsid w:val="002A251A"/>
    <w:rsid w:val="002A2CF8"/>
    <w:rsid w:val="002A4434"/>
    <w:rsid w:val="002A5989"/>
    <w:rsid w:val="002A5AE6"/>
    <w:rsid w:val="002B143C"/>
    <w:rsid w:val="002B1612"/>
    <w:rsid w:val="002B1EDA"/>
    <w:rsid w:val="002B2452"/>
    <w:rsid w:val="002B4B46"/>
    <w:rsid w:val="002B7D57"/>
    <w:rsid w:val="002C2AF6"/>
    <w:rsid w:val="002C2C47"/>
    <w:rsid w:val="002C378D"/>
    <w:rsid w:val="002C3C9D"/>
    <w:rsid w:val="002C4C9C"/>
    <w:rsid w:val="002C4CF9"/>
    <w:rsid w:val="002C678D"/>
    <w:rsid w:val="002C722E"/>
    <w:rsid w:val="002D1466"/>
    <w:rsid w:val="002D3EC0"/>
    <w:rsid w:val="002D5A50"/>
    <w:rsid w:val="002D5BC4"/>
    <w:rsid w:val="002D6481"/>
    <w:rsid w:val="002E1142"/>
    <w:rsid w:val="002E421E"/>
    <w:rsid w:val="002F0244"/>
    <w:rsid w:val="002F0B12"/>
    <w:rsid w:val="002F2939"/>
    <w:rsid w:val="002F49C4"/>
    <w:rsid w:val="002F559D"/>
    <w:rsid w:val="002F7933"/>
    <w:rsid w:val="002FD9FD"/>
    <w:rsid w:val="00300E68"/>
    <w:rsid w:val="003019A5"/>
    <w:rsid w:val="00304083"/>
    <w:rsid w:val="00304533"/>
    <w:rsid w:val="00305F25"/>
    <w:rsid w:val="00307DAA"/>
    <w:rsid w:val="00310ABD"/>
    <w:rsid w:val="003119EA"/>
    <w:rsid w:val="003125BC"/>
    <w:rsid w:val="00314389"/>
    <w:rsid w:val="0031626C"/>
    <w:rsid w:val="00316999"/>
    <w:rsid w:val="00317D91"/>
    <w:rsid w:val="00321221"/>
    <w:rsid w:val="003244FE"/>
    <w:rsid w:val="003253C6"/>
    <w:rsid w:val="00326A9C"/>
    <w:rsid w:val="00326C10"/>
    <w:rsid w:val="00327921"/>
    <w:rsid w:val="00327C1C"/>
    <w:rsid w:val="0033202E"/>
    <w:rsid w:val="0033453E"/>
    <w:rsid w:val="0033509A"/>
    <w:rsid w:val="0033565A"/>
    <w:rsid w:val="00337A6B"/>
    <w:rsid w:val="00341F57"/>
    <w:rsid w:val="00342C0A"/>
    <w:rsid w:val="00343566"/>
    <w:rsid w:val="003459DD"/>
    <w:rsid w:val="0035041D"/>
    <w:rsid w:val="003604F5"/>
    <w:rsid w:val="0036637D"/>
    <w:rsid w:val="00366CAC"/>
    <w:rsid w:val="00370A91"/>
    <w:rsid w:val="00370EF5"/>
    <w:rsid w:val="00371E4E"/>
    <w:rsid w:val="003729E8"/>
    <w:rsid w:val="00375363"/>
    <w:rsid w:val="003803AD"/>
    <w:rsid w:val="003804D3"/>
    <w:rsid w:val="003811F4"/>
    <w:rsid w:val="00381CF0"/>
    <w:rsid w:val="00381DEF"/>
    <w:rsid w:val="00383250"/>
    <w:rsid w:val="0038377E"/>
    <w:rsid w:val="003844E2"/>
    <w:rsid w:val="003849F5"/>
    <w:rsid w:val="00385CE9"/>
    <w:rsid w:val="00386352"/>
    <w:rsid w:val="003921AB"/>
    <w:rsid w:val="0039297A"/>
    <w:rsid w:val="0039647C"/>
    <w:rsid w:val="003A10CC"/>
    <w:rsid w:val="003A1575"/>
    <w:rsid w:val="003A262F"/>
    <w:rsid w:val="003A504B"/>
    <w:rsid w:val="003A5D03"/>
    <w:rsid w:val="003A6563"/>
    <w:rsid w:val="003A7EA2"/>
    <w:rsid w:val="003B1D7B"/>
    <w:rsid w:val="003B2ABF"/>
    <w:rsid w:val="003B3035"/>
    <w:rsid w:val="003B349A"/>
    <w:rsid w:val="003B42F5"/>
    <w:rsid w:val="003B4601"/>
    <w:rsid w:val="003B5713"/>
    <w:rsid w:val="003B5F73"/>
    <w:rsid w:val="003B653E"/>
    <w:rsid w:val="003B73FD"/>
    <w:rsid w:val="003C2C4E"/>
    <w:rsid w:val="003C38E4"/>
    <w:rsid w:val="003C5B98"/>
    <w:rsid w:val="003C6BE5"/>
    <w:rsid w:val="003C6EEF"/>
    <w:rsid w:val="003C73A1"/>
    <w:rsid w:val="003D0445"/>
    <w:rsid w:val="003D1618"/>
    <w:rsid w:val="003D2039"/>
    <w:rsid w:val="003D7C91"/>
    <w:rsid w:val="003D7EC8"/>
    <w:rsid w:val="003E2D05"/>
    <w:rsid w:val="003E45C8"/>
    <w:rsid w:val="003E4AC8"/>
    <w:rsid w:val="003E5C02"/>
    <w:rsid w:val="003E64F6"/>
    <w:rsid w:val="003F1E3E"/>
    <w:rsid w:val="003F244A"/>
    <w:rsid w:val="003F39EF"/>
    <w:rsid w:val="003F405D"/>
    <w:rsid w:val="003F6748"/>
    <w:rsid w:val="003F72C1"/>
    <w:rsid w:val="003F7BF7"/>
    <w:rsid w:val="003F7E04"/>
    <w:rsid w:val="003F7E3B"/>
    <w:rsid w:val="00400123"/>
    <w:rsid w:val="00403971"/>
    <w:rsid w:val="00403C9E"/>
    <w:rsid w:val="0040679E"/>
    <w:rsid w:val="004068B9"/>
    <w:rsid w:val="00407DDB"/>
    <w:rsid w:val="00410371"/>
    <w:rsid w:val="00412779"/>
    <w:rsid w:val="00415DB3"/>
    <w:rsid w:val="0042179B"/>
    <w:rsid w:val="00425E18"/>
    <w:rsid w:val="00426438"/>
    <w:rsid w:val="004314FD"/>
    <w:rsid w:val="004351FE"/>
    <w:rsid w:val="0043679F"/>
    <w:rsid w:val="00437BF5"/>
    <w:rsid w:val="0044165C"/>
    <w:rsid w:val="00441A58"/>
    <w:rsid w:val="00446114"/>
    <w:rsid w:val="00446131"/>
    <w:rsid w:val="004512DA"/>
    <w:rsid w:val="00451992"/>
    <w:rsid w:val="004519F7"/>
    <w:rsid w:val="00452752"/>
    <w:rsid w:val="00453A50"/>
    <w:rsid w:val="00454B66"/>
    <w:rsid w:val="00457705"/>
    <w:rsid w:val="00457AE2"/>
    <w:rsid w:val="0046097A"/>
    <w:rsid w:val="004628D2"/>
    <w:rsid w:val="00465368"/>
    <w:rsid w:val="00465A17"/>
    <w:rsid w:val="00466DE6"/>
    <w:rsid w:val="00467986"/>
    <w:rsid w:val="00467A36"/>
    <w:rsid w:val="00470CEC"/>
    <w:rsid w:val="0047140A"/>
    <w:rsid w:val="004722B1"/>
    <w:rsid w:val="004839BD"/>
    <w:rsid w:val="00484A3F"/>
    <w:rsid w:val="00486F20"/>
    <w:rsid w:val="00488EEA"/>
    <w:rsid w:val="00496F91"/>
    <w:rsid w:val="004A1DEE"/>
    <w:rsid w:val="004A2BC0"/>
    <w:rsid w:val="004A60F9"/>
    <w:rsid w:val="004A7E75"/>
    <w:rsid w:val="004A7F46"/>
    <w:rsid w:val="004B17C3"/>
    <w:rsid w:val="004B187D"/>
    <w:rsid w:val="004B372F"/>
    <w:rsid w:val="004B64AE"/>
    <w:rsid w:val="004B6801"/>
    <w:rsid w:val="004B7E48"/>
    <w:rsid w:val="004C0050"/>
    <w:rsid w:val="004C0D1A"/>
    <w:rsid w:val="004C1231"/>
    <w:rsid w:val="004C1F3E"/>
    <w:rsid w:val="004C618D"/>
    <w:rsid w:val="004C6386"/>
    <w:rsid w:val="004C6F8F"/>
    <w:rsid w:val="004C78B0"/>
    <w:rsid w:val="004D02F5"/>
    <w:rsid w:val="004D1D34"/>
    <w:rsid w:val="004D2318"/>
    <w:rsid w:val="004D3BD0"/>
    <w:rsid w:val="004D4ACB"/>
    <w:rsid w:val="004D61B7"/>
    <w:rsid w:val="004D71D3"/>
    <w:rsid w:val="004D985C"/>
    <w:rsid w:val="004E1298"/>
    <w:rsid w:val="004E13A8"/>
    <w:rsid w:val="004E2DAA"/>
    <w:rsid w:val="004E38AA"/>
    <w:rsid w:val="004E4FE3"/>
    <w:rsid w:val="004E7D8D"/>
    <w:rsid w:val="004F1202"/>
    <w:rsid w:val="004F303B"/>
    <w:rsid w:val="004F4A16"/>
    <w:rsid w:val="004F62AD"/>
    <w:rsid w:val="004F77FD"/>
    <w:rsid w:val="00500B82"/>
    <w:rsid w:val="00507387"/>
    <w:rsid w:val="005107B2"/>
    <w:rsid w:val="00510F40"/>
    <w:rsid w:val="005116D6"/>
    <w:rsid w:val="00511CA9"/>
    <w:rsid w:val="00515DF1"/>
    <w:rsid w:val="00520A84"/>
    <w:rsid w:val="00521A43"/>
    <w:rsid w:val="00521F44"/>
    <w:rsid w:val="00522D6D"/>
    <w:rsid w:val="00524496"/>
    <w:rsid w:val="00530276"/>
    <w:rsid w:val="00534D30"/>
    <w:rsid w:val="00536E39"/>
    <w:rsid w:val="005425E6"/>
    <w:rsid w:val="00543D63"/>
    <w:rsid w:val="00543DEE"/>
    <w:rsid w:val="0055193D"/>
    <w:rsid w:val="00552622"/>
    <w:rsid w:val="00554C52"/>
    <w:rsid w:val="005555C6"/>
    <w:rsid w:val="005575CE"/>
    <w:rsid w:val="00561DA2"/>
    <w:rsid w:val="005654AF"/>
    <w:rsid w:val="00566382"/>
    <w:rsid w:val="00566A36"/>
    <w:rsid w:val="005675A5"/>
    <w:rsid w:val="00570F6B"/>
    <w:rsid w:val="00571B98"/>
    <w:rsid w:val="0057203B"/>
    <w:rsid w:val="00575B7B"/>
    <w:rsid w:val="0057689D"/>
    <w:rsid w:val="00580AAC"/>
    <w:rsid w:val="00582A61"/>
    <w:rsid w:val="00582CE4"/>
    <w:rsid w:val="00582D46"/>
    <w:rsid w:val="00586EF9"/>
    <w:rsid w:val="005929FA"/>
    <w:rsid w:val="005941BB"/>
    <w:rsid w:val="0059680E"/>
    <w:rsid w:val="005A1732"/>
    <w:rsid w:val="005A20F4"/>
    <w:rsid w:val="005A3E51"/>
    <w:rsid w:val="005A600D"/>
    <w:rsid w:val="005A7768"/>
    <w:rsid w:val="005B0154"/>
    <w:rsid w:val="005B0414"/>
    <w:rsid w:val="005B1C00"/>
    <w:rsid w:val="005B1C9A"/>
    <w:rsid w:val="005B3242"/>
    <w:rsid w:val="005C118E"/>
    <w:rsid w:val="005C3AB3"/>
    <w:rsid w:val="005C629A"/>
    <w:rsid w:val="005C6BA7"/>
    <w:rsid w:val="005D04EC"/>
    <w:rsid w:val="005D190E"/>
    <w:rsid w:val="005D2415"/>
    <w:rsid w:val="005D3F46"/>
    <w:rsid w:val="005D493B"/>
    <w:rsid w:val="005D6466"/>
    <w:rsid w:val="005D6F49"/>
    <w:rsid w:val="005E21AC"/>
    <w:rsid w:val="005E321C"/>
    <w:rsid w:val="005E59B1"/>
    <w:rsid w:val="005E62CA"/>
    <w:rsid w:val="005E708E"/>
    <w:rsid w:val="005E7D21"/>
    <w:rsid w:val="005E7E41"/>
    <w:rsid w:val="005F3E1A"/>
    <w:rsid w:val="005F7034"/>
    <w:rsid w:val="00600557"/>
    <w:rsid w:val="00601FFA"/>
    <w:rsid w:val="00602CFC"/>
    <w:rsid w:val="00602E94"/>
    <w:rsid w:val="00603220"/>
    <w:rsid w:val="00611D62"/>
    <w:rsid w:val="00611DB3"/>
    <w:rsid w:val="0061603B"/>
    <w:rsid w:val="006224C8"/>
    <w:rsid w:val="006228AB"/>
    <w:rsid w:val="006233DC"/>
    <w:rsid w:val="00623E7F"/>
    <w:rsid w:val="00624EBD"/>
    <w:rsid w:val="00627687"/>
    <w:rsid w:val="00630929"/>
    <w:rsid w:val="00630B31"/>
    <w:rsid w:val="00631E9B"/>
    <w:rsid w:val="00635084"/>
    <w:rsid w:val="00636A7A"/>
    <w:rsid w:val="00636C04"/>
    <w:rsid w:val="00641A5B"/>
    <w:rsid w:val="00641C79"/>
    <w:rsid w:val="00641DBE"/>
    <w:rsid w:val="0064316C"/>
    <w:rsid w:val="006431E8"/>
    <w:rsid w:val="00643861"/>
    <w:rsid w:val="00644092"/>
    <w:rsid w:val="00645589"/>
    <w:rsid w:val="00650469"/>
    <w:rsid w:val="00651B12"/>
    <w:rsid w:val="0065207C"/>
    <w:rsid w:val="0065243D"/>
    <w:rsid w:val="00653917"/>
    <w:rsid w:val="00656CEC"/>
    <w:rsid w:val="006573E5"/>
    <w:rsid w:val="00662193"/>
    <w:rsid w:val="0066448F"/>
    <w:rsid w:val="00667733"/>
    <w:rsid w:val="00667A44"/>
    <w:rsid w:val="0067073A"/>
    <w:rsid w:val="0067260C"/>
    <w:rsid w:val="00672CA4"/>
    <w:rsid w:val="00674798"/>
    <w:rsid w:val="006759E7"/>
    <w:rsid w:val="00676B51"/>
    <w:rsid w:val="00683286"/>
    <w:rsid w:val="006846CD"/>
    <w:rsid w:val="006855A5"/>
    <w:rsid w:val="00686831"/>
    <w:rsid w:val="00687134"/>
    <w:rsid w:val="0068713A"/>
    <w:rsid w:val="00693C7E"/>
    <w:rsid w:val="00696D98"/>
    <w:rsid w:val="006A44A5"/>
    <w:rsid w:val="006A5EF5"/>
    <w:rsid w:val="006B0B90"/>
    <w:rsid w:val="006B2215"/>
    <w:rsid w:val="006B33AB"/>
    <w:rsid w:val="006B3C7C"/>
    <w:rsid w:val="006C3B84"/>
    <w:rsid w:val="006C6F48"/>
    <w:rsid w:val="006C7C91"/>
    <w:rsid w:val="006D2181"/>
    <w:rsid w:val="006D2FB7"/>
    <w:rsid w:val="006D4371"/>
    <w:rsid w:val="006D464E"/>
    <w:rsid w:val="006D763B"/>
    <w:rsid w:val="006E1D68"/>
    <w:rsid w:val="006E21A2"/>
    <w:rsid w:val="006E3DEE"/>
    <w:rsid w:val="006E5B4D"/>
    <w:rsid w:val="006F215B"/>
    <w:rsid w:val="006F3CC0"/>
    <w:rsid w:val="006F71BB"/>
    <w:rsid w:val="007004D5"/>
    <w:rsid w:val="00701E03"/>
    <w:rsid w:val="007027D9"/>
    <w:rsid w:val="007055B5"/>
    <w:rsid w:val="00712131"/>
    <w:rsid w:val="0071579C"/>
    <w:rsid w:val="00716E0D"/>
    <w:rsid w:val="007171CC"/>
    <w:rsid w:val="007207EA"/>
    <w:rsid w:val="0072492A"/>
    <w:rsid w:val="00727224"/>
    <w:rsid w:val="007303BD"/>
    <w:rsid w:val="0073122E"/>
    <w:rsid w:val="007316E4"/>
    <w:rsid w:val="0073362F"/>
    <w:rsid w:val="00734B2B"/>
    <w:rsid w:val="00736399"/>
    <w:rsid w:val="00740E09"/>
    <w:rsid w:val="0074197D"/>
    <w:rsid w:val="00747D04"/>
    <w:rsid w:val="00750988"/>
    <w:rsid w:val="00750F45"/>
    <w:rsid w:val="007511DC"/>
    <w:rsid w:val="00751D32"/>
    <w:rsid w:val="00752063"/>
    <w:rsid w:val="00752A8B"/>
    <w:rsid w:val="007567C9"/>
    <w:rsid w:val="00757FA4"/>
    <w:rsid w:val="00762F8F"/>
    <w:rsid w:val="00763463"/>
    <w:rsid w:val="00764D5F"/>
    <w:rsid w:val="00766828"/>
    <w:rsid w:val="007674B9"/>
    <w:rsid w:val="00767A6A"/>
    <w:rsid w:val="00772140"/>
    <w:rsid w:val="00773A2D"/>
    <w:rsid w:val="00773FDA"/>
    <w:rsid w:val="0078089B"/>
    <w:rsid w:val="007819FE"/>
    <w:rsid w:val="00781BA6"/>
    <w:rsid w:val="00782B41"/>
    <w:rsid w:val="007831C0"/>
    <w:rsid w:val="0078400B"/>
    <w:rsid w:val="0078405C"/>
    <w:rsid w:val="00784505"/>
    <w:rsid w:val="00784750"/>
    <w:rsid w:val="00785071"/>
    <w:rsid w:val="00790E4F"/>
    <w:rsid w:val="00791B11"/>
    <w:rsid w:val="00792A40"/>
    <w:rsid w:val="007969C5"/>
    <w:rsid w:val="00796BC9"/>
    <w:rsid w:val="007A02B3"/>
    <w:rsid w:val="007B2824"/>
    <w:rsid w:val="007B2999"/>
    <w:rsid w:val="007B49BD"/>
    <w:rsid w:val="007B5CD8"/>
    <w:rsid w:val="007B6B31"/>
    <w:rsid w:val="007C0686"/>
    <w:rsid w:val="007C0939"/>
    <w:rsid w:val="007C0DAA"/>
    <w:rsid w:val="007C189E"/>
    <w:rsid w:val="007C55DD"/>
    <w:rsid w:val="007C5CB9"/>
    <w:rsid w:val="007C7B4A"/>
    <w:rsid w:val="007D3785"/>
    <w:rsid w:val="007D5DCA"/>
    <w:rsid w:val="007D6DFD"/>
    <w:rsid w:val="007D6F9C"/>
    <w:rsid w:val="007E114F"/>
    <w:rsid w:val="007E18C1"/>
    <w:rsid w:val="007E3EB8"/>
    <w:rsid w:val="007E6182"/>
    <w:rsid w:val="007E65BB"/>
    <w:rsid w:val="007E663E"/>
    <w:rsid w:val="007F5231"/>
    <w:rsid w:val="007F66DF"/>
    <w:rsid w:val="00800B44"/>
    <w:rsid w:val="00803FFE"/>
    <w:rsid w:val="00805639"/>
    <w:rsid w:val="00805DD8"/>
    <w:rsid w:val="008071AF"/>
    <w:rsid w:val="008100F3"/>
    <w:rsid w:val="00810E23"/>
    <w:rsid w:val="008117E0"/>
    <w:rsid w:val="00813505"/>
    <w:rsid w:val="00813ED7"/>
    <w:rsid w:val="00815F73"/>
    <w:rsid w:val="008163EC"/>
    <w:rsid w:val="00816903"/>
    <w:rsid w:val="00823A6F"/>
    <w:rsid w:val="0082545C"/>
    <w:rsid w:val="00826CD4"/>
    <w:rsid w:val="00833DAF"/>
    <w:rsid w:val="008342FB"/>
    <w:rsid w:val="008422ED"/>
    <w:rsid w:val="00842A7E"/>
    <w:rsid w:val="00844169"/>
    <w:rsid w:val="00844BE4"/>
    <w:rsid w:val="008512D7"/>
    <w:rsid w:val="008516B2"/>
    <w:rsid w:val="008529ED"/>
    <w:rsid w:val="00852BF2"/>
    <w:rsid w:val="00853000"/>
    <w:rsid w:val="00855404"/>
    <w:rsid w:val="0086065D"/>
    <w:rsid w:val="00861E98"/>
    <w:rsid w:val="00863303"/>
    <w:rsid w:val="008656D6"/>
    <w:rsid w:val="008663BC"/>
    <w:rsid w:val="00867386"/>
    <w:rsid w:val="00870A60"/>
    <w:rsid w:val="00872A20"/>
    <w:rsid w:val="008732D2"/>
    <w:rsid w:val="008740E3"/>
    <w:rsid w:val="00875407"/>
    <w:rsid w:val="00875AA7"/>
    <w:rsid w:val="00877C93"/>
    <w:rsid w:val="008845E5"/>
    <w:rsid w:val="0088461A"/>
    <w:rsid w:val="00884D14"/>
    <w:rsid w:val="00886081"/>
    <w:rsid w:val="0088760F"/>
    <w:rsid w:val="0089101A"/>
    <w:rsid w:val="00891DE2"/>
    <w:rsid w:val="00893698"/>
    <w:rsid w:val="008A2100"/>
    <w:rsid w:val="008A78F8"/>
    <w:rsid w:val="008B09AB"/>
    <w:rsid w:val="008B1E9C"/>
    <w:rsid w:val="008B4AC8"/>
    <w:rsid w:val="008B5458"/>
    <w:rsid w:val="008B5763"/>
    <w:rsid w:val="008B587A"/>
    <w:rsid w:val="008C42CC"/>
    <w:rsid w:val="008C444E"/>
    <w:rsid w:val="008C5962"/>
    <w:rsid w:val="008C5B47"/>
    <w:rsid w:val="008C6A04"/>
    <w:rsid w:val="008C7AFB"/>
    <w:rsid w:val="008D1CF8"/>
    <w:rsid w:val="008D34F3"/>
    <w:rsid w:val="008D7BE7"/>
    <w:rsid w:val="008E2BB9"/>
    <w:rsid w:val="008E3105"/>
    <w:rsid w:val="008E452E"/>
    <w:rsid w:val="008F0288"/>
    <w:rsid w:val="008F404B"/>
    <w:rsid w:val="008F5A62"/>
    <w:rsid w:val="008F71C5"/>
    <w:rsid w:val="008F77FD"/>
    <w:rsid w:val="009017B7"/>
    <w:rsid w:val="00904676"/>
    <w:rsid w:val="0090481A"/>
    <w:rsid w:val="00904A59"/>
    <w:rsid w:val="00907020"/>
    <w:rsid w:val="00907D39"/>
    <w:rsid w:val="009104AF"/>
    <w:rsid w:val="00910B92"/>
    <w:rsid w:val="00910EBB"/>
    <w:rsid w:val="00914288"/>
    <w:rsid w:val="009203DC"/>
    <w:rsid w:val="00920DA8"/>
    <w:rsid w:val="00921BD6"/>
    <w:rsid w:val="0092205C"/>
    <w:rsid w:val="009245C9"/>
    <w:rsid w:val="00925528"/>
    <w:rsid w:val="00931B35"/>
    <w:rsid w:val="00933D68"/>
    <w:rsid w:val="00933D9D"/>
    <w:rsid w:val="009349A1"/>
    <w:rsid w:val="00934C79"/>
    <w:rsid w:val="00936A29"/>
    <w:rsid w:val="0094081A"/>
    <w:rsid w:val="00942F01"/>
    <w:rsid w:val="00944C19"/>
    <w:rsid w:val="00947D82"/>
    <w:rsid w:val="009502DD"/>
    <w:rsid w:val="00952097"/>
    <w:rsid w:val="00954866"/>
    <w:rsid w:val="009614EB"/>
    <w:rsid w:val="00962B45"/>
    <w:rsid w:val="0096357E"/>
    <w:rsid w:val="00971C97"/>
    <w:rsid w:val="0097321E"/>
    <w:rsid w:val="00974E6C"/>
    <w:rsid w:val="009759BE"/>
    <w:rsid w:val="00977E60"/>
    <w:rsid w:val="00980602"/>
    <w:rsid w:val="00980707"/>
    <w:rsid w:val="00980C48"/>
    <w:rsid w:val="00982303"/>
    <w:rsid w:val="009839CC"/>
    <w:rsid w:val="00984081"/>
    <w:rsid w:val="009845E7"/>
    <w:rsid w:val="00984605"/>
    <w:rsid w:val="00985226"/>
    <w:rsid w:val="00985924"/>
    <w:rsid w:val="009871A8"/>
    <w:rsid w:val="00990940"/>
    <w:rsid w:val="00991579"/>
    <w:rsid w:val="00992437"/>
    <w:rsid w:val="00992CFF"/>
    <w:rsid w:val="00997266"/>
    <w:rsid w:val="00997500"/>
    <w:rsid w:val="0099767C"/>
    <w:rsid w:val="009A6841"/>
    <w:rsid w:val="009A7253"/>
    <w:rsid w:val="009A7D20"/>
    <w:rsid w:val="009B0790"/>
    <w:rsid w:val="009B193B"/>
    <w:rsid w:val="009B32A0"/>
    <w:rsid w:val="009B3EC8"/>
    <w:rsid w:val="009B5858"/>
    <w:rsid w:val="009B6A71"/>
    <w:rsid w:val="009B6B60"/>
    <w:rsid w:val="009B74A7"/>
    <w:rsid w:val="009C3177"/>
    <w:rsid w:val="009C6862"/>
    <w:rsid w:val="009D36AB"/>
    <w:rsid w:val="009D6563"/>
    <w:rsid w:val="009D761B"/>
    <w:rsid w:val="009E07A5"/>
    <w:rsid w:val="009E157A"/>
    <w:rsid w:val="009E2224"/>
    <w:rsid w:val="009E2670"/>
    <w:rsid w:val="009E4417"/>
    <w:rsid w:val="009E44DD"/>
    <w:rsid w:val="009E5BD5"/>
    <w:rsid w:val="009E6416"/>
    <w:rsid w:val="009E661F"/>
    <w:rsid w:val="009E6772"/>
    <w:rsid w:val="009E772D"/>
    <w:rsid w:val="009E77A7"/>
    <w:rsid w:val="009F4CAC"/>
    <w:rsid w:val="009F5627"/>
    <w:rsid w:val="009F5935"/>
    <w:rsid w:val="009F60F7"/>
    <w:rsid w:val="009F66D2"/>
    <w:rsid w:val="00A01D87"/>
    <w:rsid w:val="00A0217A"/>
    <w:rsid w:val="00A04844"/>
    <w:rsid w:val="00A04E2E"/>
    <w:rsid w:val="00A1132C"/>
    <w:rsid w:val="00A14481"/>
    <w:rsid w:val="00A145FF"/>
    <w:rsid w:val="00A17496"/>
    <w:rsid w:val="00A20436"/>
    <w:rsid w:val="00A212B4"/>
    <w:rsid w:val="00A24FA8"/>
    <w:rsid w:val="00A279C7"/>
    <w:rsid w:val="00A3046C"/>
    <w:rsid w:val="00A3127B"/>
    <w:rsid w:val="00A3380F"/>
    <w:rsid w:val="00A357A2"/>
    <w:rsid w:val="00A36FDF"/>
    <w:rsid w:val="00A379A3"/>
    <w:rsid w:val="00A428F5"/>
    <w:rsid w:val="00A445F3"/>
    <w:rsid w:val="00A457F1"/>
    <w:rsid w:val="00A51BD0"/>
    <w:rsid w:val="00A52579"/>
    <w:rsid w:val="00A5278A"/>
    <w:rsid w:val="00A53291"/>
    <w:rsid w:val="00A53667"/>
    <w:rsid w:val="00A560F6"/>
    <w:rsid w:val="00A60AB1"/>
    <w:rsid w:val="00A614F3"/>
    <w:rsid w:val="00A627D2"/>
    <w:rsid w:val="00A63097"/>
    <w:rsid w:val="00A63590"/>
    <w:rsid w:val="00A67144"/>
    <w:rsid w:val="00A71640"/>
    <w:rsid w:val="00A743F6"/>
    <w:rsid w:val="00A74DF3"/>
    <w:rsid w:val="00A75AE1"/>
    <w:rsid w:val="00A7605C"/>
    <w:rsid w:val="00A816DB"/>
    <w:rsid w:val="00A90461"/>
    <w:rsid w:val="00A91D9B"/>
    <w:rsid w:val="00A9328B"/>
    <w:rsid w:val="00A9450B"/>
    <w:rsid w:val="00A948B8"/>
    <w:rsid w:val="00A94C35"/>
    <w:rsid w:val="00A95091"/>
    <w:rsid w:val="00A97A67"/>
    <w:rsid w:val="00AA16F2"/>
    <w:rsid w:val="00AA2598"/>
    <w:rsid w:val="00AA291D"/>
    <w:rsid w:val="00AA5237"/>
    <w:rsid w:val="00AA5ADF"/>
    <w:rsid w:val="00AA60CD"/>
    <w:rsid w:val="00AA6987"/>
    <w:rsid w:val="00AB587D"/>
    <w:rsid w:val="00AC1EEB"/>
    <w:rsid w:val="00AC2E58"/>
    <w:rsid w:val="00AC3390"/>
    <w:rsid w:val="00AC4A75"/>
    <w:rsid w:val="00AC4E02"/>
    <w:rsid w:val="00AD027F"/>
    <w:rsid w:val="00AD1CE1"/>
    <w:rsid w:val="00AD2BE1"/>
    <w:rsid w:val="00AD31D7"/>
    <w:rsid w:val="00AD377F"/>
    <w:rsid w:val="00AD4186"/>
    <w:rsid w:val="00AD494D"/>
    <w:rsid w:val="00AD6EB8"/>
    <w:rsid w:val="00AE292E"/>
    <w:rsid w:val="00AE4351"/>
    <w:rsid w:val="00AE55ED"/>
    <w:rsid w:val="00AE62EF"/>
    <w:rsid w:val="00AE6794"/>
    <w:rsid w:val="00AF1214"/>
    <w:rsid w:val="00AF5CB0"/>
    <w:rsid w:val="00AF5DB3"/>
    <w:rsid w:val="00AF5E80"/>
    <w:rsid w:val="00AF5F32"/>
    <w:rsid w:val="00AF7704"/>
    <w:rsid w:val="00AFADF3"/>
    <w:rsid w:val="00B00B94"/>
    <w:rsid w:val="00B01193"/>
    <w:rsid w:val="00B012E5"/>
    <w:rsid w:val="00B0202D"/>
    <w:rsid w:val="00B05142"/>
    <w:rsid w:val="00B10005"/>
    <w:rsid w:val="00B100F6"/>
    <w:rsid w:val="00B116AC"/>
    <w:rsid w:val="00B13B73"/>
    <w:rsid w:val="00B150AF"/>
    <w:rsid w:val="00B160CC"/>
    <w:rsid w:val="00B22C34"/>
    <w:rsid w:val="00B23198"/>
    <w:rsid w:val="00B23F95"/>
    <w:rsid w:val="00B24F7B"/>
    <w:rsid w:val="00B259FB"/>
    <w:rsid w:val="00B27432"/>
    <w:rsid w:val="00B310EB"/>
    <w:rsid w:val="00B32906"/>
    <w:rsid w:val="00B32EA9"/>
    <w:rsid w:val="00B34D06"/>
    <w:rsid w:val="00B35482"/>
    <w:rsid w:val="00B36E71"/>
    <w:rsid w:val="00B37CEF"/>
    <w:rsid w:val="00B40B9B"/>
    <w:rsid w:val="00B43398"/>
    <w:rsid w:val="00B4608D"/>
    <w:rsid w:val="00B50143"/>
    <w:rsid w:val="00B50E23"/>
    <w:rsid w:val="00B53F00"/>
    <w:rsid w:val="00B55C32"/>
    <w:rsid w:val="00B57082"/>
    <w:rsid w:val="00B60CC5"/>
    <w:rsid w:val="00B60E88"/>
    <w:rsid w:val="00B610B7"/>
    <w:rsid w:val="00B62CBD"/>
    <w:rsid w:val="00B64216"/>
    <w:rsid w:val="00B73170"/>
    <w:rsid w:val="00B739AF"/>
    <w:rsid w:val="00B74DB0"/>
    <w:rsid w:val="00B758ED"/>
    <w:rsid w:val="00B76BA4"/>
    <w:rsid w:val="00B76CD0"/>
    <w:rsid w:val="00B80B22"/>
    <w:rsid w:val="00B82E26"/>
    <w:rsid w:val="00B84F89"/>
    <w:rsid w:val="00B85012"/>
    <w:rsid w:val="00B85A9C"/>
    <w:rsid w:val="00B87FC0"/>
    <w:rsid w:val="00B91BC7"/>
    <w:rsid w:val="00B938FF"/>
    <w:rsid w:val="00B94619"/>
    <w:rsid w:val="00B95349"/>
    <w:rsid w:val="00B959A7"/>
    <w:rsid w:val="00BB25CB"/>
    <w:rsid w:val="00BB25E7"/>
    <w:rsid w:val="00BB2B99"/>
    <w:rsid w:val="00BB2BAF"/>
    <w:rsid w:val="00BB3169"/>
    <w:rsid w:val="00BB3FEB"/>
    <w:rsid w:val="00BB5992"/>
    <w:rsid w:val="00BC365F"/>
    <w:rsid w:val="00BC7B35"/>
    <w:rsid w:val="00BD602B"/>
    <w:rsid w:val="00BD6FB5"/>
    <w:rsid w:val="00BE0F3A"/>
    <w:rsid w:val="00BE1AD2"/>
    <w:rsid w:val="00BE1ADD"/>
    <w:rsid w:val="00BE6CEF"/>
    <w:rsid w:val="00BE7387"/>
    <w:rsid w:val="00BF562E"/>
    <w:rsid w:val="00BF6F1E"/>
    <w:rsid w:val="00C01496"/>
    <w:rsid w:val="00C1251A"/>
    <w:rsid w:val="00C136DE"/>
    <w:rsid w:val="00C16D29"/>
    <w:rsid w:val="00C207CD"/>
    <w:rsid w:val="00C20ACA"/>
    <w:rsid w:val="00C239C6"/>
    <w:rsid w:val="00C23FBE"/>
    <w:rsid w:val="00C24FA7"/>
    <w:rsid w:val="00C27E38"/>
    <w:rsid w:val="00C36833"/>
    <w:rsid w:val="00C37B45"/>
    <w:rsid w:val="00C44FC0"/>
    <w:rsid w:val="00C4661F"/>
    <w:rsid w:val="00C4694B"/>
    <w:rsid w:val="00C50027"/>
    <w:rsid w:val="00C548A3"/>
    <w:rsid w:val="00C55191"/>
    <w:rsid w:val="00C55CEB"/>
    <w:rsid w:val="00C601A4"/>
    <w:rsid w:val="00C607F7"/>
    <w:rsid w:val="00C624F0"/>
    <w:rsid w:val="00C71EEC"/>
    <w:rsid w:val="00C72D5F"/>
    <w:rsid w:val="00C73D25"/>
    <w:rsid w:val="00C73E1F"/>
    <w:rsid w:val="00C743DA"/>
    <w:rsid w:val="00C74BCD"/>
    <w:rsid w:val="00C77F4A"/>
    <w:rsid w:val="00C81FA3"/>
    <w:rsid w:val="00C852E4"/>
    <w:rsid w:val="00C8604C"/>
    <w:rsid w:val="00C87E2B"/>
    <w:rsid w:val="00C90092"/>
    <w:rsid w:val="00C93A5F"/>
    <w:rsid w:val="00C93D62"/>
    <w:rsid w:val="00C96427"/>
    <w:rsid w:val="00C96C17"/>
    <w:rsid w:val="00CA0B24"/>
    <w:rsid w:val="00CA329E"/>
    <w:rsid w:val="00CA3489"/>
    <w:rsid w:val="00CA4937"/>
    <w:rsid w:val="00CA4E0C"/>
    <w:rsid w:val="00CA5361"/>
    <w:rsid w:val="00CA64F5"/>
    <w:rsid w:val="00CB1E63"/>
    <w:rsid w:val="00CB2B63"/>
    <w:rsid w:val="00CB4B1D"/>
    <w:rsid w:val="00CB56FF"/>
    <w:rsid w:val="00CB69B0"/>
    <w:rsid w:val="00CB7F63"/>
    <w:rsid w:val="00CC01DE"/>
    <w:rsid w:val="00CC2BC0"/>
    <w:rsid w:val="00CC33A0"/>
    <w:rsid w:val="00CC3B8F"/>
    <w:rsid w:val="00CC5011"/>
    <w:rsid w:val="00CC5F11"/>
    <w:rsid w:val="00CD0097"/>
    <w:rsid w:val="00CD2183"/>
    <w:rsid w:val="00CD756A"/>
    <w:rsid w:val="00CD7AE9"/>
    <w:rsid w:val="00CF0B15"/>
    <w:rsid w:val="00CF2CEE"/>
    <w:rsid w:val="00CF31CE"/>
    <w:rsid w:val="00CF33F4"/>
    <w:rsid w:val="00CF53A1"/>
    <w:rsid w:val="00CF5B4F"/>
    <w:rsid w:val="00CF628E"/>
    <w:rsid w:val="00CF7297"/>
    <w:rsid w:val="00D0189B"/>
    <w:rsid w:val="00D019FE"/>
    <w:rsid w:val="00D024E4"/>
    <w:rsid w:val="00D1508C"/>
    <w:rsid w:val="00D15BDD"/>
    <w:rsid w:val="00D16296"/>
    <w:rsid w:val="00D16E7D"/>
    <w:rsid w:val="00D20173"/>
    <w:rsid w:val="00D20E78"/>
    <w:rsid w:val="00D21B8B"/>
    <w:rsid w:val="00D229E6"/>
    <w:rsid w:val="00D22B8F"/>
    <w:rsid w:val="00D2487F"/>
    <w:rsid w:val="00D248AD"/>
    <w:rsid w:val="00D24A87"/>
    <w:rsid w:val="00D26941"/>
    <w:rsid w:val="00D26D13"/>
    <w:rsid w:val="00D3097A"/>
    <w:rsid w:val="00D30C6E"/>
    <w:rsid w:val="00D3398D"/>
    <w:rsid w:val="00D3770E"/>
    <w:rsid w:val="00D457D3"/>
    <w:rsid w:val="00D4662D"/>
    <w:rsid w:val="00D473D5"/>
    <w:rsid w:val="00D51AA9"/>
    <w:rsid w:val="00D52B47"/>
    <w:rsid w:val="00D5513C"/>
    <w:rsid w:val="00D558FB"/>
    <w:rsid w:val="00D600FA"/>
    <w:rsid w:val="00D6013B"/>
    <w:rsid w:val="00D67FE8"/>
    <w:rsid w:val="00D735E9"/>
    <w:rsid w:val="00D760B1"/>
    <w:rsid w:val="00D76D74"/>
    <w:rsid w:val="00D778EA"/>
    <w:rsid w:val="00D828EE"/>
    <w:rsid w:val="00D8415C"/>
    <w:rsid w:val="00D846D7"/>
    <w:rsid w:val="00D850F5"/>
    <w:rsid w:val="00D861D7"/>
    <w:rsid w:val="00D917B9"/>
    <w:rsid w:val="00D9199C"/>
    <w:rsid w:val="00D92990"/>
    <w:rsid w:val="00D941AE"/>
    <w:rsid w:val="00D9564F"/>
    <w:rsid w:val="00D960CE"/>
    <w:rsid w:val="00D97AD8"/>
    <w:rsid w:val="00DA1C6D"/>
    <w:rsid w:val="00DA7AA9"/>
    <w:rsid w:val="00DA7ECD"/>
    <w:rsid w:val="00DB0271"/>
    <w:rsid w:val="00DB0879"/>
    <w:rsid w:val="00DB13A2"/>
    <w:rsid w:val="00DB34BF"/>
    <w:rsid w:val="00DB5FCF"/>
    <w:rsid w:val="00DB7698"/>
    <w:rsid w:val="00DB7BF4"/>
    <w:rsid w:val="00DC3A19"/>
    <w:rsid w:val="00DC477D"/>
    <w:rsid w:val="00DC4D88"/>
    <w:rsid w:val="00DC581B"/>
    <w:rsid w:val="00DC5AD8"/>
    <w:rsid w:val="00DD0AAF"/>
    <w:rsid w:val="00DD3361"/>
    <w:rsid w:val="00DD4ACB"/>
    <w:rsid w:val="00DD4EC6"/>
    <w:rsid w:val="00DE09FA"/>
    <w:rsid w:val="00DE2D31"/>
    <w:rsid w:val="00DE3366"/>
    <w:rsid w:val="00DE4064"/>
    <w:rsid w:val="00DE50D3"/>
    <w:rsid w:val="00DE5A62"/>
    <w:rsid w:val="00DE79CC"/>
    <w:rsid w:val="00DE7E56"/>
    <w:rsid w:val="00DF0A53"/>
    <w:rsid w:val="00DF1517"/>
    <w:rsid w:val="00DF2F9E"/>
    <w:rsid w:val="00DF472C"/>
    <w:rsid w:val="00DF4A38"/>
    <w:rsid w:val="00E004F1"/>
    <w:rsid w:val="00E020BD"/>
    <w:rsid w:val="00E02764"/>
    <w:rsid w:val="00E034B8"/>
    <w:rsid w:val="00E03A33"/>
    <w:rsid w:val="00E047A7"/>
    <w:rsid w:val="00E049F1"/>
    <w:rsid w:val="00E05CB7"/>
    <w:rsid w:val="00E060A9"/>
    <w:rsid w:val="00E074DF"/>
    <w:rsid w:val="00E07CAE"/>
    <w:rsid w:val="00E104A6"/>
    <w:rsid w:val="00E10EDB"/>
    <w:rsid w:val="00E1157F"/>
    <w:rsid w:val="00E15D54"/>
    <w:rsid w:val="00E21B50"/>
    <w:rsid w:val="00E258BE"/>
    <w:rsid w:val="00E25B2C"/>
    <w:rsid w:val="00E260BD"/>
    <w:rsid w:val="00E2710C"/>
    <w:rsid w:val="00E27866"/>
    <w:rsid w:val="00E3238B"/>
    <w:rsid w:val="00E325BD"/>
    <w:rsid w:val="00E3281C"/>
    <w:rsid w:val="00E335CF"/>
    <w:rsid w:val="00E344AD"/>
    <w:rsid w:val="00E37579"/>
    <w:rsid w:val="00E4024B"/>
    <w:rsid w:val="00E43F4D"/>
    <w:rsid w:val="00E44B4E"/>
    <w:rsid w:val="00E45876"/>
    <w:rsid w:val="00E4721B"/>
    <w:rsid w:val="00E564F9"/>
    <w:rsid w:val="00E5744C"/>
    <w:rsid w:val="00E605C0"/>
    <w:rsid w:val="00E6086B"/>
    <w:rsid w:val="00E61689"/>
    <w:rsid w:val="00E645C4"/>
    <w:rsid w:val="00E64C83"/>
    <w:rsid w:val="00E70931"/>
    <w:rsid w:val="00E70E4D"/>
    <w:rsid w:val="00E71AC6"/>
    <w:rsid w:val="00E72DD4"/>
    <w:rsid w:val="00E7568C"/>
    <w:rsid w:val="00E83002"/>
    <w:rsid w:val="00E83D85"/>
    <w:rsid w:val="00E856DF"/>
    <w:rsid w:val="00E85AC8"/>
    <w:rsid w:val="00E864B6"/>
    <w:rsid w:val="00E959F0"/>
    <w:rsid w:val="00EA0DEE"/>
    <w:rsid w:val="00EA608B"/>
    <w:rsid w:val="00EA74F3"/>
    <w:rsid w:val="00EB0A9D"/>
    <w:rsid w:val="00EB2661"/>
    <w:rsid w:val="00EB2681"/>
    <w:rsid w:val="00EB3199"/>
    <w:rsid w:val="00EB4901"/>
    <w:rsid w:val="00EB4942"/>
    <w:rsid w:val="00EB4F88"/>
    <w:rsid w:val="00EB5DCC"/>
    <w:rsid w:val="00EB711B"/>
    <w:rsid w:val="00EB79F1"/>
    <w:rsid w:val="00EB7D86"/>
    <w:rsid w:val="00EC2AEC"/>
    <w:rsid w:val="00EC4D52"/>
    <w:rsid w:val="00EC569C"/>
    <w:rsid w:val="00ED1C98"/>
    <w:rsid w:val="00ED2F52"/>
    <w:rsid w:val="00ED3349"/>
    <w:rsid w:val="00ED62F6"/>
    <w:rsid w:val="00EE22C0"/>
    <w:rsid w:val="00EE4412"/>
    <w:rsid w:val="00EE5893"/>
    <w:rsid w:val="00EE5A66"/>
    <w:rsid w:val="00EE6E7C"/>
    <w:rsid w:val="00EF0036"/>
    <w:rsid w:val="00EF5736"/>
    <w:rsid w:val="00F02A19"/>
    <w:rsid w:val="00F02C27"/>
    <w:rsid w:val="00F02D53"/>
    <w:rsid w:val="00F0523F"/>
    <w:rsid w:val="00F06AEE"/>
    <w:rsid w:val="00F06BDC"/>
    <w:rsid w:val="00F12AF8"/>
    <w:rsid w:val="00F13955"/>
    <w:rsid w:val="00F218A9"/>
    <w:rsid w:val="00F21D3F"/>
    <w:rsid w:val="00F23E1A"/>
    <w:rsid w:val="00F23EA2"/>
    <w:rsid w:val="00F25F2A"/>
    <w:rsid w:val="00F339C0"/>
    <w:rsid w:val="00F33DAB"/>
    <w:rsid w:val="00F36369"/>
    <w:rsid w:val="00F36496"/>
    <w:rsid w:val="00F36E76"/>
    <w:rsid w:val="00F37750"/>
    <w:rsid w:val="00F3CAFC"/>
    <w:rsid w:val="00F40E51"/>
    <w:rsid w:val="00F41A8F"/>
    <w:rsid w:val="00F41AC7"/>
    <w:rsid w:val="00F426E4"/>
    <w:rsid w:val="00F43CE4"/>
    <w:rsid w:val="00F5196D"/>
    <w:rsid w:val="00F522A6"/>
    <w:rsid w:val="00F56AEB"/>
    <w:rsid w:val="00F57841"/>
    <w:rsid w:val="00F60E12"/>
    <w:rsid w:val="00F629D6"/>
    <w:rsid w:val="00F62B92"/>
    <w:rsid w:val="00F66246"/>
    <w:rsid w:val="00F67F8D"/>
    <w:rsid w:val="00F706D9"/>
    <w:rsid w:val="00F73410"/>
    <w:rsid w:val="00F74050"/>
    <w:rsid w:val="00F746BE"/>
    <w:rsid w:val="00F819FA"/>
    <w:rsid w:val="00F81E05"/>
    <w:rsid w:val="00F82E49"/>
    <w:rsid w:val="00F84585"/>
    <w:rsid w:val="00F8705D"/>
    <w:rsid w:val="00F94C5F"/>
    <w:rsid w:val="00F96485"/>
    <w:rsid w:val="00F970F0"/>
    <w:rsid w:val="00F9762F"/>
    <w:rsid w:val="00FA0F6B"/>
    <w:rsid w:val="00FA3D16"/>
    <w:rsid w:val="00FA434A"/>
    <w:rsid w:val="00FB128F"/>
    <w:rsid w:val="00FB398F"/>
    <w:rsid w:val="00FB45A6"/>
    <w:rsid w:val="00FB696D"/>
    <w:rsid w:val="00FC0FE3"/>
    <w:rsid w:val="00FC22F3"/>
    <w:rsid w:val="00FC43AD"/>
    <w:rsid w:val="00FC4596"/>
    <w:rsid w:val="00FC4EC6"/>
    <w:rsid w:val="00FC6229"/>
    <w:rsid w:val="00FD17FE"/>
    <w:rsid w:val="00FD471D"/>
    <w:rsid w:val="00FD47CF"/>
    <w:rsid w:val="00FD6A47"/>
    <w:rsid w:val="00FE0C8C"/>
    <w:rsid w:val="00FE188C"/>
    <w:rsid w:val="00FE2566"/>
    <w:rsid w:val="00FE639F"/>
    <w:rsid w:val="00FE7874"/>
    <w:rsid w:val="00FE7DEE"/>
    <w:rsid w:val="00FF29EE"/>
    <w:rsid w:val="00FF5BF0"/>
    <w:rsid w:val="00FF6D69"/>
    <w:rsid w:val="0156077B"/>
    <w:rsid w:val="015714E6"/>
    <w:rsid w:val="01D3AE7E"/>
    <w:rsid w:val="01E78F23"/>
    <w:rsid w:val="01F17E80"/>
    <w:rsid w:val="01F2D35E"/>
    <w:rsid w:val="0203B4B6"/>
    <w:rsid w:val="020873FE"/>
    <w:rsid w:val="021895EE"/>
    <w:rsid w:val="021A91EE"/>
    <w:rsid w:val="024DD576"/>
    <w:rsid w:val="026A6366"/>
    <w:rsid w:val="02D15CB1"/>
    <w:rsid w:val="02D27E9F"/>
    <w:rsid w:val="03E9EC7A"/>
    <w:rsid w:val="03F92A46"/>
    <w:rsid w:val="0415DECE"/>
    <w:rsid w:val="04410E96"/>
    <w:rsid w:val="0441BA1E"/>
    <w:rsid w:val="0467D6DD"/>
    <w:rsid w:val="04682D87"/>
    <w:rsid w:val="049806F8"/>
    <w:rsid w:val="04BDE74C"/>
    <w:rsid w:val="04BFC544"/>
    <w:rsid w:val="0541A9D3"/>
    <w:rsid w:val="055897D5"/>
    <w:rsid w:val="055CB7FB"/>
    <w:rsid w:val="056B6989"/>
    <w:rsid w:val="05A9EA1E"/>
    <w:rsid w:val="05AF6FD0"/>
    <w:rsid w:val="05C398FB"/>
    <w:rsid w:val="05EB6933"/>
    <w:rsid w:val="0619B14A"/>
    <w:rsid w:val="061FEF50"/>
    <w:rsid w:val="063F299F"/>
    <w:rsid w:val="06500EE3"/>
    <w:rsid w:val="0670919C"/>
    <w:rsid w:val="06B20A04"/>
    <w:rsid w:val="06B429A2"/>
    <w:rsid w:val="0742B772"/>
    <w:rsid w:val="0755B17D"/>
    <w:rsid w:val="077AC9A0"/>
    <w:rsid w:val="07B2B678"/>
    <w:rsid w:val="07F66D2A"/>
    <w:rsid w:val="0843DAF7"/>
    <w:rsid w:val="084564D6"/>
    <w:rsid w:val="08BF6BAB"/>
    <w:rsid w:val="08F88119"/>
    <w:rsid w:val="0955FD0C"/>
    <w:rsid w:val="09AF0AD6"/>
    <w:rsid w:val="0A054469"/>
    <w:rsid w:val="0A982E99"/>
    <w:rsid w:val="0B00671D"/>
    <w:rsid w:val="0B11B30A"/>
    <w:rsid w:val="0B34029B"/>
    <w:rsid w:val="0B63736B"/>
    <w:rsid w:val="0BA1FB9D"/>
    <w:rsid w:val="0C7A95DA"/>
    <w:rsid w:val="0C87AB06"/>
    <w:rsid w:val="0CA08107"/>
    <w:rsid w:val="0CAE466D"/>
    <w:rsid w:val="0CCD1FAE"/>
    <w:rsid w:val="0CE88D41"/>
    <w:rsid w:val="0D588C41"/>
    <w:rsid w:val="0E2CFEBA"/>
    <w:rsid w:val="0E6BEB9A"/>
    <w:rsid w:val="0E930EEB"/>
    <w:rsid w:val="0E9A79A3"/>
    <w:rsid w:val="0F0260A6"/>
    <w:rsid w:val="0FCE16DC"/>
    <w:rsid w:val="0FCEE99C"/>
    <w:rsid w:val="10195B32"/>
    <w:rsid w:val="106CF61D"/>
    <w:rsid w:val="106DF1C3"/>
    <w:rsid w:val="10B74395"/>
    <w:rsid w:val="10BF7D69"/>
    <w:rsid w:val="10E65B0E"/>
    <w:rsid w:val="111E2D37"/>
    <w:rsid w:val="11527B75"/>
    <w:rsid w:val="11807E30"/>
    <w:rsid w:val="118520D8"/>
    <w:rsid w:val="11AA08AD"/>
    <w:rsid w:val="11B06D3D"/>
    <w:rsid w:val="121B9D7B"/>
    <w:rsid w:val="12AEBAAA"/>
    <w:rsid w:val="12CA31C5"/>
    <w:rsid w:val="130D63A8"/>
    <w:rsid w:val="139214D3"/>
    <w:rsid w:val="13A298C5"/>
    <w:rsid w:val="13B38918"/>
    <w:rsid w:val="140F62A1"/>
    <w:rsid w:val="1445E0FC"/>
    <w:rsid w:val="14C3D06D"/>
    <w:rsid w:val="14D3E8E7"/>
    <w:rsid w:val="14E09C2E"/>
    <w:rsid w:val="14F3F09D"/>
    <w:rsid w:val="150D4D66"/>
    <w:rsid w:val="156221F6"/>
    <w:rsid w:val="15C76A8A"/>
    <w:rsid w:val="1630C84C"/>
    <w:rsid w:val="166227E3"/>
    <w:rsid w:val="16795307"/>
    <w:rsid w:val="168EA0A4"/>
    <w:rsid w:val="16F69E21"/>
    <w:rsid w:val="173DB7BE"/>
    <w:rsid w:val="177270CE"/>
    <w:rsid w:val="179040CD"/>
    <w:rsid w:val="17952D28"/>
    <w:rsid w:val="182537FA"/>
    <w:rsid w:val="183EDFB2"/>
    <w:rsid w:val="186A52AD"/>
    <w:rsid w:val="189ABE40"/>
    <w:rsid w:val="18B341D4"/>
    <w:rsid w:val="18DB5528"/>
    <w:rsid w:val="1911ADD5"/>
    <w:rsid w:val="191EAB6B"/>
    <w:rsid w:val="1940C1DA"/>
    <w:rsid w:val="19CD6DDC"/>
    <w:rsid w:val="19DDE60B"/>
    <w:rsid w:val="1A5FDC04"/>
    <w:rsid w:val="1A811EDB"/>
    <w:rsid w:val="1A96F01F"/>
    <w:rsid w:val="1AE23E0D"/>
    <w:rsid w:val="1B3ECADD"/>
    <w:rsid w:val="1B782AEC"/>
    <w:rsid w:val="1B9D41A7"/>
    <w:rsid w:val="1BD66CAA"/>
    <w:rsid w:val="1BEB5C32"/>
    <w:rsid w:val="1C1DECDE"/>
    <w:rsid w:val="1D074C95"/>
    <w:rsid w:val="1D529B73"/>
    <w:rsid w:val="1DFFEC44"/>
    <w:rsid w:val="1E595DDA"/>
    <w:rsid w:val="1E7DBBBA"/>
    <w:rsid w:val="1E86BDC7"/>
    <w:rsid w:val="1E8E535F"/>
    <w:rsid w:val="1E96BEF0"/>
    <w:rsid w:val="1EEA5F59"/>
    <w:rsid w:val="1F4EB401"/>
    <w:rsid w:val="1FFFAE99"/>
    <w:rsid w:val="2006689C"/>
    <w:rsid w:val="202D203F"/>
    <w:rsid w:val="2035549C"/>
    <w:rsid w:val="20476343"/>
    <w:rsid w:val="20913FD7"/>
    <w:rsid w:val="20A6C000"/>
    <w:rsid w:val="20B1D68F"/>
    <w:rsid w:val="20C65CC1"/>
    <w:rsid w:val="20ED1E36"/>
    <w:rsid w:val="210D1557"/>
    <w:rsid w:val="211DBD62"/>
    <w:rsid w:val="21BA2A24"/>
    <w:rsid w:val="21C9AFFF"/>
    <w:rsid w:val="21FC29BE"/>
    <w:rsid w:val="2258EEC9"/>
    <w:rsid w:val="225DF3DA"/>
    <w:rsid w:val="226DC3C2"/>
    <w:rsid w:val="228095F4"/>
    <w:rsid w:val="22AE6BF6"/>
    <w:rsid w:val="22B60FD1"/>
    <w:rsid w:val="22D333C5"/>
    <w:rsid w:val="22DA50A1"/>
    <w:rsid w:val="2348BFA1"/>
    <w:rsid w:val="234F3D8A"/>
    <w:rsid w:val="236A3046"/>
    <w:rsid w:val="239A5A45"/>
    <w:rsid w:val="240DBD22"/>
    <w:rsid w:val="24120056"/>
    <w:rsid w:val="24192E33"/>
    <w:rsid w:val="24B18806"/>
    <w:rsid w:val="24D2F3B1"/>
    <w:rsid w:val="251E5122"/>
    <w:rsid w:val="2525E43A"/>
    <w:rsid w:val="25C3AFCB"/>
    <w:rsid w:val="26112148"/>
    <w:rsid w:val="2662E06B"/>
    <w:rsid w:val="2718EB53"/>
    <w:rsid w:val="2738DDCF"/>
    <w:rsid w:val="27A45192"/>
    <w:rsid w:val="28082F90"/>
    <w:rsid w:val="28308FA4"/>
    <w:rsid w:val="283867D0"/>
    <w:rsid w:val="28396A01"/>
    <w:rsid w:val="284B0497"/>
    <w:rsid w:val="2870DCBF"/>
    <w:rsid w:val="28A2DC79"/>
    <w:rsid w:val="28ABAE74"/>
    <w:rsid w:val="28BD104C"/>
    <w:rsid w:val="291A469C"/>
    <w:rsid w:val="29220E58"/>
    <w:rsid w:val="292AA7AC"/>
    <w:rsid w:val="2943BB13"/>
    <w:rsid w:val="299833BA"/>
    <w:rsid w:val="29A0F4DE"/>
    <w:rsid w:val="29B3D26E"/>
    <w:rsid w:val="29E2717E"/>
    <w:rsid w:val="29EB9D9C"/>
    <w:rsid w:val="29F5BE60"/>
    <w:rsid w:val="2A542527"/>
    <w:rsid w:val="2A78DBF1"/>
    <w:rsid w:val="2A81C0AB"/>
    <w:rsid w:val="2A86D9AC"/>
    <w:rsid w:val="2AC5FD3D"/>
    <w:rsid w:val="2B79967D"/>
    <w:rsid w:val="2BCAF015"/>
    <w:rsid w:val="2C3B8BD7"/>
    <w:rsid w:val="2C9DBD4A"/>
    <w:rsid w:val="2CB5964E"/>
    <w:rsid w:val="2CDEF8BC"/>
    <w:rsid w:val="2CE2A6DB"/>
    <w:rsid w:val="2D029421"/>
    <w:rsid w:val="2DD7A2F7"/>
    <w:rsid w:val="2DE4DB67"/>
    <w:rsid w:val="2DF834F7"/>
    <w:rsid w:val="2E1F173A"/>
    <w:rsid w:val="2E6D961A"/>
    <w:rsid w:val="2E775067"/>
    <w:rsid w:val="2EDDB295"/>
    <w:rsid w:val="2F32D698"/>
    <w:rsid w:val="2F64BB03"/>
    <w:rsid w:val="2F6DD8A4"/>
    <w:rsid w:val="2F7C55EA"/>
    <w:rsid w:val="2F7D025C"/>
    <w:rsid w:val="2F8CF460"/>
    <w:rsid w:val="2FCD6375"/>
    <w:rsid w:val="304A3348"/>
    <w:rsid w:val="308E08C1"/>
    <w:rsid w:val="30944711"/>
    <w:rsid w:val="31161F0A"/>
    <w:rsid w:val="312EF074"/>
    <w:rsid w:val="3130B700"/>
    <w:rsid w:val="3130D8F0"/>
    <w:rsid w:val="3168E5C2"/>
    <w:rsid w:val="317EBE56"/>
    <w:rsid w:val="31B7735C"/>
    <w:rsid w:val="320B5968"/>
    <w:rsid w:val="322FC030"/>
    <w:rsid w:val="323D74D8"/>
    <w:rsid w:val="325C4A94"/>
    <w:rsid w:val="3284EC60"/>
    <w:rsid w:val="32C083E4"/>
    <w:rsid w:val="32C13E50"/>
    <w:rsid w:val="3325BC85"/>
    <w:rsid w:val="3335C02E"/>
    <w:rsid w:val="33A1D8A1"/>
    <w:rsid w:val="33B76F2D"/>
    <w:rsid w:val="33CC1424"/>
    <w:rsid w:val="33D23842"/>
    <w:rsid w:val="33F7307A"/>
    <w:rsid w:val="342A9EB4"/>
    <w:rsid w:val="345F390A"/>
    <w:rsid w:val="3497262F"/>
    <w:rsid w:val="34A05C9C"/>
    <w:rsid w:val="34A53DE4"/>
    <w:rsid w:val="34D75A1D"/>
    <w:rsid w:val="34E1F8EC"/>
    <w:rsid w:val="34E21E4B"/>
    <w:rsid w:val="35047FBE"/>
    <w:rsid w:val="355EF00E"/>
    <w:rsid w:val="35644628"/>
    <w:rsid w:val="35CA1B41"/>
    <w:rsid w:val="36904440"/>
    <w:rsid w:val="36976442"/>
    <w:rsid w:val="36CB56FB"/>
    <w:rsid w:val="373C1F01"/>
    <w:rsid w:val="38198924"/>
    <w:rsid w:val="3846DEA0"/>
    <w:rsid w:val="386F52DF"/>
    <w:rsid w:val="389CC21D"/>
    <w:rsid w:val="38B92C1D"/>
    <w:rsid w:val="38D8E9A3"/>
    <w:rsid w:val="390ABB9E"/>
    <w:rsid w:val="391B246F"/>
    <w:rsid w:val="39563BB4"/>
    <w:rsid w:val="3996CD70"/>
    <w:rsid w:val="39A21000"/>
    <w:rsid w:val="39E258CF"/>
    <w:rsid w:val="3A2743AA"/>
    <w:rsid w:val="3A3FBEE8"/>
    <w:rsid w:val="3A501C73"/>
    <w:rsid w:val="3A55B2E5"/>
    <w:rsid w:val="3A75E692"/>
    <w:rsid w:val="3B9CC9AF"/>
    <w:rsid w:val="3C06031D"/>
    <w:rsid w:val="3C635B4E"/>
    <w:rsid w:val="3CB2816A"/>
    <w:rsid w:val="3CD83DCA"/>
    <w:rsid w:val="3CD9013E"/>
    <w:rsid w:val="3D4ACC74"/>
    <w:rsid w:val="3D734077"/>
    <w:rsid w:val="3DFB8497"/>
    <w:rsid w:val="3E4BEC70"/>
    <w:rsid w:val="3E64CDB7"/>
    <w:rsid w:val="3E7CEF2F"/>
    <w:rsid w:val="3E94DFE5"/>
    <w:rsid w:val="3F3DBE51"/>
    <w:rsid w:val="3F748070"/>
    <w:rsid w:val="3F80D48F"/>
    <w:rsid w:val="3F897258"/>
    <w:rsid w:val="3FADA41A"/>
    <w:rsid w:val="3FD3C66C"/>
    <w:rsid w:val="4029A844"/>
    <w:rsid w:val="4070DD8F"/>
    <w:rsid w:val="40CB4DFC"/>
    <w:rsid w:val="40D5218E"/>
    <w:rsid w:val="417A9A74"/>
    <w:rsid w:val="41AC9D2D"/>
    <w:rsid w:val="41B0DD2E"/>
    <w:rsid w:val="41CECCCD"/>
    <w:rsid w:val="41E71D81"/>
    <w:rsid w:val="41FDB67F"/>
    <w:rsid w:val="427566D5"/>
    <w:rsid w:val="42E00BCC"/>
    <w:rsid w:val="43892F63"/>
    <w:rsid w:val="43D06E24"/>
    <w:rsid w:val="43F66695"/>
    <w:rsid w:val="44A98D48"/>
    <w:rsid w:val="45156510"/>
    <w:rsid w:val="456159A7"/>
    <w:rsid w:val="456507E4"/>
    <w:rsid w:val="45EC226C"/>
    <w:rsid w:val="45F8B1CF"/>
    <w:rsid w:val="4644DD5B"/>
    <w:rsid w:val="4660559D"/>
    <w:rsid w:val="469B953F"/>
    <w:rsid w:val="46BC8FD6"/>
    <w:rsid w:val="46CB8DD8"/>
    <w:rsid w:val="47002BB1"/>
    <w:rsid w:val="4717B9F0"/>
    <w:rsid w:val="47AEAF23"/>
    <w:rsid w:val="47B2DAC1"/>
    <w:rsid w:val="47C63341"/>
    <w:rsid w:val="47E42836"/>
    <w:rsid w:val="48285F16"/>
    <w:rsid w:val="482BD94F"/>
    <w:rsid w:val="4831F325"/>
    <w:rsid w:val="4837E162"/>
    <w:rsid w:val="48DEC192"/>
    <w:rsid w:val="48F0BA8D"/>
    <w:rsid w:val="490683E1"/>
    <w:rsid w:val="490CFA82"/>
    <w:rsid w:val="4937EA53"/>
    <w:rsid w:val="497193F7"/>
    <w:rsid w:val="4981CC75"/>
    <w:rsid w:val="49BD3CCB"/>
    <w:rsid w:val="49E6437D"/>
    <w:rsid w:val="4A6304E3"/>
    <w:rsid w:val="4B04FFA0"/>
    <w:rsid w:val="4B8F7C0A"/>
    <w:rsid w:val="4C44F05C"/>
    <w:rsid w:val="4CF4393B"/>
    <w:rsid w:val="4D072B72"/>
    <w:rsid w:val="4D23598D"/>
    <w:rsid w:val="4D2D8CA2"/>
    <w:rsid w:val="4D5795F2"/>
    <w:rsid w:val="4D92AEED"/>
    <w:rsid w:val="4E71426F"/>
    <w:rsid w:val="4E7C63B9"/>
    <w:rsid w:val="4EAFE887"/>
    <w:rsid w:val="4ED3C89A"/>
    <w:rsid w:val="4F61951E"/>
    <w:rsid w:val="4FC6841C"/>
    <w:rsid w:val="505B6F2D"/>
    <w:rsid w:val="508DA6AB"/>
    <w:rsid w:val="5093BE76"/>
    <w:rsid w:val="51340034"/>
    <w:rsid w:val="5135894B"/>
    <w:rsid w:val="513BA883"/>
    <w:rsid w:val="520B7A68"/>
    <w:rsid w:val="523438D1"/>
    <w:rsid w:val="529B29D6"/>
    <w:rsid w:val="52D4950C"/>
    <w:rsid w:val="539AB0C1"/>
    <w:rsid w:val="53E28482"/>
    <w:rsid w:val="53FE495D"/>
    <w:rsid w:val="5454626E"/>
    <w:rsid w:val="547FFF34"/>
    <w:rsid w:val="550EC5CB"/>
    <w:rsid w:val="55264549"/>
    <w:rsid w:val="55619793"/>
    <w:rsid w:val="55B0809B"/>
    <w:rsid w:val="55B10813"/>
    <w:rsid w:val="55DB6154"/>
    <w:rsid w:val="55E87A1C"/>
    <w:rsid w:val="5622B441"/>
    <w:rsid w:val="56A53DDD"/>
    <w:rsid w:val="56E87BB6"/>
    <w:rsid w:val="56FE5C07"/>
    <w:rsid w:val="5705D60E"/>
    <w:rsid w:val="5737CF41"/>
    <w:rsid w:val="57547AA6"/>
    <w:rsid w:val="57681A8B"/>
    <w:rsid w:val="576AADBA"/>
    <w:rsid w:val="576C82BE"/>
    <w:rsid w:val="579AE8D6"/>
    <w:rsid w:val="57CCAE9E"/>
    <w:rsid w:val="57CCEB0B"/>
    <w:rsid w:val="57EB1CD5"/>
    <w:rsid w:val="587AD4B5"/>
    <w:rsid w:val="58954A04"/>
    <w:rsid w:val="58AA33DF"/>
    <w:rsid w:val="590395F7"/>
    <w:rsid w:val="59CAC9B7"/>
    <w:rsid w:val="59E33336"/>
    <w:rsid w:val="5A4D41BE"/>
    <w:rsid w:val="5A52AD6D"/>
    <w:rsid w:val="5A9E83BB"/>
    <w:rsid w:val="5ACF0672"/>
    <w:rsid w:val="5AEBD491"/>
    <w:rsid w:val="5B039380"/>
    <w:rsid w:val="5B4529DB"/>
    <w:rsid w:val="5B6E9D5C"/>
    <w:rsid w:val="5BA553F5"/>
    <w:rsid w:val="5BAE83CB"/>
    <w:rsid w:val="5BB41A1E"/>
    <w:rsid w:val="5C0A907F"/>
    <w:rsid w:val="5C346D46"/>
    <w:rsid w:val="5C7D0580"/>
    <w:rsid w:val="5CABD28E"/>
    <w:rsid w:val="5CFE56D1"/>
    <w:rsid w:val="5D2A74EF"/>
    <w:rsid w:val="5D487059"/>
    <w:rsid w:val="5D9FD854"/>
    <w:rsid w:val="5DBE92B5"/>
    <w:rsid w:val="5DC70F3C"/>
    <w:rsid w:val="5DF78936"/>
    <w:rsid w:val="5EE25074"/>
    <w:rsid w:val="5F0C74D9"/>
    <w:rsid w:val="5F144955"/>
    <w:rsid w:val="5F34E1CA"/>
    <w:rsid w:val="5F40FD40"/>
    <w:rsid w:val="5F916CF4"/>
    <w:rsid w:val="5F9E3402"/>
    <w:rsid w:val="5FD5107F"/>
    <w:rsid w:val="6015F96F"/>
    <w:rsid w:val="601DE303"/>
    <w:rsid w:val="60851F3F"/>
    <w:rsid w:val="60AE7CDD"/>
    <w:rsid w:val="61250040"/>
    <w:rsid w:val="614838E8"/>
    <w:rsid w:val="61C0A384"/>
    <w:rsid w:val="61C55BD3"/>
    <w:rsid w:val="6203A16F"/>
    <w:rsid w:val="62414ACE"/>
    <w:rsid w:val="6271A7AB"/>
    <w:rsid w:val="62D88B7A"/>
    <w:rsid w:val="62F680DB"/>
    <w:rsid w:val="6351F16E"/>
    <w:rsid w:val="6362DB39"/>
    <w:rsid w:val="638E3537"/>
    <w:rsid w:val="638F7B9C"/>
    <w:rsid w:val="644C00B2"/>
    <w:rsid w:val="645B69AC"/>
    <w:rsid w:val="6468B5BC"/>
    <w:rsid w:val="647DDB8E"/>
    <w:rsid w:val="64FCFF11"/>
    <w:rsid w:val="658F51DA"/>
    <w:rsid w:val="65F26BB8"/>
    <w:rsid w:val="65FEBB50"/>
    <w:rsid w:val="666C4920"/>
    <w:rsid w:val="6697B096"/>
    <w:rsid w:val="669EBB4A"/>
    <w:rsid w:val="66B18C79"/>
    <w:rsid w:val="66E03F61"/>
    <w:rsid w:val="66E43370"/>
    <w:rsid w:val="6774ABF4"/>
    <w:rsid w:val="67816A0D"/>
    <w:rsid w:val="67A2A81A"/>
    <w:rsid w:val="67BDC697"/>
    <w:rsid w:val="67C5A948"/>
    <w:rsid w:val="67D44071"/>
    <w:rsid w:val="6819A02F"/>
    <w:rsid w:val="6829BD41"/>
    <w:rsid w:val="682BCBC5"/>
    <w:rsid w:val="6830E2F3"/>
    <w:rsid w:val="68ACCBD1"/>
    <w:rsid w:val="6919F929"/>
    <w:rsid w:val="698D55F9"/>
    <w:rsid w:val="69A78664"/>
    <w:rsid w:val="69A8C734"/>
    <w:rsid w:val="69C379EB"/>
    <w:rsid w:val="69F18466"/>
    <w:rsid w:val="6A1B6C47"/>
    <w:rsid w:val="6A78D5D2"/>
    <w:rsid w:val="6AA9EF5E"/>
    <w:rsid w:val="6AB7D257"/>
    <w:rsid w:val="6ABF7EFD"/>
    <w:rsid w:val="6B95C246"/>
    <w:rsid w:val="6C04623F"/>
    <w:rsid w:val="6C1EAB51"/>
    <w:rsid w:val="6C1EEA0A"/>
    <w:rsid w:val="6C25ED51"/>
    <w:rsid w:val="6C28E77E"/>
    <w:rsid w:val="6C503B95"/>
    <w:rsid w:val="6C56726E"/>
    <w:rsid w:val="6C63EEE1"/>
    <w:rsid w:val="6C7D4E97"/>
    <w:rsid w:val="6C98D36F"/>
    <w:rsid w:val="6CAB616D"/>
    <w:rsid w:val="6CF144B0"/>
    <w:rsid w:val="6D210320"/>
    <w:rsid w:val="6D2AE1D8"/>
    <w:rsid w:val="6D5EA6BD"/>
    <w:rsid w:val="6D8A69A0"/>
    <w:rsid w:val="6D8C0511"/>
    <w:rsid w:val="6DEBD3F1"/>
    <w:rsid w:val="6E2AA27E"/>
    <w:rsid w:val="6E2D0003"/>
    <w:rsid w:val="6E7B72C6"/>
    <w:rsid w:val="6E980771"/>
    <w:rsid w:val="6EF301B5"/>
    <w:rsid w:val="6EF4F658"/>
    <w:rsid w:val="6F12FC17"/>
    <w:rsid w:val="6F488341"/>
    <w:rsid w:val="6F6FEA89"/>
    <w:rsid w:val="6F75FE8E"/>
    <w:rsid w:val="7021A588"/>
    <w:rsid w:val="70CF7F66"/>
    <w:rsid w:val="71305DE0"/>
    <w:rsid w:val="71576F9F"/>
    <w:rsid w:val="7163D184"/>
    <w:rsid w:val="718D048A"/>
    <w:rsid w:val="71C9E841"/>
    <w:rsid w:val="71D7632B"/>
    <w:rsid w:val="71FF70C5"/>
    <w:rsid w:val="72082386"/>
    <w:rsid w:val="724B533A"/>
    <w:rsid w:val="72813CA5"/>
    <w:rsid w:val="72E42D57"/>
    <w:rsid w:val="72F94B68"/>
    <w:rsid w:val="7306AC1A"/>
    <w:rsid w:val="73198B96"/>
    <w:rsid w:val="734AA2C0"/>
    <w:rsid w:val="73732822"/>
    <w:rsid w:val="73ACF335"/>
    <w:rsid w:val="742D024D"/>
    <w:rsid w:val="7451A963"/>
    <w:rsid w:val="74C834CD"/>
    <w:rsid w:val="753B542D"/>
    <w:rsid w:val="75D60DA5"/>
    <w:rsid w:val="76277654"/>
    <w:rsid w:val="7635B372"/>
    <w:rsid w:val="765C4AB5"/>
    <w:rsid w:val="766AEFFA"/>
    <w:rsid w:val="76ABDB2C"/>
    <w:rsid w:val="772C277D"/>
    <w:rsid w:val="7752425F"/>
    <w:rsid w:val="7772268C"/>
    <w:rsid w:val="777875E0"/>
    <w:rsid w:val="778DA03C"/>
    <w:rsid w:val="77997532"/>
    <w:rsid w:val="77BC453C"/>
    <w:rsid w:val="77D5FB09"/>
    <w:rsid w:val="781142D5"/>
    <w:rsid w:val="78B0942D"/>
    <w:rsid w:val="79488118"/>
    <w:rsid w:val="7950CE27"/>
    <w:rsid w:val="79C3145C"/>
    <w:rsid w:val="79EBF558"/>
    <w:rsid w:val="7A9F1978"/>
    <w:rsid w:val="7AF25D89"/>
    <w:rsid w:val="7AFD1CC8"/>
    <w:rsid w:val="7B39466B"/>
    <w:rsid w:val="7B5E6C05"/>
    <w:rsid w:val="7B8FD48F"/>
    <w:rsid w:val="7BC16504"/>
    <w:rsid w:val="7BEEFCCD"/>
    <w:rsid w:val="7C0C5E58"/>
    <w:rsid w:val="7C718F17"/>
    <w:rsid w:val="7C8C6346"/>
    <w:rsid w:val="7C932368"/>
    <w:rsid w:val="7CAA1276"/>
    <w:rsid w:val="7CDE02E3"/>
    <w:rsid w:val="7CE6CFF2"/>
    <w:rsid w:val="7CF2AD99"/>
    <w:rsid w:val="7CF8117A"/>
    <w:rsid w:val="7CF99E57"/>
    <w:rsid w:val="7D45294B"/>
    <w:rsid w:val="7E04AE8C"/>
    <w:rsid w:val="7E251200"/>
    <w:rsid w:val="7E49A8DA"/>
    <w:rsid w:val="7E510EF5"/>
    <w:rsid w:val="7E6D0CCE"/>
    <w:rsid w:val="7EBF9E89"/>
    <w:rsid w:val="7EE061F4"/>
    <w:rsid w:val="7EF0F780"/>
    <w:rsid w:val="7EFF2450"/>
    <w:rsid w:val="7F012C44"/>
    <w:rsid w:val="7F0C4965"/>
    <w:rsid w:val="7F0E9743"/>
    <w:rsid w:val="7F13D7EC"/>
    <w:rsid w:val="7F1D303B"/>
    <w:rsid w:val="7FA0CEC6"/>
    <w:rsid w:val="7FAFD737"/>
    <w:rsid w:val="7FC79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16E2A28"/>
  <w15:chartTrackingRefBased/>
  <w15:docId w15:val="{A5107167-8008-4022-B738-167BD3AD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A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A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A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A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A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A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A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7E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7EC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D2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D24A87"/>
    <w:rPr>
      <w:b/>
      <w:bCs/>
    </w:rPr>
  </w:style>
  <w:style w:type="character" w:styleId="nfasis">
    <w:name w:val="Emphasis"/>
    <w:basedOn w:val="Fuentedeprrafopredeter"/>
    <w:uiPriority w:val="20"/>
    <w:qFormat/>
    <w:rsid w:val="00D20E78"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rsid w:val="00F82E49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kern w:val="0"/>
      <w:sz w:val="22"/>
      <w:szCs w:val="22"/>
      <w:lang w:val="es-419" w:eastAsia="es-419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82E49"/>
    <w:rPr>
      <w:rFonts w:eastAsiaTheme="minorEastAsia" w:cs="Times New Roman"/>
      <w:kern w:val="0"/>
      <w:sz w:val="22"/>
      <w:szCs w:val="22"/>
      <w:lang w:val="es-419" w:eastAsia="es-419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72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22B1"/>
  </w:style>
  <w:style w:type="paragraph" w:styleId="Revisin">
    <w:name w:val="Revision"/>
    <w:hidden/>
    <w:uiPriority w:val="99"/>
    <w:semiHidden/>
    <w:rsid w:val="00DF472C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2433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2908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6725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36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94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7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8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367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5690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7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92501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1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35118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79020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88375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8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58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4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54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14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8148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44875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13577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7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33936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29505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24964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5478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6020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14313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1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7169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32356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96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809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467535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9822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58829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1485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5072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800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7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2524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2221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71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40686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32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3531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72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25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0595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286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8122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8221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60746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6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736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25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75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2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01843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93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9636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40652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7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152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27135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331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4532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69991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5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2306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82600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7590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37133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8705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92735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9635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6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44539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2770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18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7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5856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0379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6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79360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4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130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1107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15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258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13510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937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90329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5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72600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22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13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40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977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0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12273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1572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25824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1634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93498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67520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2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502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4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5027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96488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53570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1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728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75057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9986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9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8362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088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55849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7466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2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703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52223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01758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3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1517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98965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2924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12" w:space="14" w:color="A3A3A3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512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78829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0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85930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70763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1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5897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5157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702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9109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32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32158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1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9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696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2787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1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48979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91878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1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51180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783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17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29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30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5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47779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42299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17939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8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3580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76264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6473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6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9314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05218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1371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8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7039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8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15516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43927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2744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49000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07219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9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4949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1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6819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07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5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59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255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7784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115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916743119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92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76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84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170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205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42966164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oyer.mamani@buenaventura.p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frank.garcia@buenaventura.pe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rlos.montes@buenaventura.p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0F3B081E14482FBF656E2F50EFB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906AF-F5C8-42CD-A8BF-EFED28E65A47}"/>
      </w:docPartPr>
      <w:docPartBody>
        <w:p w:rsidR="00BA6C8D" w:rsidRDefault="00BA6C8D">
          <w:r w:rsidRPr="00E17E5C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8D"/>
    <w:rsid w:val="001C7FAF"/>
    <w:rsid w:val="00BA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A6C8D"/>
    <w:rPr>
      <w:color w:val="666666"/>
    </w:rPr>
  </w:style>
  <w:style w:type="paragraph" w:customStyle="1" w:styleId="9B2DE3F9CB7E40FA920B1E81801BB025">
    <w:name w:val="9B2DE3F9CB7E40FA920B1E81801BB025"/>
    <w:rsid w:val="00BA6C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FB977F2C3A94C8FE79AAE53DE86FF" ma:contentTypeVersion="15" ma:contentTypeDescription="Create a new document." ma:contentTypeScope="" ma:versionID="ea41d749efe5aad08504b38070a36679">
  <xsd:schema xmlns:xsd="http://www.w3.org/2001/XMLSchema" xmlns:xs="http://www.w3.org/2001/XMLSchema" xmlns:p="http://schemas.microsoft.com/office/2006/metadata/properties" xmlns:ns3="e9d37c60-4beb-4553-98e9-4a7ab2915dd3" xmlns:ns4="d65cf4da-0ac6-4739-b6e0-4c008e086fad" targetNamespace="http://schemas.microsoft.com/office/2006/metadata/properties" ma:root="true" ma:fieldsID="49cabce6192c16cdea700dc65c135f3b" ns3:_="" ns4:_="">
    <xsd:import namespace="e9d37c60-4beb-4553-98e9-4a7ab2915dd3"/>
    <xsd:import namespace="d65cf4da-0ac6-4739-b6e0-4c008e086fa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37c60-4beb-4553-98e9-4a7ab2915d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f4da-0ac6-4739-b6e0-4c008e086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5cf4da-0ac6-4739-b6e0-4c008e086f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91848-13A1-4D16-9FC3-C8522DBC4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37c60-4beb-4553-98e9-4a7ab2915dd3"/>
    <ds:schemaRef ds:uri="d65cf4da-0ac6-4739-b6e0-4c008e086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649BC4-564E-4A7F-A92D-DB3ECD8001F7}">
  <ds:schemaRefs>
    <ds:schemaRef ds:uri="e9d37c60-4beb-4553-98e9-4a7ab2915dd3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d65cf4da-0ac6-4739-b6e0-4c008e086fad"/>
  </ds:schemaRefs>
</ds:datastoreItem>
</file>

<file path=customXml/itemProps3.xml><?xml version="1.0" encoding="utf-8"?>
<ds:datastoreItem xmlns:ds="http://schemas.openxmlformats.org/officeDocument/2006/customXml" ds:itemID="{C8E893F4-54BC-4F83-ADC5-30601BE62D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E25082-63E1-4D21-8776-151AA678A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Links>
    <vt:vector size="18" baseType="variant">
      <vt:variant>
        <vt:i4>5373996</vt:i4>
      </vt:variant>
      <vt:variant>
        <vt:i4>6</vt:i4>
      </vt:variant>
      <vt:variant>
        <vt:i4>0</vt:i4>
      </vt:variant>
      <vt:variant>
        <vt:i4>5</vt:i4>
      </vt:variant>
      <vt:variant>
        <vt:lpwstr>mailto:royer.mamani@buenaventura.pe</vt:lpwstr>
      </vt:variant>
      <vt:variant>
        <vt:lpwstr/>
      </vt:variant>
      <vt:variant>
        <vt:i4>5570608</vt:i4>
      </vt:variant>
      <vt:variant>
        <vt:i4>3</vt:i4>
      </vt:variant>
      <vt:variant>
        <vt:i4>0</vt:i4>
      </vt:variant>
      <vt:variant>
        <vt:i4>5</vt:i4>
      </vt:variant>
      <vt:variant>
        <vt:lpwstr>mailto:frank.garcia@buenaventura.pe</vt:lpwstr>
      </vt:variant>
      <vt:variant>
        <vt:lpwstr/>
      </vt:variant>
      <vt:variant>
        <vt:i4>1310837</vt:i4>
      </vt:variant>
      <vt:variant>
        <vt:i4>0</vt:i4>
      </vt:variant>
      <vt:variant>
        <vt:i4>0</vt:i4>
      </vt:variant>
      <vt:variant>
        <vt:i4>5</vt:i4>
      </vt:variant>
      <vt:variant>
        <vt:lpwstr>mailto:carlos.montes@buenaventura.pe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Mina Rosario - Distrito Minero Julcani</dc:title>
  <dc:subject/>
  <dc:creator>Carlos Montes</dc:creator>
  <cp:keywords/>
  <dc:description/>
  <cp:lastModifiedBy>Carlos Montes</cp:lastModifiedBy>
  <cp:revision>2</cp:revision>
  <dcterms:created xsi:type="dcterms:W3CDTF">2025-04-27T08:12:00Z</dcterms:created>
  <dcterms:modified xsi:type="dcterms:W3CDTF">2025-04-27T08:12:00Z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0x010100CE8FB977F2C3A94C8FE79AAE53DE86FF</vt:lpwstr>
  </property>
</Properties>
</file>