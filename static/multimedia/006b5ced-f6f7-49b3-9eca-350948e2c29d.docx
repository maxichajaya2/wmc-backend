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D6B5" w14:textId="0F38D983" w:rsidR="00B830D5" w:rsidRDefault="7C52045B" w:rsidP="70AF5322">
      <w:pPr>
        <w:spacing w:line="360" w:lineRule="auto"/>
        <w:jc w:val="center"/>
        <w:rPr>
          <w:rFonts w:ascii="Arial" w:hAnsi="Arial" w:cs="Arial"/>
          <w:b/>
          <w:bCs/>
          <w:sz w:val="22"/>
          <w:szCs w:val="22"/>
          <w:lang w:val="fr-FR"/>
        </w:rPr>
      </w:pPr>
      <w:r w:rsidRPr="70AF5322">
        <w:rPr>
          <w:rFonts w:ascii="Arial" w:hAnsi="Arial" w:cs="Arial"/>
          <w:b/>
          <w:bCs/>
          <w:sz w:val="22"/>
          <w:szCs w:val="22"/>
          <w:lang w:val="fr-FR"/>
        </w:rPr>
        <w:t xml:space="preserve">Flotación Inversa para la Recuperación de Pb-Cu dentro del Circuito de </w:t>
      </w:r>
      <w:r w:rsidR="004E219B">
        <w:rPr>
          <w:rFonts w:ascii="Arial" w:hAnsi="Arial" w:cs="Arial"/>
          <w:b/>
          <w:bCs/>
          <w:sz w:val="22"/>
          <w:szCs w:val="22"/>
          <w:lang w:val="fr-FR"/>
        </w:rPr>
        <w:t>z</w:t>
      </w:r>
      <w:r w:rsidR="00864495">
        <w:rPr>
          <w:rFonts w:ascii="Arial" w:hAnsi="Arial" w:cs="Arial"/>
          <w:b/>
          <w:bCs/>
          <w:sz w:val="22"/>
          <w:szCs w:val="22"/>
          <w:lang w:val="fr-FR"/>
        </w:rPr>
        <w:t>inc</w:t>
      </w:r>
      <w:r w:rsidRPr="70AF5322">
        <w:rPr>
          <w:rFonts w:ascii="Arial" w:hAnsi="Arial" w:cs="Arial"/>
          <w:b/>
          <w:bCs/>
          <w:sz w:val="22"/>
          <w:szCs w:val="22"/>
          <w:lang w:val="fr-FR"/>
        </w:rPr>
        <w:t xml:space="preserve"> – El Porvenir </w:t>
      </w:r>
    </w:p>
    <w:p w14:paraId="18655DEC" w14:textId="073E0968" w:rsidR="007373B8" w:rsidRPr="009902EC" w:rsidRDefault="00A201D7" w:rsidP="00A201D7">
      <w:pPr>
        <w:jc w:val="center"/>
        <w:rPr>
          <w:rFonts w:ascii="Arial" w:hAnsi="Arial" w:cs="Arial"/>
          <w:b/>
          <w:sz w:val="22"/>
          <w:szCs w:val="22"/>
          <w:lang w:val="fr-FR"/>
        </w:rPr>
      </w:pPr>
      <w:r w:rsidRPr="009902EC">
        <w:rPr>
          <w:rFonts w:ascii="Arial" w:hAnsi="Arial" w:cs="Arial"/>
          <w:b/>
          <w:sz w:val="22"/>
          <w:szCs w:val="22"/>
          <w:lang w:val="fr-FR"/>
        </w:rPr>
        <w:t>(</w:t>
      </w:r>
      <w:r w:rsidR="00CF0466" w:rsidRPr="009902EC">
        <w:rPr>
          <w:rFonts w:ascii="Arial" w:hAnsi="Arial" w:cs="Arial"/>
          <w:b/>
          <w:sz w:val="22"/>
          <w:szCs w:val="22"/>
          <w:lang w:val="fr-FR"/>
        </w:rPr>
        <w:t>Procesamiento de Minerales y Metalurgia Extractiva</w:t>
      </w:r>
      <w:r w:rsidRPr="009902EC">
        <w:rPr>
          <w:rFonts w:ascii="Arial" w:hAnsi="Arial" w:cs="Arial"/>
          <w:b/>
          <w:sz w:val="22"/>
          <w:szCs w:val="22"/>
          <w:lang w:val="fr-FR"/>
        </w:rPr>
        <w:t>)</w:t>
      </w:r>
    </w:p>
    <w:p w14:paraId="03D0F56A" w14:textId="77777777" w:rsidR="00A05DB9" w:rsidRPr="000270E6" w:rsidRDefault="00A05DB9" w:rsidP="007373B8">
      <w:pPr>
        <w:rPr>
          <w:rFonts w:ascii="Arial" w:hAnsi="Arial" w:cs="Arial"/>
          <w:sz w:val="22"/>
          <w:szCs w:val="22"/>
        </w:rPr>
      </w:pPr>
    </w:p>
    <w:p w14:paraId="400BE595" w14:textId="18C2E4A9" w:rsidR="0087565A" w:rsidRPr="001E6D96" w:rsidRDefault="009902EC" w:rsidP="001E6D96">
      <w:pPr>
        <w:jc w:val="center"/>
        <w:rPr>
          <w:rFonts w:ascii="Arial" w:hAnsi="Arial" w:cs="Arial"/>
          <w:b/>
          <w:bCs/>
          <w:sz w:val="22"/>
          <w:szCs w:val="22"/>
          <w:lang w:val="fr-FR"/>
        </w:rPr>
      </w:pPr>
      <w:r>
        <w:rPr>
          <w:rFonts w:ascii="Arial" w:hAnsi="Arial" w:cs="Arial"/>
          <w:b/>
          <w:bCs/>
          <w:sz w:val="22"/>
          <w:szCs w:val="22"/>
        </w:rPr>
        <w:t>Jean Padilla</w:t>
      </w:r>
      <w:r w:rsidR="0087565A" w:rsidRPr="009902EC">
        <w:rPr>
          <w:rFonts w:ascii="Arial" w:hAnsi="Arial" w:cs="Arial"/>
          <w:b/>
          <w:bCs/>
          <w:sz w:val="22"/>
          <w:szCs w:val="22"/>
          <w:vertAlign w:val="superscript"/>
          <w:lang w:val="fr-FR"/>
        </w:rPr>
        <w:t>1</w:t>
      </w:r>
      <w:r w:rsidR="0087565A" w:rsidRPr="009902EC">
        <w:rPr>
          <w:rFonts w:ascii="Arial" w:hAnsi="Arial" w:cs="Arial"/>
          <w:b/>
          <w:bCs/>
          <w:sz w:val="22"/>
          <w:szCs w:val="22"/>
          <w:lang w:val="fr-FR"/>
        </w:rPr>
        <w:t xml:space="preserve">, </w:t>
      </w:r>
      <w:r w:rsidR="001E6D96">
        <w:rPr>
          <w:rFonts w:ascii="Arial" w:hAnsi="Arial" w:cs="Arial"/>
          <w:b/>
          <w:bCs/>
          <w:sz w:val="22"/>
          <w:szCs w:val="22"/>
        </w:rPr>
        <w:t>Robert Montalvo</w:t>
      </w:r>
      <w:r w:rsidR="0087565A" w:rsidRPr="009902EC">
        <w:rPr>
          <w:rFonts w:ascii="Arial" w:hAnsi="Arial" w:cs="Arial"/>
          <w:b/>
          <w:bCs/>
          <w:sz w:val="22"/>
          <w:szCs w:val="22"/>
          <w:vertAlign w:val="superscript"/>
          <w:lang w:val="fr-FR"/>
        </w:rPr>
        <w:t>2</w:t>
      </w:r>
      <w:r w:rsidR="001E6D96" w:rsidRPr="009902EC">
        <w:rPr>
          <w:rFonts w:ascii="Arial" w:hAnsi="Arial" w:cs="Arial"/>
          <w:b/>
          <w:bCs/>
          <w:sz w:val="22"/>
          <w:szCs w:val="22"/>
          <w:lang w:val="fr-FR"/>
        </w:rPr>
        <w:t xml:space="preserve">, </w:t>
      </w:r>
      <w:r w:rsidR="001E6D96">
        <w:rPr>
          <w:rFonts w:ascii="Arial" w:hAnsi="Arial" w:cs="Arial"/>
          <w:b/>
          <w:bCs/>
          <w:sz w:val="22"/>
          <w:szCs w:val="22"/>
        </w:rPr>
        <w:t>Wilfredo Astete</w:t>
      </w:r>
      <w:r w:rsidR="001E6D96">
        <w:rPr>
          <w:rFonts w:ascii="Arial" w:hAnsi="Arial" w:cs="Arial"/>
          <w:b/>
          <w:bCs/>
          <w:sz w:val="22"/>
          <w:szCs w:val="22"/>
          <w:vertAlign w:val="superscript"/>
        </w:rPr>
        <w:t>3</w:t>
      </w:r>
    </w:p>
    <w:p w14:paraId="23736843" w14:textId="77777777" w:rsidR="007373B8" w:rsidRPr="009902EC" w:rsidRDefault="007373B8" w:rsidP="007373B8">
      <w:pPr>
        <w:rPr>
          <w:rFonts w:ascii="Arial" w:hAnsi="Arial" w:cs="Arial"/>
          <w:sz w:val="22"/>
          <w:szCs w:val="22"/>
          <w:lang w:val="fr-FR"/>
        </w:rPr>
      </w:pPr>
    </w:p>
    <w:p w14:paraId="1D73A8BC" w14:textId="11D737A1" w:rsidR="007373B8" w:rsidRPr="009902EC" w:rsidRDefault="001F7167" w:rsidP="006975E0">
      <w:pPr>
        <w:ind w:left="142" w:hanging="142"/>
        <w:jc w:val="both"/>
        <w:rPr>
          <w:rFonts w:ascii="Arial" w:hAnsi="Arial" w:cs="Arial"/>
          <w:sz w:val="20"/>
          <w:szCs w:val="20"/>
          <w:lang w:val="fr-FR"/>
        </w:rPr>
      </w:pPr>
      <w:r w:rsidRPr="009902EC">
        <w:rPr>
          <w:rFonts w:ascii="Arial" w:hAnsi="Arial" w:cs="Arial"/>
          <w:sz w:val="22"/>
          <w:szCs w:val="22"/>
          <w:vertAlign w:val="superscript"/>
          <w:lang w:val="fr-FR"/>
        </w:rPr>
        <w:t>1</w:t>
      </w:r>
      <w:r w:rsidR="007373B8" w:rsidRPr="009902EC">
        <w:rPr>
          <w:rFonts w:ascii="Arial" w:hAnsi="Arial" w:cs="Arial"/>
          <w:sz w:val="22"/>
          <w:szCs w:val="22"/>
          <w:lang w:val="fr-FR"/>
        </w:rPr>
        <w:t xml:space="preserve"> </w:t>
      </w:r>
      <w:r w:rsidR="002D1C36" w:rsidRPr="009902EC">
        <w:rPr>
          <w:rFonts w:ascii="Arial" w:hAnsi="Arial" w:cs="Arial"/>
          <w:sz w:val="22"/>
          <w:szCs w:val="22"/>
          <w:lang w:val="fr-FR"/>
        </w:rPr>
        <w:t xml:space="preserve">Autor: </w:t>
      </w:r>
      <w:r w:rsidR="001E37BE" w:rsidRPr="009902EC">
        <w:rPr>
          <w:rFonts w:ascii="Arial" w:hAnsi="Arial" w:cs="Arial"/>
          <w:sz w:val="22"/>
          <w:szCs w:val="22"/>
          <w:lang w:val="fr-FR"/>
        </w:rPr>
        <w:t>Nexa Resources</w:t>
      </w:r>
      <w:r w:rsidR="001E6D96" w:rsidRPr="00A22270">
        <w:rPr>
          <w:rFonts w:ascii="Arial" w:hAnsi="Arial" w:cs="Arial"/>
          <w:sz w:val="22"/>
          <w:szCs w:val="22"/>
          <w:lang w:val="fr-FR"/>
        </w:rPr>
        <w:t xml:space="preserve"> Perú</w:t>
      </w:r>
      <w:r w:rsidR="00047A63" w:rsidRPr="009902EC">
        <w:rPr>
          <w:rFonts w:ascii="Arial" w:hAnsi="Arial" w:cs="Arial"/>
          <w:sz w:val="22"/>
          <w:szCs w:val="22"/>
          <w:lang w:val="fr-FR"/>
        </w:rPr>
        <w:t xml:space="preserve">, </w:t>
      </w:r>
      <w:r w:rsidR="001E6D96" w:rsidRPr="00A22270">
        <w:rPr>
          <w:rFonts w:ascii="Arial" w:hAnsi="Arial" w:cs="Arial"/>
          <w:sz w:val="22"/>
          <w:szCs w:val="22"/>
          <w:lang w:val="fr-FR"/>
        </w:rPr>
        <w:t>Lima</w:t>
      </w:r>
      <w:r w:rsidR="00047A63" w:rsidRPr="009902EC">
        <w:rPr>
          <w:rFonts w:ascii="Arial" w:hAnsi="Arial" w:cs="Arial"/>
          <w:sz w:val="22"/>
          <w:szCs w:val="22"/>
          <w:lang w:val="fr-FR"/>
        </w:rPr>
        <w:t xml:space="preserve">, </w:t>
      </w:r>
      <w:r w:rsidR="006B37CA" w:rsidRPr="009902EC">
        <w:rPr>
          <w:rFonts w:ascii="Arial" w:hAnsi="Arial" w:cs="Arial"/>
          <w:sz w:val="22"/>
          <w:szCs w:val="22"/>
          <w:lang w:val="fr-FR"/>
        </w:rPr>
        <w:t xml:space="preserve">Perú </w:t>
      </w:r>
      <w:r w:rsidR="003C6D44" w:rsidRPr="009902EC">
        <w:rPr>
          <w:rFonts w:ascii="Arial" w:hAnsi="Arial" w:cs="Arial"/>
          <w:sz w:val="22"/>
          <w:szCs w:val="22"/>
          <w:lang w:val="fr-FR"/>
        </w:rPr>
        <w:t>(</w:t>
      </w:r>
      <w:hyperlink r:id="rId11">
        <w:r w:rsidR="001E6D96" w:rsidRPr="00A22270">
          <w:rPr>
            <w:rStyle w:val="Hyperlink"/>
            <w:rFonts w:ascii="Arial" w:hAnsi="Arial" w:cs="Arial"/>
            <w:sz w:val="22"/>
            <w:szCs w:val="22"/>
            <w:lang w:val="fr-FR"/>
          </w:rPr>
          <w:t>jean.padilla@nexaresources.com</w:t>
        </w:r>
      </w:hyperlink>
      <w:r w:rsidR="006B37CA" w:rsidRPr="009902EC">
        <w:rPr>
          <w:rFonts w:ascii="Arial" w:hAnsi="Arial" w:cs="Arial"/>
          <w:sz w:val="22"/>
          <w:szCs w:val="22"/>
          <w:lang w:val="fr-FR"/>
        </w:rPr>
        <w:t xml:space="preserve"> </w:t>
      </w:r>
      <w:r w:rsidR="001E6D96" w:rsidRPr="00A22270">
        <w:rPr>
          <w:rFonts w:ascii="Arial" w:hAnsi="Arial" w:cs="Arial"/>
          <w:sz w:val="22"/>
          <w:szCs w:val="22"/>
          <w:lang w:val="fr-FR"/>
        </w:rPr>
        <w:t>–</w:t>
      </w:r>
      <w:r w:rsidR="00D74FF3" w:rsidRPr="009902EC">
        <w:rPr>
          <w:rFonts w:ascii="Arial" w:hAnsi="Arial" w:cs="Arial"/>
          <w:sz w:val="22"/>
          <w:szCs w:val="22"/>
          <w:lang w:val="fr-FR"/>
        </w:rPr>
        <w:t xml:space="preserve"> </w:t>
      </w:r>
      <w:r w:rsidR="00D74FF3" w:rsidRPr="757C0AE2">
        <w:rPr>
          <w:rFonts w:ascii="Arial" w:hAnsi="Arial" w:cs="Arial"/>
          <w:sz w:val="20"/>
          <w:szCs w:val="20"/>
          <w:lang w:val="fr-FR"/>
        </w:rPr>
        <w:t>9</w:t>
      </w:r>
      <w:r w:rsidR="001E6D96" w:rsidRPr="757C0AE2">
        <w:rPr>
          <w:rFonts w:ascii="Arial" w:hAnsi="Arial" w:cs="Arial"/>
          <w:sz w:val="20"/>
          <w:szCs w:val="20"/>
          <w:lang w:val="fr-FR"/>
        </w:rPr>
        <w:t>44 874 320</w:t>
      </w:r>
      <w:r w:rsidR="003C6D44" w:rsidRPr="757C0AE2">
        <w:rPr>
          <w:rFonts w:ascii="Arial" w:hAnsi="Arial" w:cs="Arial"/>
          <w:sz w:val="20"/>
          <w:szCs w:val="20"/>
          <w:lang w:val="fr-FR"/>
        </w:rPr>
        <w:t>)</w:t>
      </w:r>
    </w:p>
    <w:p w14:paraId="791CF854" w14:textId="79538324" w:rsidR="007373B8" w:rsidRPr="001E6D96" w:rsidRDefault="001F7167" w:rsidP="006975E0">
      <w:pPr>
        <w:ind w:left="142" w:hanging="142"/>
        <w:jc w:val="both"/>
        <w:rPr>
          <w:rFonts w:ascii="Arial" w:hAnsi="Arial" w:cs="Arial"/>
          <w:sz w:val="22"/>
          <w:szCs w:val="22"/>
          <w:lang w:val="es-ES"/>
        </w:rPr>
      </w:pPr>
      <w:r w:rsidRPr="3A1854DE">
        <w:rPr>
          <w:rFonts w:ascii="Arial" w:hAnsi="Arial" w:cs="Arial"/>
          <w:sz w:val="22"/>
          <w:szCs w:val="22"/>
          <w:vertAlign w:val="superscript"/>
          <w:lang w:val="es-ES"/>
        </w:rPr>
        <w:t>2</w:t>
      </w:r>
      <w:r w:rsidR="007373B8" w:rsidRPr="3A1854DE">
        <w:rPr>
          <w:rFonts w:ascii="Arial" w:hAnsi="Arial" w:cs="Arial"/>
          <w:sz w:val="22"/>
          <w:szCs w:val="22"/>
          <w:lang w:val="es-ES"/>
        </w:rPr>
        <w:t xml:space="preserve"> </w:t>
      </w:r>
      <w:r w:rsidR="002D1C36" w:rsidRPr="3A1854DE">
        <w:rPr>
          <w:rFonts w:ascii="Arial" w:hAnsi="Arial" w:cs="Arial"/>
          <w:sz w:val="22"/>
          <w:szCs w:val="22"/>
          <w:lang w:val="es-ES"/>
        </w:rPr>
        <w:t>Coautor 1</w:t>
      </w:r>
      <w:r w:rsidR="0041137F" w:rsidRPr="3A1854DE">
        <w:rPr>
          <w:rFonts w:ascii="Arial" w:hAnsi="Arial" w:cs="Arial"/>
          <w:sz w:val="22"/>
          <w:szCs w:val="22"/>
          <w:lang w:val="es-ES"/>
        </w:rPr>
        <w:t xml:space="preserve">: Nexa Resources, </w:t>
      </w:r>
      <w:r w:rsidR="001E6D96" w:rsidRPr="3A1854DE">
        <w:rPr>
          <w:rFonts w:ascii="Arial" w:hAnsi="Arial" w:cs="Arial"/>
          <w:sz w:val="22"/>
          <w:szCs w:val="22"/>
          <w:lang w:val="es-ES"/>
        </w:rPr>
        <w:t>Lima</w:t>
      </w:r>
      <w:r w:rsidR="00047A63" w:rsidRPr="3A1854DE">
        <w:rPr>
          <w:rFonts w:ascii="Arial" w:hAnsi="Arial" w:cs="Arial"/>
          <w:sz w:val="22"/>
          <w:szCs w:val="22"/>
          <w:lang w:val="es-ES"/>
        </w:rPr>
        <w:t>,</w:t>
      </w:r>
      <w:r w:rsidR="0041137F" w:rsidRPr="3A1854DE">
        <w:rPr>
          <w:rFonts w:ascii="Arial" w:hAnsi="Arial" w:cs="Arial"/>
          <w:sz w:val="22"/>
          <w:szCs w:val="22"/>
          <w:lang w:val="es-ES"/>
        </w:rPr>
        <w:t xml:space="preserve"> Perú </w:t>
      </w:r>
      <w:r w:rsidR="003C6D44" w:rsidRPr="3A1854DE">
        <w:rPr>
          <w:rFonts w:ascii="Arial" w:hAnsi="Arial" w:cs="Arial"/>
          <w:sz w:val="22"/>
          <w:szCs w:val="22"/>
          <w:lang w:val="es-ES"/>
        </w:rPr>
        <w:t>(</w:t>
      </w:r>
      <w:hyperlink r:id="rId12">
        <w:r w:rsidR="001E6D96" w:rsidRPr="3A1854DE">
          <w:rPr>
            <w:rStyle w:val="Hyperlink"/>
            <w:rFonts w:ascii="Arial" w:hAnsi="Arial" w:cs="Arial"/>
            <w:sz w:val="22"/>
            <w:szCs w:val="22"/>
            <w:lang w:val="es-ES"/>
          </w:rPr>
          <w:t>robert.montalvo@nexaresources.com</w:t>
        </w:r>
      </w:hyperlink>
      <w:r w:rsidR="00CF03D9" w:rsidRPr="3A1854DE">
        <w:rPr>
          <w:rFonts w:ascii="Arial" w:hAnsi="Arial" w:cs="Arial"/>
          <w:sz w:val="22"/>
          <w:szCs w:val="22"/>
          <w:lang w:val="es-ES"/>
        </w:rPr>
        <w:t xml:space="preserve"> </w:t>
      </w:r>
      <w:r w:rsidR="51E1E309" w:rsidRPr="3CA4664F">
        <w:rPr>
          <w:rFonts w:ascii="Arial" w:hAnsi="Arial" w:cs="Arial"/>
          <w:sz w:val="22"/>
          <w:szCs w:val="22"/>
          <w:lang w:val="es-ES"/>
        </w:rPr>
        <w:t>-</w:t>
      </w:r>
      <w:r w:rsidR="001E6D96" w:rsidRPr="757C0AE2">
        <w:rPr>
          <w:rFonts w:ascii="Arial" w:hAnsi="Arial" w:cs="Arial"/>
          <w:sz w:val="20"/>
          <w:szCs w:val="20"/>
          <w:lang w:val="es-ES"/>
        </w:rPr>
        <w:t xml:space="preserve"> </w:t>
      </w:r>
      <w:r w:rsidR="7F4A9C48" w:rsidRPr="757C0AE2">
        <w:rPr>
          <w:rFonts w:ascii="Arial" w:hAnsi="Arial" w:cs="Arial"/>
          <w:sz w:val="20"/>
          <w:szCs w:val="20"/>
          <w:lang w:val="es-ES"/>
        </w:rPr>
        <w:t>964</w:t>
      </w:r>
      <w:r w:rsidR="001E6D96" w:rsidRPr="757C0AE2">
        <w:rPr>
          <w:rFonts w:ascii="Arial" w:hAnsi="Arial" w:cs="Arial"/>
          <w:sz w:val="20"/>
          <w:szCs w:val="20"/>
          <w:lang w:val="es-ES"/>
        </w:rPr>
        <w:t xml:space="preserve"> </w:t>
      </w:r>
      <w:r w:rsidR="5BAB8677" w:rsidRPr="757C0AE2">
        <w:rPr>
          <w:rFonts w:ascii="Arial" w:hAnsi="Arial" w:cs="Arial"/>
          <w:sz w:val="20"/>
          <w:szCs w:val="20"/>
          <w:lang w:val="es-ES"/>
        </w:rPr>
        <w:t>205 938</w:t>
      </w:r>
      <w:r w:rsidR="003C6D44" w:rsidRPr="757C0AE2">
        <w:rPr>
          <w:rFonts w:ascii="Arial" w:hAnsi="Arial" w:cs="Arial"/>
          <w:sz w:val="20"/>
          <w:szCs w:val="20"/>
          <w:lang w:val="es-ES"/>
        </w:rPr>
        <w:t>)</w:t>
      </w:r>
    </w:p>
    <w:p w14:paraId="61859C14" w14:textId="43A5384F" w:rsidR="001E6D96" w:rsidRPr="000270E6" w:rsidRDefault="001E6D96" w:rsidP="001E6D96">
      <w:pPr>
        <w:ind w:left="142" w:hanging="142"/>
        <w:jc w:val="both"/>
        <w:rPr>
          <w:rFonts w:ascii="Arial" w:hAnsi="Arial" w:cs="Arial"/>
          <w:sz w:val="22"/>
          <w:szCs w:val="22"/>
        </w:rPr>
      </w:pPr>
      <w:r w:rsidRPr="1218827C">
        <w:rPr>
          <w:rFonts w:ascii="Arial" w:hAnsi="Arial" w:cs="Arial"/>
          <w:sz w:val="22"/>
          <w:szCs w:val="22"/>
          <w:vertAlign w:val="superscript"/>
        </w:rPr>
        <w:t>3</w:t>
      </w:r>
      <w:r w:rsidRPr="1218827C">
        <w:rPr>
          <w:rFonts w:ascii="Arial" w:hAnsi="Arial" w:cs="Arial"/>
          <w:sz w:val="22"/>
          <w:szCs w:val="22"/>
        </w:rPr>
        <w:t xml:space="preserve"> Coautor 2: Nexa Resources El Porvenir, Pasco, Perú (</w:t>
      </w:r>
      <w:hyperlink r:id="rId13">
        <w:r w:rsidR="630D8EE3" w:rsidRPr="27EF4529">
          <w:rPr>
            <w:rStyle w:val="Hyperlink"/>
            <w:rFonts w:ascii="Arial" w:hAnsi="Arial" w:cs="Arial"/>
            <w:sz w:val="22"/>
            <w:szCs w:val="22"/>
          </w:rPr>
          <w:t>wilfred</w:t>
        </w:r>
        <w:r w:rsidRPr="27EF4529">
          <w:rPr>
            <w:rStyle w:val="Hyperlink"/>
            <w:rFonts w:ascii="Arial" w:hAnsi="Arial" w:cs="Arial"/>
            <w:sz w:val="22"/>
            <w:szCs w:val="22"/>
          </w:rPr>
          <w:t>o</w:t>
        </w:r>
        <w:r w:rsidR="630D8EE3" w:rsidRPr="698F132F">
          <w:rPr>
            <w:rStyle w:val="Hyperlink"/>
            <w:rFonts w:ascii="Arial" w:hAnsi="Arial" w:cs="Arial"/>
            <w:sz w:val="22"/>
            <w:szCs w:val="22"/>
          </w:rPr>
          <w:t>.astete</w:t>
        </w:r>
        <w:r w:rsidRPr="1218827C">
          <w:rPr>
            <w:rStyle w:val="Hyperlink"/>
            <w:rFonts w:ascii="Arial" w:hAnsi="Arial" w:cs="Arial"/>
            <w:sz w:val="22"/>
            <w:szCs w:val="22"/>
          </w:rPr>
          <w:t>@nexaresources.com</w:t>
        </w:r>
      </w:hyperlink>
      <w:r w:rsidR="78539FF4" w:rsidRPr="6ADEA402">
        <w:rPr>
          <w:rFonts w:ascii="Arial" w:hAnsi="Arial" w:cs="Arial"/>
          <w:sz w:val="22"/>
          <w:szCs w:val="22"/>
        </w:rPr>
        <w:t>-</w:t>
      </w:r>
      <w:r w:rsidR="343E7286" w:rsidRPr="757C0AE2">
        <w:rPr>
          <w:rFonts w:ascii="Arial" w:hAnsi="Arial" w:cs="Arial"/>
          <w:sz w:val="20"/>
          <w:szCs w:val="20"/>
        </w:rPr>
        <w:t>979 378</w:t>
      </w:r>
      <w:r w:rsidR="343E7286" w:rsidRPr="6ADEA402">
        <w:rPr>
          <w:rFonts w:ascii="Arial" w:hAnsi="Arial" w:cs="Arial"/>
          <w:sz w:val="20"/>
          <w:szCs w:val="20"/>
        </w:rPr>
        <w:t xml:space="preserve"> 670</w:t>
      </w:r>
      <w:r w:rsidRPr="6ADEA402">
        <w:rPr>
          <w:rFonts w:ascii="Arial" w:hAnsi="Arial" w:cs="Arial"/>
          <w:sz w:val="20"/>
          <w:szCs w:val="20"/>
        </w:rPr>
        <w:t>)</w:t>
      </w:r>
    </w:p>
    <w:p w14:paraId="585C21B2" w14:textId="77777777" w:rsidR="001E6D96" w:rsidRPr="000270E6" w:rsidRDefault="001E6D96" w:rsidP="006975E0">
      <w:pPr>
        <w:ind w:left="142" w:hanging="142"/>
        <w:jc w:val="both"/>
        <w:rPr>
          <w:rFonts w:ascii="Arial" w:hAnsi="Arial" w:cs="Arial"/>
          <w:sz w:val="22"/>
          <w:szCs w:val="22"/>
        </w:rPr>
      </w:pPr>
    </w:p>
    <w:p w14:paraId="3ACA1F3B" w14:textId="02FA802C" w:rsidR="23A335CF" w:rsidRDefault="23A335CF" w:rsidP="142C7DC5">
      <w:pPr>
        <w:jc w:val="both"/>
        <w:rPr>
          <w:rFonts w:ascii="Arial" w:hAnsi="Arial" w:cs="Arial"/>
          <w:sz w:val="22"/>
          <w:szCs w:val="22"/>
          <w:highlight w:val="yellow"/>
        </w:rPr>
      </w:pPr>
    </w:p>
    <w:p w14:paraId="676FAC05" w14:textId="7A46CE91" w:rsidR="006D0F12" w:rsidRPr="000270E6" w:rsidRDefault="006D0F12" w:rsidP="006975E0">
      <w:pPr>
        <w:pBdr>
          <w:bottom w:val="single" w:sz="12" w:space="1" w:color="auto"/>
        </w:pBdr>
        <w:ind w:left="142" w:hanging="142"/>
        <w:jc w:val="both"/>
        <w:rPr>
          <w:rFonts w:ascii="Arial" w:hAnsi="Arial" w:cs="Arial"/>
          <w:sz w:val="22"/>
          <w:szCs w:val="22"/>
        </w:rPr>
      </w:pPr>
    </w:p>
    <w:p w14:paraId="1F253411" w14:textId="77777777" w:rsidR="00D74FF3" w:rsidRPr="00D74FF3" w:rsidRDefault="00D74FF3" w:rsidP="00D74FF3">
      <w:pPr>
        <w:rPr>
          <w:rFonts w:ascii="Arial" w:hAnsi="Arial" w:cs="Arial"/>
          <w:sz w:val="22"/>
          <w:szCs w:val="22"/>
        </w:rPr>
      </w:pPr>
    </w:p>
    <w:p w14:paraId="350E87C9" w14:textId="77777777" w:rsidR="00D74FF3" w:rsidRPr="000270E6" w:rsidRDefault="00D74FF3" w:rsidP="00650F70">
      <w:pPr>
        <w:jc w:val="both"/>
        <w:rPr>
          <w:rFonts w:ascii="Arial" w:hAnsi="Arial" w:cs="Arial"/>
          <w:b/>
          <w:sz w:val="22"/>
          <w:szCs w:val="22"/>
        </w:rPr>
        <w:sectPr w:rsidR="00D74FF3" w:rsidRPr="000270E6">
          <w:headerReference w:type="even" r:id="rId14"/>
          <w:headerReference w:type="default" r:id="rId15"/>
          <w:footerReference w:type="even" r:id="rId16"/>
          <w:footerReference w:type="default" r:id="rId17"/>
          <w:headerReference w:type="first" r:id="rId18"/>
          <w:type w:val="continuous"/>
          <w:pgSz w:w="11900" w:h="16840"/>
          <w:pgMar w:top="1134" w:right="680" w:bottom="964" w:left="851" w:header="680" w:footer="567" w:gutter="0"/>
          <w:cols w:space="720"/>
          <w:docGrid w:linePitch="360"/>
        </w:sectPr>
      </w:pPr>
    </w:p>
    <w:p w14:paraId="2CCA9DF6" w14:textId="64450D61" w:rsidR="00E91E97" w:rsidRPr="00DC3E6D" w:rsidRDefault="00D574EF" w:rsidP="00DC3E6D">
      <w:pPr>
        <w:spacing w:after="160"/>
        <w:jc w:val="both"/>
        <w:rPr>
          <w:rFonts w:ascii="Arial" w:hAnsi="Arial" w:cs="Arial"/>
          <w:b/>
          <w:sz w:val="22"/>
          <w:szCs w:val="22"/>
        </w:rPr>
      </w:pPr>
      <w:r w:rsidRPr="1218827C">
        <w:rPr>
          <w:rFonts w:ascii="Arial" w:hAnsi="Arial" w:cs="Arial"/>
          <w:b/>
          <w:sz w:val="22"/>
          <w:szCs w:val="22"/>
        </w:rPr>
        <w:t>RESUMEN</w:t>
      </w:r>
    </w:p>
    <w:p w14:paraId="40A07910" w14:textId="159F92D7" w:rsidR="2F59327D" w:rsidRDefault="78D34E9F" w:rsidP="00DC3E6D">
      <w:pPr>
        <w:spacing w:after="160"/>
        <w:jc w:val="both"/>
        <w:rPr>
          <w:rFonts w:ascii="Arial" w:hAnsi="Arial" w:cs="Arial"/>
          <w:sz w:val="22"/>
          <w:szCs w:val="22"/>
        </w:rPr>
      </w:pPr>
      <w:r w:rsidRPr="78D34E9F">
        <w:rPr>
          <w:rFonts w:ascii="Arial" w:hAnsi="Arial" w:cs="Arial"/>
          <w:sz w:val="22"/>
          <w:szCs w:val="22"/>
        </w:rPr>
        <w:t xml:space="preserve">Actualmente, las empresas mineras que producen y comercializan concentrados de cobre, plomo y </w:t>
      </w:r>
      <w:r w:rsidR="00864495">
        <w:rPr>
          <w:rFonts w:ascii="Arial" w:hAnsi="Arial" w:cs="Arial"/>
          <w:sz w:val="22"/>
          <w:szCs w:val="22"/>
        </w:rPr>
        <w:t>zinc</w:t>
      </w:r>
      <w:r w:rsidRPr="78D34E9F">
        <w:rPr>
          <w:rFonts w:ascii="Arial" w:hAnsi="Arial" w:cs="Arial"/>
          <w:sz w:val="22"/>
          <w:szCs w:val="22"/>
        </w:rPr>
        <w:t xml:space="preserve"> realizan procesos de flotación en forma diferencial; es decir, las plantas polimetálicas flotan un concentrado Bulk en una primera etapa y luego este concentrado es llevado a un proceso de separación Pb/Cu. Culminada esta etapa, se continúa con la flotación de </w:t>
      </w:r>
      <w:r w:rsidR="00864495">
        <w:rPr>
          <w:rFonts w:ascii="Arial" w:hAnsi="Arial" w:cs="Arial"/>
          <w:sz w:val="22"/>
          <w:szCs w:val="22"/>
        </w:rPr>
        <w:t>Zinc</w:t>
      </w:r>
      <w:r w:rsidRPr="78D34E9F">
        <w:rPr>
          <w:rFonts w:ascii="Arial" w:hAnsi="Arial" w:cs="Arial"/>
          <w:sz w:val="22"/>
          <w:szCs w:val="22"/>
        </w:rPr>
        <w:t xml:space="preserve"> y de esta manera se obtienen los concentrados que finalmente serán comercializados.</w:t>
      </w:r>
    </w:p>
    <w:p w14:paraId="22C9D25D" w14:textId="450D099C" w:rsidR="2F59327D" w:rsidRPr="007E3F2B" w:rsidRDefault="005316F9" w:rsidP="00DC3E6D">
      <w:pPr>
        <w:spacing w:after="160"/>
        <w:jc w:val="both"/>
        <w:rPr>
          <w:rFonts w:ascii="Arial" w:hAnsi="Arial" w:cs="Arial"/>
          <w:sz w:val="22"/>
          <w:szCs w:val="22"/>
        </w:rPr>
      </w:pPr>
      <w:r w:rsidRPr="005316F9">
        <w:rPr>
          <w:rFonts w:ascii="Arial" w:hAnsi="Arial" w:cs="Arial"/>
          <w:sz w:val="22"/>
          <w:szCs w:val="22"/>
        </w:rPr>
        <w:t xml:space="preserve">En el caso de la Unidad Minera El Porvenir (Nexa), el concentrado de </w:t>
      </w:r>
      <w:r w:rsidR="00864495">
        <w:rPr>
          <w:rFonts w:ascii="Arial" w:hAnsi="Arial" w:cs="Arial"/>
          <w:sz w:val="22"/>
          <w:szCs w:val="22"/>
        </w:rPr>
        <w:t>Zinc</w:t>
      </w:r>
      <w:r w:rsidRPr="005316F9">
        <w:rPr>
          <w:rFonts w:ascii="Arial" w:hAnsi="Arial" w:cs="Arial"/>
          <w:sz w:val="22"/>
          <w:szCs w:val="22"/>
        </w:rPr>
        <w:t xml:space="preserve"> presenta contenidos considerables de plomo (1.57%), plata (7.7 oz/t) y cobre (1.44%)</w:t>
      </w:r>
      <w:r w:rsidR="00D234BE">
        <w:rPr>
          <w:rFonts w:ascii="Arial" w:hAnsi="Arial" w:cs="Arial"/>
          <w:sz w:val="22"/>
          <w:szCs w:val="22"/>
        </w:rPr>
        <w:t xml:space="preserve">, </w:t>
      </w:r>
      <w:r w:rsidR="00D234BE" w:rsidRPr="00D234BE">
        <w:rPr>
          <w:rFonts w:ascii="Arial" w:hAnsi="Arial" w:cs="Arial"/>
          <w:sz w:val="22"/>
          <w:szCs w:val="22"/>
        </w:rPr>
        <w:t xml:space="preserve">lo que </w:t>
      </w:r>
      <w:r w:rsidR="0068470C">
        <w:rPr>
          <w:rFonts w:ascii="Arial" w:hAnsi="Arial" w:cs="Arial"/>
          <w:sz w:val="22"/>
          <w:szCs w:val="22"/>
        </w:rPr>
        <w:t>implica</w:t>
      </w:r>
      <w:r w:rsidR="00D234BE" w:rsidRPr="00D234BE">
        <w:rPr>
          <w:rFonts w:ascii="Arial" w:hAnsi="Arial" w:cs="Arial"/>
          <w:sz w:val="22"/>
          <w:szCs w:val="22"/>
        </w:rPr>
        <w:t xml:space="preserve"> </w:t>
      </w:r>
      <w:r w:rsidR="005763DF">
        <w:rPr>
          <w:rFonts w:ascii="Arial" w:hAnsi="Arial" w:cs="Arial"/>
          <w:sz w:val="22"/>
          <w:szCs w:val="22"/>
        </w:rPr>
        <w:t>una pérdida de valor</w:t>
      </w:r>
      <w:r w:rsidR="00D234BE" w:rsidRPr="00D234BE">
        <w:rPr>
          <w:rFonts w:ascii="Arial" w:hAnsi="Arial" w:cs="Arial"/>
          <w:sz w:val="22"/>
          <w:szCs w:val="22"/>
        </w:rPr>
        <w:t xml:space="preserve"> </w:t>
      </w:r>
      <w:r w:rsidR="005763DF" w:rsidRPr="78D34E9F">
        <w:rPr>
          <w:rFonts w:ascii="Arial" w:hAnsi="Arial" w:cs="Arial"/>
          <w:sz w:val="22"/>
          <w:szCs w:val="22"/>
        </w:rPr>
        <w:t>de plomo (3-4%), plata (13-16%) y cobre (40-50%) por falta de liberación debido a una granulometría gruesa</w:t>
      </w:r>
      <w:r w:rsidR="00D234BE" w:rsidRPr="00D234BE">
        <w:rPr>
          <w:rFonts w:ascii="Arial" w:hAnsi="Arial" w:cs="Arial"/>
          <w:sz w:val="22"/>
          <w:szCs w:val="22"/>
        </w:rPr>
        <w:t>.</w:t>
      </w:r>
      <w:r w:rsidR="007E3F2B">
        <w:rPr>
          <w:rFonts w:ascii="Arial" w:hAnsi="Arial" w:cs="Arial"/>
          <w:sz w:val="22"/>
          <w:szCs w:val="22"/>
        </w:rPr>
        <w:t xml:space="preserve"> Esto representa </w:t>
      </w:r>
      <w:r w:rsidR="78D34E9F" w:rsidRPr="78D34E9F">
        <w:rPr>
          <w:rFonts w:ascii="Arial" w:hAnsi="Arial" w:cs="Arial"/>
          <w:sz w:val="22"/>
          <w:szCs w:val="22"/>
        </w:rPr>
        <w:t>una oportunidad para su recuperación mediante estrategias de flotación selectiva, al mismo tiempo que se mejora.</w:t>
      </w:r>
    </w:p>
    <w:p w14:paraId="510A3F73" w14:textId="415228D7" w:rsidR="00BC4D43" w:rsidRPr="00A03F3E" w:rsidRDefault="5322F928" w:rsidP="00A03F3E">
      <w:pPr>
        <w:spacing w:after="160"/>
        <w:jc w:val="both"/>
        <w:rPr>
          <w:rFonts w:ascii="Arial" w:hAnsi="Arial" w:cs="Arial"/>
          <w:color w:val="1F497D" w:themeColor="text2"/>
          <w:sz w:val="22"/>
          <w:szCs w:val="22"/>
        </w:rPr>
      </w:pPr>
      <w:r w:rsidRPr="5322F928">
        <w:rPr>
          <w:rFonts w:ascii="Arial" w:hAnsi="Arial" w:cs="Arial"/>
          <w:sz w:val="22"/>
          <w:szCs w:val="22"/>
        </w:rPr>
        <w:t>El presente trabajo propone una alternativa operativa dentro del circuito de flotación de zinc, orientada a reducir el contenido de plomo en el concentrado final de la Unidad Minera El Porvenir. Esta ruta tecnológica permite evitar la inversión en remolienda para el relave Bulk, la cual usualmente es otra alternativa para disminuir los desplazamientos de plomo hacia el concentrado de zinc.</w:t>
      </w:r>
    </w:p>
    <w:p w14:paraId="290707C0" w14:textId="3CA65668" w:rsidR="5322F928" w:rsidRDefault="5322F928" w:rsidP="5322F928">
      <w:pPr>
        <w:spacing w:after="160"/>
        <w:jc w:val="both"/>
        <w:rPr>
          <w:rFonts w:ascii="Arial" w:hAnsi="Arial" w:cs="Arial"/>
          <w:sz w:val="22"/>
          <w:szCs w:val="22"/>
        </w:rPr>
      </w:pPr>
    </w:p>
    <w:p w14:paraId="5DE6ACCB" w14:textId="64F07F14" w:rsidR="5073CF96" w:rsidRPr="00655629" w:rsidRDefault="78D34E9F" w:rsidP="00655629">
      <w:pPr>
        <w:pStyle w:val="ListParagraph"/>
        <w:numPr>
          <w:ilvl w:val="0"/>
          <w:numId w:val="5"/>
        </w:numPr>
        <w:spacing w:after="160"/>
        <w:ind w:left="357" w:hanging="357"/>
        <w:contextualSpacing w:val="0"/>
        <w:jc w:val="both"/>
        <w:rPr>
          <w:rFonts w:ascii="Arial" w:hAnsi="Arial" w:cs="Arial"/>
          <w:b/>
          <w:bCs/>
          <w:sz w:val="22"/>
          <w:szCs w:val="22"/>
        </w:rPr>
      </w:pPr>
      <w:r w:rsidRPr="78D34E9F">
        <w:rPr>
          <w:rFonts w:ascii="Arial" w:hAnsi="Arial" w:cs="Arial"/>
          <w:b/>
          <w:bCs/>
          <w:sz w:val="22"/>
          <w:szCs w:val="22"/>
        </w:rPr>
        <w:t xml:space="preserve">Introducción </w:t>
      </w:r>
    </w:p>
    <w:p w14:paraId="405B3C5A" w14:textId="4589DA38" w:rsidR="0CC2C238" w:rsidRPr="00F25D53" w:rsidRDefault="78D34E9F" w:rsidP="78D34E9F">
      <w:pPr>
        <w:spacing w:after="160"/>
        <w:jc w:val="both"/>
        <w:rPr>
          <w:rFonts w:ascii="Arial" w:hAnsi="Arial" w:cs="Arial"/>
          <w:color w:val="1F497D" w:themeColor="text2"/>
          <w:sz w:val="22"/>
          <w:szCs w:val="22"/>
          <w:lang w:val="es-ES"/>
        </w:rPr>
      </w:pPr>
      <w:r w:rsidRPr="78D34E9F">
        <w:rPr>
          <w:rFonts w:ascii="Arial" w:hAnsi="Arial" w:cs="Arial"/>
          <w:sz w:val="22"/>
          <w:szCs w:val="22"/>
          <w:lang w:val="es-ES"/>
        </w:rPr>
        <w:t xml:space="preserve">Uno de los pilares estratégicos de Nexa es la mejora continua. En línea con este enfoque, la compañía impulsa la incorporación de nuevas tecnologías que optimicen sus procesos y generen valor, alineándose con los objetivos clave del sector minero. En esta búsqueda constante de innovación, Nexa llevó a cabo un estudio técnico orientado a mejorar la recuperación de Pb-Ag-Cu contenidos en el concentrado de </w:t>
      </w:r>
      <w:r w:rsidR="00864495">
        <w:rPr>
          <w:rFonts w:ascii="Arial" w:hAnsi="Arial" w:cs="Arial"/>
          <w:sz w:val="22"/>
          <w:szCs w:val="22"/>
          <w:lang w:val="es-ES"/>
        </w:rPr>
        <w:t>Zinc</w:t>
      </w:r>
      <w:r w:rsidRPr="78D34E9F">
        <w:rPr>
          <w:rFonts w:ascii="Arial" w:hAnsi="Arial" w:cs="Arial"/>
          <w:sz w:val="22"/>
          <w:szCs w:val="22"/>
          <w:lang w:val="es-ES"/>
        </w:rPr>
        <w:t xml:space="preserve"> en la unidad minera El Porvenir, con el objetivo de generar una mayor rentabilidad para la operación. </w:t>
      </w:r>
    </w:p>
    <w:p w14:paraId="59FD5E3B" w14:textId="3948089F" w:rsidR="0CC2C238" w:rsidRPr="00F25D53" w:rsidRDefault="78D34E9F" w:rsidP="0039346D">
      <w:pPr>
        <w:spacing w:after="160"/>
        <w:jc w:val="both"/>
        <w:rPr>
          <w:rFonts w:ascii="Arial" w:hAnsi="Arial" w:cs="Arial"/>
          <w:color w:val="1F497D" w:themeColor="text2"/>
          <w:sz w:val="22"/>
          <w:szCs w:val="22"/>
        </w:rPr>
      </w:pPr>
      <w:r w:rsidRPr="78D34E9F">
        <w:rPr>
          <w:rFonts w:ascii="Arial" w:hAnsi="Arial" w:cs="Arial"/>
          <w:sz w:val="22"/>
          <w:szCs w:val="22"/>
        </w:rPr>
        <w:t xml:space="preserve">La unidad minera El Porvenir es una mina subterránea que procesa 6,350 toneladas por día (t/d). Está ubicada en el distrito de San Francisco de Asís de Yarusyacán, en la provincia y región Pasco. Geológicamente, el yacimiento está clasificado como un skarn polimetálico. </w:t>
      </w:r>
    </w:p>
    <w:p w14:paraId="72A16AF8" w14:textId="6BC6C45E" w:rsidR="783D2EB5" w:rsidRDefault="78D34E9F" w:rsidP="009F7E00">
      <w:pPr>
        <w:spacing w:after="160"/>
        <w:jc w:val="both"/>
        <w:rPr>
          <w:rFonts w:ascii="Arial" w:hAnsi="Arial" w:cs="Arial"/>
          <w:color w:val="1F497D" w:themeColor="text2"/>
          <w:sz w:val="22"/>
          <w:szCs w:val="22"/>
          <w:lang w:val="es-ES"/>
        </w:rPr>
      </w:pPr>
      <w:r w:rsidRPr="78D34E9F">
        <w:rPr>
          <w:rFonts w:ascii="Arial" w:hAnsi="Arial" w:cs="Arial"/>
          <w:sz w:val="22"/>
          <w:szCs w:val="22"/>
          <w:lang w:val="es-ES"/>
        </w:rPr>
        <w:t>La planta de beneficio de El Porvenir cuenta con un circuito clásico de conminución y concentración por flotación, así como etapas de separación sólido-líquido para los concentrados; mientras que una fracción del relave se envía hacia la relavera y otra parte se clasifica con hidrociclones, donde la fracción fina del relave se envía directo a la relavera y la fracción gruesa se bombea a la mina para relleno hidráulico.</w:t>
      </w:r>
    </w:p>
    <w:p w14:paraId="61A173CF" w14:textId="7B5F7141" w:rsidR="63E9ADD8" w:rsidRPr="00D814F5" w:rsidRDefault="5322F928" w:rsidP="00D814F5">
      <w:pPr>
        <w:spacing w:after="160"/>
        <w:jc w:val="both"/>
        <w:rPr>
          <w:rFonts w:ascii="Arial" w:hAnsi="Arial" w:cs="Arial"/>
          <w:color w:val="1F497D" w:themeColor="text2"/>
          <w:sz w:val="22"/>
          <w:szCs w:val="22"/>
          <w:lang w:val="es-ES"/>
        </w:rPr>
      </w:pPr>
      <w:r w:rsidRPr="5322F928">
        <w:rPr>
          <w:rFonts w:ascii="Arial" w:hAnsi="Arial" w:cs="Arial"/>
          <w:sz w:val="22"/>
          <w:szCs w:val="22"/>
          <w:lang w:val="es-ES"/>
        </w:rPr>
        <w:t xml:space="preserve">En la planta se procesan minerales como galena (PbS), calcopirita (CuFeS₂) y esfalerita (ZnS), lo que permite obtener tres tipos de concentrados de valor comercial: plomo, cobre y zinc, con contenidos de oro y plata. </w:t>
      </w:r>
    </w:p>
    <w:p w14:paraId="04F516BD" w14:textId="27F9AB60" w:rsidR="5322F928" w:rsidRDefault="5322F928" w:rsidP="5322F928">
      <w:pPr>
        <w:spacing w:after="160"/>
        <w:jc w:val="both"/>
        <w:rPr>
          <w:rFonts w:ascii="Arial" w:hAnsi="Arial" w:cs="Arial"/>
          <w:sz w:val="22"/>
          <w:szCs w:val="22"/>
          <w:lang w:val="es-ES"/>
        </w:rPr>
      </w:pPr>
    </w:p>
    <w:p w14:paraId="2999D9AD" w14:textId="69A6DC09" w:rsidR="5322F928" w:rsidRDefault="5322F928" w:rsidP="5322F928">
      <w:pPr>
        <w:pStyle w:val="ListParagraph"/>
        <w:numPr>
          <w:ilvl w:val="0"/>
          <w:numId w:val="5"/>
        </w:numPr>
        <w:spacing w:after="160" w:line="259" w:lineRule="auto"/>
        <w:ind w:left="357" w:hanging="357"/>
        <w:jc w:val="both"/>
        <w:rPr>
          <w:rFonts w:ascii="Arial" w:hAnsi="Arial" w:cs="Arial"/>
          <w:b/>
          <w:bCs/>
        </w:rPr>
      </w:pPr>
      <w:r w:rsidRPr="5322F928">
        <w:rPr>
          <w:rFonts w:ascii="Arial" w:hAnsi="Arial" w:cs="Arial"/>
          <w:b/>
          <w:bCs/>
        </w:rPr>
        <w:t>Descripción del problema</w:t>
      </w:r>
    </w:p>
    <w:p w14:paraId="280F92E7" w14:textId="2C823B3B" w:rsidR="003D1ACB" w:rsidRPr="0001635E" w:rsidRDefault="00B95B86" w:rsidP="0001635E">
      <w:pPr>
        <w:pStyle w:val="ListParagraph"/>
        <w:numPr>
          <w:ilvl w:val="1"/>
          <w:numId w:val="5"/>
        </w:numPr>
        <w:spacing w:after="160"/>
        <w:ind w:left="567" w:hanging="567"/>
        <w:contextualSpacing w:val="0"/>
        <w:jc w:val="both"/>
        <w:rPr>
          <w:rFonts w:ascii="Arial" w:hAnsi="Arial" w:cs="Arial"/>
          <w:b/>
          <w:bCs/>
          <w:color w:val="1F497D" w:themeColor="text2"/>
        </w:rPr>
      </w:pPr>
      <w:r w:rsidRPr="0001635E">
        <w:rPr>
          <w:rFonts w:ascii="Arial" w:hAnsi="Arial" w:cs="Arial"/>
          <w:b/>
          <w:bCs/>
        </w:rPr>
        <w:t xml:space="preserve">Pérdidas de recuperación por desplazamiento de </w:t>
      </w:r>
      <w:r w:rsidR="7ABDB272" w:rsidRPr="0001635E">
        <w:rPr>
          <w:rFonts w:ascii="Arial" w:hAnsi="Arial" w:cs="Arial"/>
          <w:b/>
          <w:bCs/>
        </w:rPr>
        <w:t>P</w:t>
      </w:r>
      <w:r w:rsidRPr="0001635E">
        <w:rPr>
          <w:rFonts w:ascii="Arial" w:hAnsi="Arial" w:cs="Arial"/>
          <w:b/>
          <w:bCs/>
        </w:rPr>
        <w:t>lomo</w:t>
      </w:r>
    </w:p>
    <w:p w14:paraId="481496E0" w14:textId="61112C95" w:rsidR="003D1ACB" w:rsidRDefault="003D1ACB" w:rsidP="407C6DB0">
      <w:pPr>
        <w:pStyle w:val="ListParagraph"/>
        <w:spacing w:after="160"/>
        <w:ind w:left="0"/>
        <w:contextualSpacing w:val="0"/>
        <w:jc w:val="both"/>
        <w:rPr>
          <w:rFonts w:ascii="Arial" w:hAnsi="Arial" w:cs="Arial"/>
          <w:color w:val="1F497D" w:themeColor="text2"/>
          <w:sz w:val="22"/>
          <w:szCs w:val="22"/>
        </w:rPr>
      </w:pPr>
      <w:r w:rsidRPr="407C6DB0">
        <w:rPr>
          <w:rFonts w:ascii="Arial" w:hAnsi="Arial" w:cs="Arial"/>
          <w:sz w:val="22"/>
          <w:szCs w:val="22"/>
        </w:rPr>
        <w:t xml:space="preserve">En la unidad minera El Porvenir de Nexa, el proceso de flotación actual para la obtención de concentrado de </w:t>
      </w:r>
      <w:r w:rsidR="00864495">
        <w:rPr>
          <w:rFonts w:ascii="Arial" w:hAnsi="Arial" w:cs="Arial"/>
          <w:sz w:val="22"/>
          <w:szCs w:val="22"/>
        </w:rPr>
        <w:t>zinc</w:t>
      </w:r>
      <w:r w:rsidRPr="407C6DB0">
        <w:rPr>
          <w:rFonts w:ascii="Arial" w:hAnsi="Arial" w:cs="Arial"/>
          <w:sz w:val="22"/>
          <w:szCs w:val="22"/>
        </w:rPr>
        <w:t xml:space="preserve"> presenta una problemática técnica relevante: el arrastre significativo de plomo (Pb), plata (Ag) y cobre (Cu) hacia el concentrado de </w:t>
      </w:r>
      <w:r w:rsidR="00864495">
        <w:rPr>
          <w:rFonts w:ascii="Arial" w:hAnsi="Arial" w:cs="Arial"/>
          <w:sz w:val="22"/>
          <w:szCs w:val="22"/>
        </w:rPr>
        <w:t>zinc</w:t>
      </w:r>
      <w:r w:rsidRPr="407C6DB0">
        <w:rPr>
          <w:rFonts w:ascii="Arial" w:hAnsi="Arial" w:cs="Arial"/>
          <w:sz w:val="22"/>
          <w:szCs w:val="22"/>
        </w:rPr>
        <w:t>.</w:t>
      </w:r>
    </w:p>
    <w:p w14:paraId="3DDA6B1D" w14:textId="7D771382" w:rsidR="004947D2" w:rsidRDefault="004947D2" w:rsidP="569DD480">
      <w:pPr>
        <w:pStyle w:val="ListParagraph"/>
        <w:spacing w:after="160"/>
        <w:ind w:left="0"/>
        <w:jc w:val="both"/>
        <w:rPr>
          <w:rFonts w:ascii="Arial" w:hAnsi="Arial" w:cs="Arial"/>
          <w:color w:val="1F497D" w:themeColor="text2"/>
          <w:sz w:val="22"/>
          <w:szCs w:val="22"/>
        </w:rPr>
      </w:pPr>
      <w:r w:rsidRPr="407C6DB0">
        <w:rPr>
          <w:rFonts w:ascii="Arial" w:hAnsi="Arial" w:cs="Arial"/>
          <w:sz w:val="22"/>
          <w:szCs w:val="22"/>
        </w:rPr>
        <w:t>Al cierre del año 2024, se registr</w:t>
      </w:r>
      <w:r w:rsidR="00944927" w:rsidRPr="407C6DB0">
        <w:rPr>
          <w:rFonts w:ascii="Arial" w:hAnsi="Arial" w:cs="Arial"/>
          <w:sz w:val="22"/>
          <w:szCs w:val="22"/>
        </w:rPr>
        <w:t>aron</w:t>
      </w:r>
      <w:r w:rsidRPr="407C6DB0">
        <w:rPr>
          <w:rFonts w:ascii="Arial" w:hAnsi="Arial" w:cs="Arial"/>
          <w:sz w:val="22"/>
          <w:szCs w:val="22"/>
        </w:rPr>
        <w:t xml:space="preserve"> pérdidas de 1,575 toneladas de plomo y 1,446 toneladas de </w:t>
      </w:r>
      <w:r w:rsidR="004E219B">
        <w:rPr>
          <w:rFonts w:ascii="Arial" w:hAnsi="Arial" w:cs="Arial"/>
          <w:sz w:val="22"/>
          <w:szCs w:val="22"/>
        </w:rPr>
        <w:t>c</w:t>
      </w:r>
      <w:r w:rsidRPr="407C6DB0">
        <w:rPr>
          <w:rFonts w:ascii="Arial" w:hAnsi="Arial" w:cs="Arial"/>
          <w:sz w:val="22"/>
          <w:szCs w:val="22"/>
        </w:rPr>
        <w:t xml:space="preserve">obre hacia el concentrado de </w:t>
      </w:r>
      <w:r w:rsidR="004E219B">
        <w:rPr>
          <w:rFonts w:ascii="Arial" w:hAnsi="Arial" w:cs="Arial"/>
          <w:sz w:val="22"/>
          <w:szCs w:val="22"/>
        </w:rPr>
        <w:t>z</w:t>
      </w:r>
      <w:r w:rsidR="00864495">
        <w:rPr>
          <w:rFonts w:ascii="Arial" w:hAnsi="Arial" w:cs="Arial"/>
          <w:sz w:val="22"/>
          <w:szCs w:val="22"/>
        </w:rPr>
        <w:t>inc</w:t>
      </w:r>
      <w:r w:rsidR="0023598C" w:rsidRPr="407C6DB0">
        <w:rPr>
          <w:rFonts w:ascii="Arial" w:hAnsi="Arial" w:cs="Arial"/>
          <w:sz w:val="22"/>
          <w:szCs w:val="22"/>
        </w:rPr>
        <w:t xml:space="preserve">. También </w:t>
      </w:r>
      <w:r w:rsidR="00575F4A" w:rsidRPr="407C6DB0">
        <w:rPr>
          <w:rFonts w:ascii="Arial" w:hAnsi="Arial" w:cs="Arial"/>
          <w:sz w:val="22"/>
          <w:szCs w:val="22"/>
        </w:rPr>
        <w:t xml:space="preserve">se estimaron </w:t>
      </w:r>
      <w:r w:rsidRPr="407C6DB0">
        <w:rPr>
          <w:rFonts w:ascii="Arial" w:hAnsi="Arial" w:cs="Arial"/>
          <w:sz w:val="22"/>
          <w:szCs w:val="22"/>
        </w:rPr>
        <w:t xml:space="preserve">778,458 onzas de </w:t>
      </w:r>
      <w:r w:rsidR="569DD480" w:rsidRPr="569DD480">
        <w:rPr>
          <w:rFonts w:ascii="Arial" w:hAnsi="Arial" w:cs="Arial"/>
          <w:sz w:val="22"/>
          <w:szCs w:val="22"/>
        </w:rPr>
        <w:t>plata</w:t>
      </w:r>
      <w:r w:rsidR="00AA58A1" w:rsidRPr="407C6DB0">
        <w:rPr>
          <w:rFonts w:ascii="Arial" w:hAnsi="Arial" w:cs="Arial"/>
          <w:sz w:val="22"/>
          <w:szCs w:val="22"/>
        </w:rPr>
        <w:t xml:space="preserve"> en dicho concentrado</w:t>
      </w:r>
      <w:r w:rsidRPr="407C6DB0">
        <w:rPr>
          <w:rFonts w:ascii="Arial" w:hAnsi="Arial" w:cs="Arial"/>
          <w:sz w:val="22"/>
          <w:szCs w:val="22"/>
        </w:rPr>
        <w:t xml:space="preserve">, de las </w:t>
      </w:r>
      <w:r w:rsidR="00B25F33" w:rsidRPr="407C6DB0">
        <w:rPr>
          <w:rFonts w:ascii="Arial" w:hAnsi="Arial" w:cs="Arial"/>
          <w:sz w:val="22"/>
          <w:szCs w:val="22"/>
        </w:rPr>
        <w:t>cuales,</w:t>
      </w:r>
      <w:r w:rsidRPr="407C6DB0">
        <w:rPr>
          <w:rFonts w:ascii="Arial" w:hAnsi="Arial" w:cs="Arial"/>
          <w:sz w:val="22"/>
          <w:szCs w:val="22"/>
        </w:rPr>
        <w:t xml:space="preserve"> si se puede obtener cierta ganancia, entre 20-30%</w:t>
      </w:r>
      <w:r w:rsidR="00212937" w:rsidRPr="407C6DB0">
        <w:rPr>
          <w:rFonts w:ascii="Arial" w:hAnsi="Arial" w:cs="Arial"/>
          <w:sz w:val="22"/>
          <w:szCs w:val="22"/>
        </w:rPr>
        <w:t>.</w:t>
      </w:r>
    </w:p>
    <w:p w14:paraId="75A8B10D" w14:textId="6028564E" w:rsidR="3C52B1A2" w:rsidRDefault="5322F928" w:rsidP="3C52B1A2">
      <w:pPr>
        <w:pStyle w:val="ListParagraph"/>
        <w:spacing w:after="160"/>
        <w:ind w:left="0"/>
        <w:jc w:val="both"/>
        <w:rPr>
          <w:rFonts w:ascii="Arial" w:hAnsi="Arial" w:cs="Arial"/>
          <w:color w:val="1F497D" w:themeColor="text2"/>
          <w:sz w:val="22"/>
          <w:szCs w:val="22"/>
        </w:rPr>
      </w:pPr>
      <w:r w:rsidRPr="5322F928">
        <w:rPr>
          <w:rFonts w:ascii="Arial" w:hAnsi="Arial" w:cs="Arial"/>
          <w:sz w:val="22"/>
          <w:szCs w:val="22"/>
        </w:rPr>
        <w:t>Como evidencia de ello, el balance metalúrgico anual del año 2024 indica que el concentrado de zinc presenta en promedio 2% de ley de Pb, 1% de ley de Cu y 8 oz/t de ley Ag, demostrando una flotación no selectiva que compromete la eficiencia metalúrgica global (Ver Tabla 1).</w:t>
      </w:r>
    </w:p>
    <w:p w14:paraId="4AAE143E" w14:textId="3D5581A3" w:rsidR="5322F928" w:rsidRDefault="5322F928" w:rsidP="5322F928">
      <w:pPr>
        <w:pStyle w:val="ListParagraph"/>
        <w:spacing w:after="160"/>
        <w:ind w:left="0"/>
        <w:jc w:val="both"/>
        <w:rPr>
          <w:rFonts w:ascii="Arial" w:hAnsi="Arial" w:cs="Arial"/>
          <w:sz w:val="22"/>
          <w:szCs w:val="22"/>
        </w:rPr>
      </w:pPr>
    </w:p>
    <w:p w14:paraId="328F561F" w14:textId="4A38A30D" w:rsidR="00336E2C" w:rsidRPr="00C10519" w:rsidRDefault="003A39A3" w:rsidP="704D358F">
      <w:pPr>
        <w:spacing w:after="160"/>
        <w:jc w:val="both"/>
        <w:rPr>
          <w:rFonts w:ascii="Arial" w:hAnsi="Arial" w:cs="Arial"/>
          <w:sz w:val="20"/>
          <w:szCs w:val="20"/>
        </w:rPr>
      </w:pPr>
      <w:r w:rsidRPr="00233F24">
        <w:rPr>
          <w:noProof/>
        </w:rPr>
        <w:drawing>
          <wp:inline distT="0" distB="0" distL="0" distR="0" wp14:anchorId="0A76CEEC" wp14:editId="2A9F974E">
            <wp:extent cx="3166110" cy="1507309"/>
            <wp:effectExtent l="0" t="0" r="0" b="0"/>
            <wp:docPr id="492728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42871" b="15558"/>
                    <a:stretch>
                      <a:fillRect/>
                    </a:stretch>
                  </pic:blipFill>
                  <pic:spPr bwMode="auto">
                    <a:xfrm>
                      <a:off x="0" y="0"/>
                      <a:ext cx="3166110" cy="1507309"/>
                    </a:xfrm>
                    <a:prstGeom prst="rect">
                      <a:avLst/>
                    </a:prstGeom>
                    <a:noFill/>
                    <a:ln>
                      <a:noFill/>
                    </a:ln>
                    <a:extLst>
                      <a:ext uri="{53640926-AAD7-44D8-BBD7-CCE9431645EC}">
                        <a14:shadowObscured xmlns:a14="http://schemas.microsoft.com/office/drawing/2010/main"/>
                      </a:ext>
                    </a:extLst>
                  </pic:spPr>
                </pic:pic>
              </a:graphicData>
            </a:graphic>
          </wp:inline>
        </w:drawing>
      </w:r>
      <w:r w:rsidR="00336E2C" w:rsidRPr="6E77778C">
        <w:rPr>
          <w:rFonts w:ascii="Arial" w:hAnsi="Arial" w:cs="Arial"/>
          <w:b/>
          <w:bCs/>
          <w:sz w:val="20"/>
          <w:szCs w:val="20"/>
        </w:rPr>
        <w:t xml:space="preserve">Tabla </w:t>
      </w:r>
      <w:r w:rsidR="00336E2C" w:rsidRPr="00C10519">
        <w:rPr>
          <w:rFonts w:ascii="Arial" w:hAnsi="Arial" w:cs="Arial"/>
          <w:b/>
          <w:bCs/>
          <w:sz w:val="20"/>
          <w:szCs w:val="20"/>
        </w:rPr>
        <w:fldChar w:fldCharType="begin"/>
      </w:r>
      <w:r w:rsidR="00336E2C" w:rsidRPr="00C10519">
        <w:rPr>
          <w:rFonts w:ascii="Arial" w:hAnsi="Arial" w:cs="Arial"/>
          <w:b/>
          <w:bCs/>
          <w:sz w:val="20"/>
          <w:szCs w:val="20"/>
        </w:rPr>
        <w:instrText xml:space="preserve"> SEQ Tabla \* ARABIC </w:instrText>
      </w:r>
      <w:r w:rsidR="00336E2C" w:rsidRPr="00C10519">
        <w:rPr>
          <w:rFonts w:ascii="Arial" w:hAnsi="Arial" w:cs="Arial"/>
          <w:b/>
          <w:bCs/>
          <w:sz w:val="20"/>
          <w:szCs w:val="20"/>
        </w:rPr>
        <w:fldChar w:fldCharType="separate"/>
      </w:r>
      <w:r w:rsidR="00336E2C" w:rsidRPr="00C10519">
        <w:rPr>
          <w:rFonts w:ascii="Arial" w:hAnsi="Arial" w:cs="Arial"/>
          <w:b/>
          <w:bCs/>
          <w:noProof/>
          <w:sz w:val="20"/>
          <w:szCs w:val="20"/>
        </w:rPr>
        <w:t>1</w:t>
      </w:r>
      <w:r w:rsidR="00336E2C" w:rsidRPr="00C10519">
        <w:rPr>
          <w:rFonts w:ascii="Arial" w:hAnsi="Arial" w:cs="Arial"/>
          <w:b/>
          <w:bCs/>
          <w:sz w:val="20"/>
          <w:szCs w:val="20"/>
        </w:rPr>
        <w:fldChar w:fldCharType="end"/>
      </w:r>
      <w:r w:rsidR="00336E2C" w:rsidRPr="00C10519">
        <w:rPr>
          <w:rFonts w:ascii="Arial" w:hAnsi="Arial" w:cs="Arial"/>
          <w:b/>
          <w:bCs/>
          <w:sz w:val="20"/>
          <w:szCs w:val="20"/>
        </w:rPr>
        <w:t>.</w:t>
      </w:r>
      <w:r w:rsidR="00336E2C" w:rsidRPr="00C10519">
        <w:rPr>
          <w:rFonts w:ascii="Arial" w:hAnsi="Arial" w:cs="Arial"/>
          <w:sz w:val="20"/>
          <w:szCs w:val="20"/>
        </w:rPr>
        <w:t xml:space="preserve"> Balance metalúrgico anual 2024 unidad minera El Porvenir.</w:t>
      </w:r>
    </w:p>
    <w:p w14:paraId="0A66CB11" w14:textId="1DC7960A" w:rsidR="00233F24" w:rsidRPr="00C10519" w:rsidRDefault="78D34E9F" w:rsidP="003A39A3">
      <w:pPr>
        <w:pStyle w:val="ListParagraph"/>
        <w:spacing w:before="60" w:after="180"/>
        <w:ind w:left="357" w:hanging="357"/>
        <w:jc w:val="both"/>
        <w:rPr>
          <w:rFonts w:ascii="Arial" w:hAnsi="Arial" w:cs="Arial"/>
          <w:i/>
          <w:iCs/>
          <w:sz w:val="18"/>
          <w:szCs w:val="18"/>
        </w:rPr>
      </w:pPr>
      <w:r w:rsidRPr="00C10519">
        <w:rPr>
          <w:rFonts w:ascii="Arial" w:hAnsi="Arial" w:cs="Arial"/>
          <w:i/>
          <w:iCs/>
          <w:sz w:val="18"/>
          <w:szCs w:val="18"/>
        </w:rPr>
        <w:t>Fuente: Reporte anual Unidad Minera El Porvenir 2024.</w:t>
      </w:r>
    </w:p>
    <w:p w14:paraId="43EC6842" w14:textId="4F8DDD91" w:rsidR="174CA218" w:rsidRDefault="7E76B800" w:rsidP="174CA218">
      <w:pPr>
        <w:spacing w:after="160"/>
        <w:jc w:val="both"/>
        <w:rPr>
          <w:rFonts w:ascii="Arial" w:hAnsi="Arial" w:cs="Arial"/>
          <w:sz w:val="22"/>
          <w:szCs w:val="22"/>
        </w:rPr>
      </w:pPr>
      <w:r w:rsidRPr="7E76B800">
        <w:rPr>
          <w:rFonts w:ascii="Arial" w:hAnsi="Arial" w:cs="Arial"/>
          <w:sz w:val="22"/>
          <w:szCs w:val="22"/>
        </w:rPr>
        <w:t>A pesar de que la planta cuenta con etapas definidas para la recuperación selectiva de plomo, cobre y zinc, se ha identificado que una fracción considerable de estos metales (especialmente en forma de sulfuros complejos) reportan al concentrado de zinc, lo que compromete el cumplimiento de especificaciones comerciales.</w:t>
      </w:r>
    </w:p>
    <w:p w14:paraId="5D8CA6D9" w14:textId="7C0E3013" w:rsidR="2DAAB501" w:rsidRPr="00194DCB" w:rsidRDefault="122C0F33" w:rsidP="00194DCB">
      <w:pPr>
        <w:spacing w:after="160"/>
        <w:jc w:val="both"/>
        <w:rPr>
          <w:rFonts w:ascii="Arial" w:hAnsi="Arial" w:cs="Arial"/>
          <w:sz w:val="22"/>
          <w:szCs w:val="22"/>
        </w:rPr>
      </w:pPr>
      <w:r w:rsidRPr="122C0F33">
        <w:rPr>
          <w:rFonts w:ascii="Arial" w:hAnsi="Arial" w:cs="Arial"/>
          <w:sz w:val="22"/>
          <w:szCs w:val="22"/>
        </w:rPr>
        <w:t>Esta situación afecta directamente la calidad del producto final y representa una pérdida de valor económico, ya que estos elementos valiosos no son recuperados en sus respectivos circuitos de flotación.</w:t>
      </w:r>
    </w:p>
    <w:p w14:paraId="67CA131B" w14:textId="2F56BD3A" w:rsidR="122C0F33" w:rsidRDefault="122C0F33" w:rsidP="122C0F33">
      <w:pPr>
        <w:spacing w:after="160"/>
        <w:jc w:val="both"/>
        <w:rPr>
          <w:rFonts w:ascii="Arial" w:hAnsi="Arial" w:cs="Arial"/>
          <w:sz w:val="22"/>
          <w:szCs w:val="22"/>
        </w:rPr>
      </w:pPr>
    </w:p>
    <w:p w14:paraId="7C2411D5" w14:textId="1E6F7A71" w:rsidR="122C0F33" w:rsidRDefault="122C0F33" w:rsidP="122C0F33">
      <w:pPr>
        <w:spacing w:after="160"/>
        <w:jc w:val="both"/>
        <w:rPr>
          <w:rFonts w:ascii="Arial" w:hAnsi="Arial" w:cs="Arial"/>
          <w:sz w:val="22"/>
          <w:szCs w:val="22"/>
        </w:rPr>
      </w:pPr>
    </w:p>
    <w:p w14:paraId="432C4B6E" w14:textId="1095B4DF" w:rsidR="122C0F33" w:rsidRDefault="122C0F33" w:rsidP="122C0F33">
      <w:pPr>
        <w:spacing w:after="160"/>
        <w:jc w:val="both"/>
        <w:rPr>
          <w:rFonts w:ascii="Arial" w:hAnsi="Arial" w:cs="Arial"/>
          <w:sz w:val="22"/>
          <w:szCs w:val="22"/>
        </w:rPr>
      </w:pPr>
    </w:p>
    <w:p w14:paraId="43420201" w14:textId="54027579" w:rsidR="122C0F33" w:rsidRDefault="122C0F33" w:rsidP="122C0F33">
      <w:pPr>
        <w:spacing w:after="160"/>
        <w:jc w:val="both"/>
        <w:rPr>
          <w:rFonts w:ascii="Arial" w:hAnsi="Arial" w:cs="Arial"/>
          <w:sz w:val="22"/>
          <w:szCs w:val="22"/>
        </w:rPr>
      </w:pPr>
    </w:p>
    <w:p w14:paraId="2CBD2F8F" w14:textId="75921ADD" w:rsidR="122C0F33" w:rsidRDefault="122C0F33" w:rsidP="122C0F33">
      <w:pPr>
        <w:spacing w:after="160"/>
        <w:jc w:val="both"/>
        <w:rPr>
          <w:rFonts w:ascii="Arial" w:hAnsi="Arial" w:cs="Arial"/>
          <w:sz w:val="22"/>
          <w:szCs w:val="22"/>
        </w:rPr>
      </w:pPr>
    </w:p>
    <w:p w14:paraId="7890B201" w14:textId="0623F448" w:rsidR="7E76B800" w:rsidRDefault="7E76B800" w:rsidP="7E76B800">
      <w:pPr>
        <w:spacing w:after="160"/>
        <w:jc w:val="both"/>
        <w:rPr>
          <w:rFonts w:ascii="Arial" w:hAnsi="Arial" w:cs="Arial"/>
          <w:sz w:val="22"/>
          <w:szCs w:val="22"/>
        </w:rPr>
      </w:pPr>
    </w:p>
    <w:p w14:paraId="0B65ABDE" w14:textId="572405E9" w:rsidR="7E76B800" w:rsidRDefault="7E76B800" w:rsidP="7E76B800">
      <w:pPr>
        <w:spacing w:after="160"/>
        <w:jc w:val="both"/>
        <w:rPr>
          <w:rFonts w:ascii="Arial" w:hAnsi="Arial" w:cs="Arial"/>
          <w:sz w:val="22"/>
          <w:szCs w:val="22"/>
        </w:rPr>
      </w:pPr>
    </w:p>
    <w:p w14:paraId="7ED500D3" w14:textId="636187FD" w:rsidR="00670265" w:rsidRPr="00670265" w:rsidRDefault="00655629" w:rsidP="00670265">
      <w:pPr>
        <w:spacing w:after="160"/>
        <w:jc w:val="both"/>
        <w:rPr>
          <w:rFonts w:ascii="Arial" w:hAnsi="Arial" w:cs="Arial"/>
          <w:sz w:val="22"/>
          <w:szCs w:val="22"/>
        </w:rPr>
      </w:pPr>
      <w:r>
        <w:rPr>
          <w:rFonts w:ascii="Arial" w:hAnsi="Arial" w:cs="Arial"/>
          <w:b/>
          <w:bCs/>
          <w:sz w:val="22"/>
          <w:szCs w:val="22"/>
        </w:rPr>
        <w:t>2</w:t>
      </w:r>
      <w:r w:rsidR="6B697DF3" w:rsidRPr="00C10519">
        <w:rPr>
          <w:rFonts w:ascii="Arial" w:hAnsi="Arial" w:cs="Arial"/>
          <w:b/>
          <w:bCs/>
          <w:sz w:val="22"/>
          <w:szCs w:val="22"/>
        </w:rPr>
        <w:t>.</w:t>
      </w:r>
      <w:r>
        <w:rPr>
          <w:rFonts w:ascii="Arial" w:hAnsi="Arial" w:cs="Arial"/>
          <w:b/>
          <w:bCs/>
          <w:sz w:val="22"/>
          <w:szCs w:val="22"/>
        </w:rPr>
        <w:t>2</w:t>
      </w:r>
      <w:r w:rsidR="6B697DF3" w:rsidRPr="00C10519">
        <w:rPr>
          <w:rFonts w:ascii="Arial" w:hAnsi="Arial" w:cs="Arial"/>
          <w:b/>
          <w:bCs/>
          <w:sz w:val="22"/>
          <w:szCs w:val="22"/>
        </w:rPr>
        <w:t>.</w:t>
      </w:r>
      <w:r w:rsidR="6B697DF3" w:rsidRPr="00C10519">
        <w:rPr>
          <w:rFonts w:ascii="Arial" w:hAnsi="Arial" w:cs="Arial"/>
          <w:sz w:val="22"/>
          <w:szCs w:val="22"/>
        </w:rPr>
        <w:t xml:space="preserve"> </w:t>
      </w:r>
      <w:r w:rsidR="6B697DF3" w:rsidRPr="00C10519">
        <w:rPr>
          <w:rFonts w:ascii="Arial" w:hAnsi="Arial" w:cs="Arial"/>
          <w:b/>
          <w:bCs/>
          <w:sz w:val="22"/>
          <w:szCs w:val="22"/>
        </w:rPr>
        <w:t xml:space="preserve">Mineralogía del Concentrado </w:t>
      </w:r>
      <w:r w:rsidR="00864495">
        <w:rPr>
          <w:rFonts w:ascii="Arial" w:hAnsi="Arial" w:cs="Arial"/>
          <w:b/>
          <w:bCs/>
          <w:sz w:val="22"/>
          <w:szCs w:val="22"/>
        </w:rPr>
        <w:t>Zinc</w:t>
      </w:r>
    </w:p>
    <w:p w14:paraId="6F84D8D0" w14:textId="0621E199" w:rsidR="00670265" w:rsidRDefault="00670265" w:rsidP="00F8118F">
      <w:pPr>
        <w:spacing w:before="100" w:after="100"/>
        <w:jc w:val="both"/>
        <w:rPr>
          <w:rFonts w:ascii="Arial" w:hAnsi="Arial" w:cs="Arial"/>
          <w:b/>
          <w:bCs/>
          <w:i/>
          <w:iCs/>
          <w:sz w:val="20"/>
          <w:szCs w:val="20"/>
        </w:rPr>
      </w:pPr>
      <w:r>
        <w:rPr>
          <w:rFonts w:ascii="Arial" w:hAnsi="Arial" w:cs="Arial"/>
          <w:b/>
          <w:bCs/>
          <w:i/>
          <w:iCs/>
          <w:noProof/>
          <w:sz w:val="20"/>
          <w:szCs w:val="20"/>
        </w:rPr>
        <w:drawing>
          <wp:inline distT="0" distB="0" distL="0" distR="0" wp14:anchorId="164699C2" wp14:editId="5CD86600">
            <wp:extent cx="3171825" cy="2054511"/>
            <wp:effectExtent l="0" t="0" r="0" b="3175"/>
            <wp:docPr id="11145584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2945"/>
                    <a:stretch>
                      <a:fillRect/>
                    </a:stretch>
                  </pic:blipFill>
                  <pic:spPr bwMode="auto">
                    <a:xfrm>
                      <a:off x="0" y="0"/>
                      <a:ext cx="3190831" cy="2066822"/>
                    </a:xfrm>
                    <a:prstGeom prst="rect">
                      <a:avLst/>
                    </a:prstGeom>
                    <a:noFill/>
                    <a:ln>
                      <a:noFill/>
                    </a:ln>
                    <a:extLst>
                      <a:ext uri="{53640926-AAD7-44D8-BBD7-CCE9431645EC}">
                        <a14:shadowObscured xmlns:a14="http://schemas.microsoft.com/office/drawing/2010/main"/>
                      </a:ext>
                    </a:extLst>
                  </pic:spPr>
                </pic:pic>
              </a:graphicData>
            </a:graphic>
          </wp:inline>
        </w:drawing>
      </w:r>
    </w:p>
    <w:p w14:paraId="689E4DFC" w14:textId="4728E2C9" w:rsidR="6B697DF3" w:rsidRPr="00C10519" w:rsidRDefault="2DAAB501" w:rsidP="00F8118F">
      <w:pPr>
        <w:spacing w:before="100" w:after="100"/>
        <w:jc w:val="both"/>
        <w:rPr>
          <w:rFonts w:ascii="Arial" w:hAnsi="Arial" w:cs="Arial"/>
          <w:sz w:val="22"/>
          <w:szCs w:val="22"/>
        </w:rPr>
      </w:pPr>
      <w:r w:rsidRPr="00C10519">
        <w:rPr>
          <w:rFonts w:ascii="Arial" w:hAnsi="Arial" w:cs="Arial"/>
          <w:b/>
          <w:bCs/>
          <w:i/>
          <w:iCs/>
          <w:sz w:val="20"/>
          <w:szCs w:val="20"/>
        </w:rPr>
        <w:t>Figura</w:t>
      </w:r>
      <w:r w:rsidR="6B697DF3" w:rsidRPr="00C10519">
        <w:tab/>
      </w:r>
      <w:r w:rsidR="6B697DF3" w:rsidRPr="00C10519">
        <w:rPr>
          <w:rFonts w:ascii="Arial" w:hAnsi="Arial" w:cs="Arial"/>
          <w:b/>
          <w:bCs/>
          <w:sz w:val="20"/>
          <w:szCs w:val="20"/>
        </w:rPr>
        <w:fldChar w:fldCharType="begin"/>
      </w:r>
      <w:r w:rsidR="6B697DF3" w:rsidRPr="00C10519">
        <w:rPr>
          <w:rFonts w:ascii="Arial" w:hAnsi="Arial" w:cs="Arial"/>
          <w:b/>
          <w:bCs/>
          <w:sz w:val="20"/>
          <w:szCs w:val="20"/>
        </w:rPr>
        <w:instrText xml:space="preserve"> SEQ Tabla \* ARABIC </w:instrText>
      </w:r>
      <w:r w:rsidR="6B697DF3" w:rsidRPr="00C10519">
        <w:rPr>
          <w:rFonts w:ascii="Arial" w:hAnsi="Arial" w:cs="Arial"/>
          <w:b/>
          <w:bCs/>
          <w:sz w:val="20"/>
          <w:szCs w:val="20"/>
        </w:rPr>
        <w:fldChar w:fldCharType="separate"/>
      </w:r>
      <w:r w:rsidRPr="00C10519">
        <w:rPr>
          <w:rFonts w:ascii="Arial" w:hAnsi="Arial" w:cs="Arial"/>
          <w:b/>
          <w:bCs/>
          <w:noProof/>
          <w:sz w:val="20"/>
          <w:szCs w:val="20"/>
        </w:rPr>
        <w:t>1</w:t>
      </w:r>
      <w:r w:rsidR="6B697DF3" w:rsidRPr="00C10519">
        <w:rPr>
          <w:rFonts w:ascii="Arial" w:hAnsi="Arial" w:cs="Arial"/>
          <w:b/>
          <w:bCs/>
          <w:sz w:val="20"/>
          <w:szCs w:val="20"/>
        </w:rPr>
        <w:fldChar w:fldCharType="end"/>
      </w:r>
      <w:r w:rsidRPr="00C10519">
        <w:rPr>
          <w:rFonts w:ascii="Arial" w:hAnsi="Arial" w:cs="Arial"/>
          <w:b/>
          <w:bCs/>
          <w:sz w:val="20"/>
          <w:szCs w:val="20"/>
        </w:rPr>
        <w:t>.</w:t>
      </w:r>
      <w:r w:rsidR="6B697DF3" w:rsidRPr="00C10519">
        <w:rPr>
          <w:rFonts w:ascii="Arial" w:hAnsi="Arial" w:cs="Arial"/>
          <w:i/>
          <w:iCs/>
          <w:sz w:val="20"/>
          <w:szCs w:val="20"/>
        </w:rPr>
        <w:t xml:space="preserve"> </w:t>
      </w:r>
      <w:r w:rsidR="00253EB2">
        <w:rPr>
          <w:rFonts w:ascii="Arial" w:hAnsi="Arial" w:cs="Arial"/>
          <w:i/>
          <w:iCs/>
          <w:sz w:val="20"/>
          <w:szCs w:val="20"/>
        </w:rPr>
        <w:t>Mapeo de partículas por Quemscam</w:t>
      </w:r>
      <w:r w:rsidR="00655629">
        <w:rPr>
          <w:rFonts w:ascii="Arial" w:hAnsi="Arial" w:cs="Arial"/>
          <w:i/>
          <w:iCs/>
          <w:sz w:val="20"/>
          <w:szCs w:val="20"/>
        </w:rPr>
        <w:t xml:space="preserve"> del </w:t>
      </w:r>
      <w:r w:rsidRPr="00C10519">
        <w:rPr>
          <w:rFonts w:ascii="Arial" w:hAnsi="Arial" w:cs="Arial"/>
          <w:i/>
          <w:iCs/>
          <w:sz w:val="20"/>
          <w:szCs w:val="20"/>
        </w:rPr>
        <w:t xml:space="preserve">concentrado de </w:t>
      </w:r>
      <w:r w:rsidR="00864495">
        <w:rPr>
          <w:rFonts w:ascii="Arial" w:hAnsi="Arial" w:cs="Arial"/>
          <w:i/>
          <w:iCs/>
          <w:sz w:val="20"/>
          <w:szCs w:val="20"/>
        </w:rPr>
        <w:t>zinc</w:t>
      </w:r>
      <w:r w:rsidR="00253EB2">
        <w:rPr>
          <w:rFonts w:ascii="Arial" w:hAnsi="Arial" w:cs="Arial"/>
          <w:i/>
          <w:iCs/>
          <w:sz w:val="20"/>
          <w:szCs w:val="20"/>
        </w:rPr>
        <w:t xml:space="preserve"> – febrero 2025</w:t>
      </w:r>
      <w:r w:rsidR="00F8118F" w:rsidRPr="00C10519">
        <w:rPr>
          <w:rFonts w:ascii="Arial" w:hAnsi="Arial" w:cs="Arial"/>
          <w:i/>
          <w:iCs/>
          <w:sz w:val="20"/>
          <w:szCs w:val="20"/>
        </w:rPr>
        <w:t>.</w:t>
      </w:r>
    </w:p>
    <w:p w14:paraId="184F74FB" w14:textId="412A7033" w:rsidR="6B697DF3" w:rsidRPr="00C10519" w:rsidRDefault="6B697DF3" w:rsidP="275AA50E">
      <w:pPr>
        <w:jc w:val="both"/>
        <w:rPr>
          <w:rFonts w:ascii="Arial" w:eastAsia="Arial" w:hAnsi="Arial" w:cs="Arial"/>
          <w:sz w:val="22"/>
          <w:szCs w:val="22"/>
        </w:rPr>
      </w:pPr>
      <w:r w:rsidRPr="00C10519">
        <w:rPr>
          <w:rFonts w:ascii="Arial" w:hAnsi="Arial" w:cs="Arial"/>
          <w:i/>
          <w:iCs/>
          <w:sz w:val="18"/>
          <w:szCs w:val="18"/>
        </w:rPr>
        <w:t>Fuente: Elaboración propia</w:t>
      </w:r>
      <w:r w:rsidR="003A0E5C" w:rsidRPr="00C10519">
        <w:rPr>
          <w:rFonts w:ascii="Arial" w:hAnsi="Arial" w:cs="Arial"/>
          <w:i/>
          <w:iCs/>
          <w:sz w:val="18"/>
          <w:szCs w:val="18"/>
        </w:rPr>
        <w:t>.</w:t>
      </w:r>
    </w:p>
    <w:p w14:paraId="022AF23B" w14:textId="5E5066F8" w:rsidR="275AA50E" w:rsidRPr="00C10519" w:rsidRDefault="275AA50E" w:rsidP="275AA50E">
      <w:pPr>
        <w:jc w:val="both"/>
        <w:rPr>
          <w:rFonts w:ascii="Arial" w:hAnsi="Arial" w:cs="Arial"/>
          <w:i/>
          <w:iCs/>
          <w:sz w:val="18"/>
          <w:szCs w:val="18"/>
        </w:rPr>
      </w:pPr>
    </w:p>
    <w:p w14:paraId="4160439C" w14:textId="1AAB7F09" w:rsidR="6B697DF3" w:rsidRPr="00C10519" w:rsidRDefault="6B697DF3" w:rsidP="275AA50E">
      <w:pPr>
        <w:jc w:val="both"/>
        <w:rPr>
          <w:rFonts w:ascii="Arial" w:hAnsi="Arial" w:cs="Arial"/>
          <w:sz w:val="22"/>
          <w:szCs w:val="22"/>
        </w:rPr>
      </w:pPr>
      <w:r w:rsidRPr="00C10519">
        <w:rPr>
          <w:rFonts w:ascii="Arial" w:hAnsi="Arial" w:cs="Arial"/>
          <w:sz w:val="22"/>
          <w:szCs w:val="22"/>
        </w:rPr>
        <w:t xml:space="preserve">El </w:t>
      </w:r>
      <w:r w:rsidR="1BDBEBBA" w:rsidRPr="1BDBEBBA">
        <w:rPr>
          <w:rFonts w:ascii="Arial" w:hAnsi="Arial" w:cs="Arial"/>
          <w:sz w:val="22"/>
          <w:szCs w:val="22"/>
        </w:rPr>
        <w:t>mapeo de partículas por QUEMSCAN</w:t>
      </w:r>
      <w:r w:rsidRPr="00C10519">
        <w:rPr>
          <w:rFonts w:ascii="Arial" w:hAnsi="Arial" w:cs="Arial"/>
          <w:sz w:val="22"/>
          <w:szCs w:val="22"/>
        </w:rPr>
        <w:t xml:space="preserve"> muestra en su mayoría esfalerita menos liberada, seguida por calcopirita ocluida en esfalerita. </w:t>
      </w:r>
    </w:p>
    <w:p w14:paraId="638A7A22" w14:textId="15FD68D2" w:rsidR="00B325F1" w:rsidRPr="00C10519" w:rsidRDefault="00B325F1" w:rsidP="275AA50E">
      <w:pPr>
        <w:jc w:val="both"/>
        <w:rPr>
          <w:rFonts w:ascii="Arial" w:eastAsia="Arial" w:hAnsi="Arial" w:cs="Arial"/>
          <w:sz w:val="22"/>
          <w:szCs w:val="22"/>
        </w:rPr>
      </w:pPr>
    </w:p>
    <w:p w14:paraId="4669150D" w14:textId="10ED4E8C" w:rsidR="275AA50E" w:rsidRPr="00C10519" w:rsidRDefault="007B6CA5" w:rsidP="275AA50E">
      <w:pPr>
        <w:jc w:val="both"/>
        <w:rPr>
          <w:rFonts w:ascii="Arial" w:eastAsia="Arial" w:hAnsi="Arial" w:cs="Arial"/>
          <w:sz w:val="22"/>
          <w:szCs w:val="22"/>
        </w:rPr>
      </w:pPr>
      <w:r w:rsidRPr="00C10519">
        <w:rPr>
          <w:noProof/>
        </w:rPr>
        <w:drawing>
          <wp:inline distT="0" distB="0" distL="0" distR="0" wp14:anchorId="1231D15F" wp14:editId="220DBC60">
            <wp:extent cx="3171825" cy="1228370"/>
            <wp:effectExtent l="0" t="0" r="0" b="0"/>
            <wp:docPr id="1666314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l="2407" t="6854" r="906" b="5905"/>
                    <a:stretch>
                      <a:fillRect/>
                    </a:stretch>
                  </pic:blipFill>
                  <pic:spPr bwMode="auto">
                    <a:xfrm>
                      <a:off x="0" y="0"/>
                      <a:ext cx="3176569" cy="1230207"/>
                    </a:xfrm>
                    <a:prstGeom prst="rect">
                      <a:avLst/>
                    </a:prstGeom>
                    <a:noFill/>
                    <a:ln>
                      <a:noFill/>
                    </a:ln>
                    <a:extLst>
                      <a:ext uri="{53640926-AAD7-44D8-BBD7-CCE9431645EC}">
                        <a14:shadowObscured xmlns:a14="http://schemas.microsoft.com/office/drawing/2010/main"/>
                      </a:ext>
                    </a:extLst>
                  </pic:spPr>
                </pic:pic>
              </a:graphicData>
            </a:graphic>
          </wp:inline>
        </w:drawing>
      </w:r>
    </w:p>
    <w:p w14:paraId="7DB8B7F4" w14:textId="48E201B7" w:rsidR="6B697DF3" w:rsidRPr="007B6CA5" w:rsidRDefault="2DAAB501" w:rsidP="7E8E8E45">
      <w:pPr>
        <w:pStyle w:val="Caption"/>
        <w:spacing w:before="100" w:after="100" w:line="259" w:lineRule="auto"/>
        <w:ind w:left="771" w:hanging="771"/>
        <w:rPr>
          <w:rFonts w:ascii="Arial" w:hAnsi="Arial" w:cs="Arial"/>
          <w:color w:val="auto"/>
          <w:sz w:val="20"/>
          <w:szCs w:val="20"/>
        </w:rPr>
      </w:pPr>
      <w:r w:rsidRPr="00C10519">
        <w:rPr>
          <w:rFonts w:ascii="Arial" w:hAnsi="Arial" w:cs="Arial"/>
          <w:b/>
          <w:color w:val="auto"/>
          <w:sz w:val="20"/>
          <w:szCs w:val="20"/>
        </w:rPr>
        <w:t>Ta</w:t>
      </w:r>
      <w:r w:rsidRPr="5EED5522">
        <w:rPr>
          <w:rFonts w:ascii="Arial" w:hAnsi="Arial" w:cs="Arial"/>
          <w:b/>
          <w:bCs/>
          <w:color w:val="auto"/>
          <w:sz w:val="20"/>
          <w:szCs w:val="20"/>
        </w:rPr>
        <w:t xml:space="preserve">bla </w:t>
      </w:r>
      <w:r w:rsidR="004E25F8">
        <w:rPr>
          <w:rFonts w:ascii="Arial" w:hAnsi="Arial" w:cs="Arial"/>
          <w:b/>
          <w:color w:val="auto"/>
          <w:sz w:val="20"/>
          <w:szCs w:val="20"/>
        </w:rPr>
        <w:t>3.</w:t>
      </w:r>
      <w:r w:rsidR="1A255499" w:rsidRPr="00C10519">
        <w:rPr>
          <w:rFonts w:ascii="Arial" w:hAnsi="Arial" w:cs="Arial"/>
          <w:color w:val="auto"/>
          <w:sz w:val="20"/>
          <w:szCs w:val="20"/>
        </w:rPr>
        <w:t xml:space="preserve"> Análisis </w:t>
      </w:r>
      <w:r w:rsidR="1A255499" w:rsidRPr="7E8E8E45">
        <w:rPr>
          <w:rFonts w:ascii="Arial" w:hAnsi="Arial" w:cs="Arial"/>
          <w:color w:val="auto"/>
          <w:sz w:val="20"/>
          <w:szCs w:val="20"/>
        </w:rPr>
        <w:t xml:space="preserve">de plomo del concentrado de </w:t>
      </w:r>
      <w:r w:rsidR="004E219B">
        <w:rPr>
          <w:rFonts w:ascii="Arial" w:hAnsi="Arial" w:cs="Arial"/>
          <w:color w:val="auto"/>
          <w:sz w:val="20"/>
          <w:szCs w:val="20"/>
        </w:rPr>
        <w:t>z</w:t>
      </w:r>
      <w:r w:rsidR="00864495">
        <w:rPr>
          <w:rFonts w:ascii="Arial" w:hAnsi="Arial" w:cs="Arial"/>
          <w:color w:val="auto"/>
          <w:sz w:val="20"/>
          <w:szCs w:val="20"/>
        </w:rPr>
        <w:t>inc</w:t>
      </w:r>
      <w:r w:rsidR="1A255499" w:rsidRPr="7E8E8E45">
        <w:rPr>
          <w:rFonts w:ascii="Arial" w:hAnsi="Arial" w:cs="Arial"/>
          <w:color w:val="auto"/>
          <w:sz w:val="20"/>
          <w:szCs w:val="20"/>
        </w:rPr>
        <w:t xml:space="preserve"> -Grado de liberación por tamaños</w:t>
      </w:r>
    </w:p>
    <w:p w14:paraId="06E96B66" w14:textId="5FFE69C7" w:rsidR="275AA50E" w:rsidRPr="007B6CA5" w:rsidRDefault="78D34E9F" w:rsidP="007B6CA5">
      <w:pPr>
        <w:spacing w:before="60" w:after="180"/>
        <w:jc w:val="both"/>
        <w:rPr>
          <w:rFonts w:ascii="Arial" w:eastAsia="Arial" w:hAnsi="Arial" w:cs="Arial"/>
          <w:sz w:val="22"/>
          <w:szCs w:val="22"/>
        </w:rPr>
      </w:pPr>
      <w:r w:rsidRPr="78D34E9F">
        <w:rPr>
          <w:rFonts w:ascii="Arial" w:hAnsi="Arial" w:cs="Arial"/>
          <w:i/>
          <w:iCs/>
          <w:sz w:val="18"/>
          <w:szCs w:val="18"/>
        </w:rPr>
        <w:t>Fuente: Elaboración propia</w:t>
      </w:r>
    </w:p>
    <w:p w14:paraId="23771B7F" w14:textId="248E85D2" w:rsidR="275AA50E" w:rsidRPr="00331872" w:rsidRDefault="78D34E9F" w:rsidP="00F8118F">
      <w:pPr>
        <w:spacing w:after="160"/>
        <w:jc w:val="both"/>
        <w:rPr>
          <w:rFonts w:ascii="Arial" w:hAnsi="Arial" w:cs="Arial"/>
          <w:sz w:val="22"/>
          <w:szCs w:val="22"/>
        </w:rPr>
      </w:pPr>
      <w:r w:rsidRPr="00331872">
        <w:rPr>
          <w:rFonts w:ascii="Arial" w:hAnsi="Arial" w:cs="Arial"/>
          <w:sz w:val="22"/>
          <w:szCs w:val="22"/>
        </w:rPr>
        <w:t xml:space="preserve">Las partículas mayores en tamaño a 150µm no contienen partículas de minerales de plomo. Las partículas entre 106 µm y 150µm de tamaño, representan el 14% de distribución de plomo, las partículas están liberadas al 66 % y están asociadas principalmente a Esfalerita, </w:t>
      </w:r>
      <w:r w:rsidR="0C53C647" w:rsidRPr="0C53C647">
        <w:rPr>
          <w:rFonts w:ascii="Arial" w:hAnsi="Arial" w:cs="Arial"/>
          <w:sz w:val="22"/>
          <w:szCs w:val="22"/>
        </w:rPr>
        <w:t>Cuarzo</w:t>
      </w:r>
      <w:r w:rsidRPr="00331872">
        <w:rPr>
          <w:rFonts w:ascii="Arial" w:hAnsi="Arial" w:cs="Arial"/>
          <w:sz w:val="22"/>
          <w:szCs w:val="22"/>
        </w:rPr>
        <w:t xml:space="preserve"> y Calcopirita. Partículas menores o iguales a 75 µm, representan el 82% de la distribución de plomo, están asociados a Esfalerita, Calcopirita, Pirita, Marcasita y </w:t>
      </w:r>
      <w:r w:rsidR="575E1E2B" w:rsidRPr="575E1E2B">
        <w:rPr>
          <w:rFonts w:ascii="Arial" w:hAnsi="Arial" w:cs="Arial"/>
          <w:sz w:val="22"/>
          <w:szCs w:val="22"/>
        </w:rPr>
        <w:t>Cuarzo.</w:t>
      </w:r>
    </w:p>
    <w:p w14:paraId="3674E88F" w14:textId="323C4984" w:rsidR="384ACAD8" w:rsidRPr="00F47DC3" w:rsidRDefault="6B697DF3" w:rsidP="00106C92">
      <w:pPr>
        <w:spacing w:after="160"/>
        <w:jc w:val="both"/>
        <w:rPr>
          <w:rFonts w:ascii="Arial" w:hAnsi="Arial" w:cs="Arial"/>
          <w:sz w:val="22"/>
          <w:szCs w:val="22"/>
        </w:rPr>
      </w:pPr>
      <w:r w:rsidRPr="00106C92">
        <w:rPr>
          <w:rFonts w:ascii="Arial" w:hAnsi="Arial" w:cs="Arial"/>
          <w:sz w:val="22"/>
          <w:szCs w:val="22"/>
        </w:rPr>
        <w:t xml:space="preserve">El reto </w:t>
      </w:r>
      <w:r w:rsidR="00956963" w:rsidRPr="00106C92">
        <w:rPr>
          <w:rFonts w:ascii="Arial" w:hAnsi="Arial" w:cs="Arial"/>
          <w:sz w:val="22"/>
          <w:szCs w:val="22"/>
        </w:rPr>
        <w:t>está en</w:t>
      </w:r>
      <w:r w:rsidRPr="00106C92">
        <w:rPr>
          <w:rFonts w:ascii="Arial" w:hAnsi="Arial" w:cs="Arial"/>
          <w:sz w:val="22"/>
          <w:szCs w:val="22"/>
        </w:rPr>
        <w:t xml:space="preserve"> recuperar por flotación ese porcentaje de plomo liberado con una </w:t>
      </w:r>
      <w:r w:rsidRPr="00F47DC3">
        <w:rPr>
          <w:rFonts w:ascii="Arial" w:hAnsi="Arial" w:cs="Arial"/>
          <w:sz w:val="22"/>
          <w:szCs w:val="22"/>
        </w:rPr>
        <w:t xml:space="preserve">granulometría </w:t>
      </w:r>
      <w:r w:rsidR="386E7191" w:rsidRPr="612AA84C">
        <w:rPr>
          <w:rFonts w:ascii="Arial" w:hAnsi="Arial" w:cs="Arial"/>
          <w:sz w:val="22"/>
          <w:szCs w:val="22"/>
        </w:rPr>
        <w:t>fina y liberada</w:t>
      </w:r>
      <w:r w:rsidRPr="00F47DC3">
        <w:rPr>
          <w:rFonts w:ascii="Arial" w:hAnsi="Arial" w:cs="Arial"/>
          <w:sz w:val="22"/>
          <w:szCs w:val="22"/>
        </w:rPr>
        <w:t>, sin la necesidad de disminuir su tamaño o implementar equipos de molienda que te generan costo y tiempo extra.</w:t>
      </w:r>
    </w:p>
    <w:p w14:paraId="11C0EA60" w14:textId="1884C12E" w:rsidR="4287FE40" w:rsidRDefault="4287FE40" w:rsidP="4287FE40">
      <w:pPr>
        <w:spacing w:after="160"/>
        <w:jc w:val="both"/>
        <w:rPr>
          <w:rFonts w:ascii="Arial" w:hAnsi="Arial" w:cs="Arial"/>
          <w:sz w:val="22"/>
          <w:szCs w:val="22"/>
        </w:rPr>
      </w:pPr>
    </w:p>
    <w:p w14:paraId="4473F643" w14:textId="4B7357C0" w:rsidR="39A91530" w:rsidRPr="00F47DC3" w:rsidRDefault="2D970439" w:rsidP="00864495">
      <w:pPr>
        <w:pStyle w:val="ListParagraph"/>
        <w:spacing w:after="160"/>
        <w:ind w:left="680" w:hanging="680"/>
        <w:jc w:val="both"/>
        <w:rPr>
          <w:rFonts w:ascii="Arial" w:hAnsi="Arial" w:cs="Arial"/>
          <w:b/>
          <w:bCs/>
          <w:sz w:val="22"/>
          <w:szCs w:val="22"/>
        </w:rPr>
      </w:pPr>
      <w:r w:rsidRPr="00F47DC3">
        <w:rPr>
          <w:rFonts w:ascii="Arial" w:hAnsi="Arial" w:cs="Arial"/>
          <w:b/>
          <w:bCs/>
          <w:sz w:val="22"/>
          <w:szCs w:val="22"/>
        </w:rPr>
        <w:t>2.</w:t>
      </w:r>
      <w:r w:rsidR="00655629" w:rsidRPr="00F47DC3">
        <w:rPr>
          <w:rFonts w:ascii="Arial" w:hAnsi="Arial" w:cs="Arial"/>
          <w:b/>
          <w:bCs/>
          <w:sz w:val="22"/>
          <w:szCs w:val="22"/>
        </w:rPr>
        <w:t>3</w:t>
      </w:r>
      <w:r w:rsidRPr="00F47DC3">
        <w:rPr>
          <w:rFonts w:ascii="Arial" w:hAnsi="Arial" w:cs="Arial"/>
          <w:b/>
          <w:bCs/>
          <w:sz w:val="22"/>
          <w:szCs w:val="22"/>
        </w:rPr>
        <w:t xml:space="preserve">. </w:t>
      </w:r>
      <w:r w:rsidR="0001635E" w:rsidRPr="00F47DC3">
        <w:rPr>
          <w:rFonts w:ascii="Arial" w:hAnsi="Arial" w:cs="Arial"/>
          <w:b/>
          <w:bCs/>
          <w:sz w:val="22"/>
          <w:szCs w:val="22"/>
        </w:rPr>
        <w:t>Retos en la comercialización del concentrado de Zn</w:t>
      </w:r>
    </w:p>
    <w:p w14:paraId="6839AEBE" w14:textId="661541F2" w:rsidR="0CC2C238" w:rsidRDefault="25A9B142" w:rsidP="00864495">
      <w:pPr>
        <w:spacing w:after="160"/>
        <w:jc w:val="both"/>
        <w:rPr>
          <w:rFonts w:ascii="Arial" w:hAnsi="Arial" w:cs="Arial"/>
          <w:color w:val="1F497D" w:themeColor="text2"/>
          <w:sz w:val="22"/>
          <w:szCs w:val="22"/>
        </w:rPr>
      </w:pPr>
      <w:r w:rsidRPr="25F40DA2">
        <w:rPr>
          <w:rFonts w:ascii="Arial" w:hAnsi="Arial" w:cs="Arial"/>
          <w:sz w:val="22"/>
          <w:szCs w:val="22"/>
        </w:rPr>
        <w:t>En</w:t>
      </w:r>
      <w:r w:rsidR="0CC2C238" w:rsidRPr="25F40DA2">
        <w:rPr>
          <w:rFonts w:ascii="Arial" w:hAnsi="Arial" w:cs="Arial"/>
          <w:sz w:val="22"/>
          <w:szCs w:val="22"/>
        </w:rPr>
        <w:t xml:space="preserve"> el </w:t>
      </w:r>
      <w:r w:rsidRPr="25F40DA2">
        <w:rPr>
          <w:rFonts w:ascii="Arial" w:hAnsi="Arial" w:cs="Arial"/>
          <w:sz w:val="22"/>
          <w:szCs w:val="22"/>
        </w:rPr>
        <w:t xml:space="preserve">concentrado de </w:t>
      </w:r>
      <w:r w:rsidR="00864495">
        <w:rPr>
          <w:rFonts w:ascii="Arial" w:hAnsi="Arial" w:cs="Arial"/>
          <w:sz w:val="22"/>
          <w:szCs w:val="22"/>
        </w:rPr>
        <w:t>zinc</w:t>
      </w:r>
      <w:r w:rsidRPr="25F40DA2">
        <w:rPr>
          <w:rFonts w:ascii="Arial" w:hAnsi="Arial" w:cs="Arial"/>
          <w:sz w:val="22"/>
          <w:szCs w:val="22"/>
        </w:rPr>
        <w:t>, la</w:t>
      </w:r>
      <w:r w:rsidR="0CC2C238" w:rsidRPr="25F40DA2">
        <w:rPr>
          <w:rFonts w:ascii="Arial" w:hAnsi="Arial" w:cs="Arial"/>
          <w:sz w:val="22"/>
          <w:szCs w:val="22"/>
        </w:rPr>
        <w:t xml:space="preserve"> </w:t>
      </w:r>
      <w:r w:rsidR="5EE0DBD5" w:rsidRPr="25F40DA2">
        <w:rPr>
          <w:rFonts w:ascii="Arial" w:hAnsi="Arial" w:cs="Arial"/>
          <w:sz w:val="22"/>
          <w:szCs w:val="22"/>
        </w:rPr>
        <w:t>plata</w:t>
      </w:r>
      <w:r w:rsidR="0CC2C238" w:rsidRPr="25F40DA2">
        <w:rPr>
          <w:rFonts w:ascii="Arial" w:hAnsi="Arial" w:cs="Arial"/>
          <w:sz w:val="22"/>
          <w:szCs w:val="22"/>
        </w:rPr>
        <w:t xml:space="preserve"> se paga en </w:t>
      </w:r>
      <w:r w:rsidR="7D002364" w:rsidRPr="25F40DA2">
        <w:rPr>
          <w:rFonts w:ascii="Arial" w:hAnsi="Arial" w:cs="Arial"/>
          <w:sz w:val="22"/>
          <w:szCs w:val="22"/>
        </w:rPr>
        <w:t>aprox</w:t>
      </w:r>
      <w:r w:rsidR="006667D9">
        <w:rPr>
          <w:rFonts w:ascii="Arial" w:hAnsi="Arial" w:cs="Arial"/>
          <w:sz w:val="22"/>
          <w:szCs w:val="22"/>
        </w:rPr>
        <w:t>ima</w:t>
      </w:r>
      <w:r w:rsidR="00A77AC6">
        <w:rPr>
          <w:rFonts w:ascii="Arial" w:hAnsi="Arial" w:cs="Arial"/>
          <w:sz w:val="22"/>
          <w:szCs w:val="22"/>
        </w:rPr>
        <w:t>damente</w:t>
      </w:r>
      <w:r w:rsidR="0CC2C238" w:rsidRPr="25F40DA2">
        <w:rPr>
          <w:rFonts w:ascii="Arial" w:hAnsi="Arial" w:cs="Arial"/>
          <w:sz w:val="22"/>
          <w:szCs w:val="22"/>
        </w:rPr>
        <w:t xml:space="preserve"> 30% después de un descuento de 3.5 oz/t</w:t>
      </w:r>
      <w:r w:rsidR="003B1DF0">
        <w:rPr>
          <w:rFonts w:ascii="Arial" w:hAnsi="Arial" w:cs="Arial"/>
          <w:sz w:val="22"/>
          <w:szCs w:val="22"/>
        </w:rPr>
        <w:t xml:space="preserve">, </w:t>
      </w:r>
      <w:r w:rsidR="6960E0DF" w:rsidRPr="25F40DA2">
        <w:rPr>
          <w:rFonts w:ascii="Arial" w:hAnsi="Arial" w:cs="Arial"/>
          <w:sz w:val="22"/>
          <w:szCs w:val="22"/>
        </w:rPr>
        <w:t>el</w:t>
      </w:r>
      <w:r w:rsidR="0CC2C238" w:rsidRPr="25F40DA2">
        <w:rPr>
          <w:rFonts w:ascii="Arial" w:hAnsi="Arial" w:cs="Arial"/>
          <w:sz w:val="22"/>
          <w:szCs w:val="22"/>
        </w:rPr>
        <w:t xml:space="preserve"> 30% se paga, que sería 1.35 oz/t, lo cual representa el 16.9% de Plata </w:t>
      </w:r>
      <w:r w:rsidR="00B55D4C">
        <w:rPr>
          <w:rFonts w:ascii="Arial" w:hAnsi="Arial" w:cs="Arial"/>
          <w:sz w:val="22"/>
          <w:szCs w:val="22"/>
        </w:rPr>
        <w:t>del</w:t>
      </w:r>
      <w:r w:rsidR="00761B8E">
        <w:rPr>
          <w:rFonts w:ascii="Arial" w:hAnsi="Arial" w:cs="Arial"/>
          <w:sz w:val="22"/>
          <w:szCs w:val="22"/>
        </w:rPr>
        <w:t xml:space="preserve"> que se obtiene gana</w:t>
      </w:r>
      <w:r w:rsidR="00FE4471">
        <w:rPr>
          <w:rFonts w:ascii="Arial" w:hAnsi="Arial" w:cs="Arial"/>
          <w:sz w:val="22"/>
          <w:szCs w:val="22"/>
        </w:rPr>
        <w:t>n</w:t>
      </w:r>
      <w:r w:rsidR="00761B8E">
        <w:rPr>
          <w:rFonts w:ascii="Arial" w:hAnsi="Arial" w:cs="Arial"/>
          <w:sz w:val="22"/>
          <w:szCs w:val="22"/>
        </w:rPr>
        <w:t>cias</w:t>
      </w:r>
      <w:r w:rsidR="0CC2C238" w:rsidRPr="25F40DA2">
        <w:rPr>
          <w:rFonts w:ascii="Arial" w:hAnsi="Arial" w:cs="Arial"/>
          <w:sz w:val="22"/>
          <w:szCs w:val="22"/>
        </w:rPr>
        <w:t>. En cambio</w:t>
      </w:r>
      <w:r w:rsidR="6ED13C3B" w:rsidRPr="25F40DA2">
        <w:rPr>
          <w:rFonts w:ascii="Arial" w:hAnsi="Arial" w:cs="Arial"/>
          <w:sz w:val="22"/>
          <w:szCs w:val="22"/>
        </w:rPr>
        <w:t>,</w:t>
      </w:r>
      <w:r w:rsidR="0CC2C238" w:rsidRPr="25F40DA2">
        <w:rPr>
          <w:rFonts w:ascii="Arial" w:hAnsi="Arial" w:cs="Arial"/>
          <w:sz w:val="22"/>
          <w:szCs w:val="22"/>
        </w:rPr>
        <w:t xml:space="preserve"> la Plata se </w:t>
      </w:r>
      <w:r w:rsidR="003B1DF0" w:rsidRPr="25F40DA2">
        <w:rPr>
          <w:rFonts w:ascii="Arial" w:hAnsi="Arial" w:cs="Arial"/>
          <w:sz w:val="22"/>
          <w:szCs w:val="22"/>
        </w:rPr>
        <w:t>pagará</w:t>
      </w:r>
      <w:r w:rsidR="0CC2C238" w:rsidRPr="25F40DA2">
        <w:rPr>
          <w:rFonts w:ascii="Arial" w:hAnsi="Arial" w:cs="Arial"/>
          <w:sz w:val="22"/>
          <w:szCs w:val="22"/>
        </w:rPr>
        <w:t xml:space="preserve"> en el concentrado de Pb/Cu se paga &gt;90% del contenido de Plata. Por este motivo</w:t>
      </w:r>
      <w:r w:rsidR="03BEED34" w:rsidRPr="25F40DA2">
        <w:rPr>
          <w:rFonts w:ascii="Arial" w:hAnsi="Arial" w:cs="Arial"/>
          <w:sz w:val="22"/>
          <w:szCs w:val="22"/>
        </w:rPr>
        <w:t>,</w:t>
      </w:r>
      <w:r w:rsidR="0CC2C238" w:rsidRPr="25F40DA2">
        <w:rPr>
          <w:rFonts w:ascii="Arial" w:hAnsi="Arial" w:cs="Arial"/>
          <w:sz w:val="22"/>
          <w:szCs w:val="22"/>
        </w:rPr>
        <w:t xml:space="preserve"> a fin de maximizar la generación de valor es necesario maximizar la eficiencia de Pb-Cu-Ag, hacia un concentrado </w:t>
      </w:r>
      <w:r w:rsidR="00864495">
        <w:rPr>
          <w:rFonts w:ascii="Arial" w:hAnsi="Arial" w:cs="Arial"/>
          <w:sz w:val="22"/>
          <w:szCs w:val="22"/>
        </w:rPr>
        <w:t>B</w:t>
      </w:r>
      <w:r w:rsidR="0CC2C238" w:rsidRPr="25F40DA2">
        <w:rPr>
          <w:rFonts w:ascii="Arial" w:hAnsi="Arial" w:cs="Arial"/>
          <w:sz w:val="22"/>
          <w:szCs w:val="22"/>
        </w:rPr>
        <w:t>ulk para su posterior separación procurando realizarlo de manera económica.</w:t>
      </w:r>
    </w:p>
    <w:p w14:paraId="6DE64941" w14:textId="576A2F53" w:rsidR="0FCE5851" w:rsidRDefault="0CC2C238" w:rsidP="00FE4471">
      <w:pPr>
        <w:spacing w:after="160"/>
        <w:jc w:val="both"/>
        <w:rPr>
          <w:rFonts w:ascii="Arial" w:hAnsi="Arial" w:cs="Arial"/>
          <w:color w:val="1F497D" w:themeColor="text2"/>
          <w:sz w:val="22"/>
          <w:szCs w:val="22"/>
        </w:rPr>
      </w:pPr>
      <w:r w:rsidRPr="25F40DA2">
        <w:rPr>
          <w:rFonts w:ascii="Arial" w:hAnsi="Arial" w:cs="Arial"/>
          <w:sz w:val="22"/>
          <w:szCs w:val="22"/>
        </w:rPr>
        <w:t>En el caso de la unida</w:t>
      </w:r>
      <w:r w:rsidR="4595B451" w:rsidRPr="25F40DA2">
        <w:rPr>
          <w:rFonts w:ascii="Arial" w:hAnsi="Arial" w:cs="Arial"/>
          <w:sz w:val="22"/>
          <w:szCs w:val="22"/>
        </w:rPr>
        <w:t>d</w:t>
      </w:r>
      <w:r w:rsidRPr="25F40DA2">
        <w:rPr>
          <w:rFonts w:ascii="Arial" w:hAnsi="Arial" w:cs="Arial"/>
          <w:sz w:val="22"/>
          <w:szCs w:val="22"/>
        </w:rPr>
        <w:t xml:space="preserve"> de El Porvenir, el concentrado de </w:t>
      </w:r>
      <w:r w:rsidR="325F0090" w:rsidRPr="325F0090">
        <w:rPr>
          <w:rFonts w:ascii="Arial" w:hAnsi="Arial" w:cs="Arial"/>
          <w:sz w:val="22"/>
          <w:szCs w:val="22"/>
        </w:rPr>
        <w:t>zinc</w:t>
      </w:r>
      <w:r w:rsidRPr="25F40DA2">
        <w:rPr>
          <w:rFonts w:ascii="Arial" w:hAnsi="Arial" w:cs="Arial"/>
          <w:sz w:val="22"/>
          <w:szCs w:val="22"/>
        </w:rPr>
        <w:t xml:space="preserve"> se transfiere a la refinería de Cajamarquilla donde existe un proceso de recuperación de Plata, donde se recupera para la compañía, sin embargo, esa oportunidad no se presenta para otras compañías que no tienen una refinería.</w:t>
      </w:r>
    </w:p>
    <w:p w14:paraId="7CC1CD13" w14:textId="79ABA184" w:rsidR="0CC2C238" w:rsidRDefault="00F47DC3" w:rsidP="3810FB2E">
      <w:pPr>
        <w:jc w:val="both"/>
        <w:rPr>
          <w:rFonts w:ascii="Arial" w:hAnsi="Arial" w:cs="Arial"/>
          <w:color w:val="1F497D" w:themeColor="text2"/>
          <w:sz w:val="22"/>
          <w:szCs w:val="22"/>
        </w:rPr>
      </w:pPr>
      <w:r>
        <w:rPr>
          <w:rFonts w:ascii="Arial" w:hAnsi="Arial" w:cs="Arial"/>
          <w:sz w:val="22"/>
          <w:szCs w:val="22"/>
        </w:rPr>
        <w:t>T</w:t>
      </w:r>
      <w:r w:rsidR="0CC2C238" w:rsidRPr="25F40DA2">
        <w:rPr>
          <w:rFonts w:ascii="Arial" w:hAnsi="Arial" w:cs="Arial"/>
          <w:sz w:val="22"/>
          <w:szCs w:val="22"/>
        </w:rPr>
        <w:t xml:space="preserve">ambién es conocido que cuando el concentrado de </w:t>
      </w:r>
      <w:r w:rsidR="4287FE40" w:rsidRPr="4287FE40">
        <w:rPr>
          <w:rFonts w:ascii="Arial" w:hAnsi="Arial" w:cs="Arial"/>
          <w:sz w:val="22"/>
          <w:szCs w:val="22"/>
        </w:rPr>
        <w:t>zinc</w:t>
      </w:r>
      <w:r w:rsidR="0CC2C238" w:rsidRPr="25F40DA2">
        <w:rPr>
          <w:rFonts w:ascii="Arial" w:hAnsi="Arial" w:cs="Arial"/>
          <w:sz w:val="22"/>
          <w:szCs w:val="22"/>
        </w:rPr>
        <w:t xml:space="preserve"> tiene mucha Plata, algunas </w:t>
      </w:r>
      <w:r w:rsidR="00FE4471" w:rsidRPr="25F40DA2">
        <w:rPr>
          <w:rFonts w:ascii="Arial" w:hAnsi="Arial" w:cs="Arial"/>
          <w:sz w:val="22"/>
          <w:szCs w:val="22"/>
        </w:rPr>
        <w:t>refinerías</w:t>
      </w:r>
      <w:r w:rsidR="0CC2C238" w:rsidRPr="25F40DA2">
        <w:rPr>
          <w:rFonts w:ascii="Arial" w:hAnsi="Arial" w:cs="Arial"/>
          <w:sz w:val="22"/>
          <w:szCs w:val="22"/>
        </w:rPr>
        <w:t xml:space="preserve"> evitan la compra de estos concentrados mayores a 3.5 oz/t debido a que las refinerías prefieren hacerse de ellas de manera gratuita</w:t>
      </w:r>
    </w:p>
    <w:p w14:paraId="121A8282" w14:textId="6F342EC9" w:rsidR="0CC2C238" w:rsidRDefault="0CC2C238" w:rsidP="3810FB2E">
      <w:pPr>
        <w:jc w:val="both"/>
        <w:rPr>
          <w:rFonts w:ascii="Arial" w:hAnsi="Arial" w:cs="Arial"/>
          <w:color w:val="1F497D" w:themeColor="text2"/>
          <w:sz w:val="22"/>
          <w:szCs w:val="22"/>
        </w:rPr>
      </w:pPr>
      <w:r w:rsidRPr="25F40DA2">
        <w:rPr>
          <w:rFonts w:ascii="Arial" w:hAnsi="Arial" w:cs="Arial"/>
          <w:sz w:val="22"/>
          <w:szCs w:val="22"/>
        </w:rPr>
        <w:t xml:space="preserve"> </w:t>
      </w:r>
    </w:p>
    <w:p w14:paraId="78FDBE6F" w14:textId="215990BB" w:rsidR="0CC2C238" w:rsidRDefault="7E76B800" w:rsidP="006535E9">
      <w:pPr>
        <w:spacing w:after="160"/>
        <w:jc w:val="both"/>
        <w:rPr>
          <w:rFonts w:ascii="Arial" w:hAnsi="Arial" w:cs="Arial"/>
          <w:color w:val="1F497D" w:themeColor="text2"/>
          <w:sz w:val="22"/>
          <w:szCs w:val="22"/>
        </w:rPr>
      </w:pPr>
      <w:r w:rsidRPr="7E76B800">
        <w:rPr>
          <w:rFonts w:ascii="Arial" w:hAnsi="Arial" w:cs="Arial"/>
          <w:sz w:val="22"/>
          <w:szCs w:val="22"/>
        </w:rPr>
        <w:t>Con respecto a los contaminantes que afectan la calidad del concentrado de zinc, las refinerías cuidan del contenido de Plomo, Cobre y Sílice, y que estos en suma no excedan un valor de 4.5% debido a que cuando se excede este valor, se afecta la durabilidad de los hornos de tostación, siendo un valor critico en la comercialización de concentrados, dificultando su venta lo cual podría producir una generación de stock dentro de la mina por no cumplir con las especificaciones.</w:t>
      </w:r>
    </w:p>
    <w:p w14:paraId="697F17D5" w14:textId="4DD25FBE" w:rsidR="7E76B800" w:rsidRDefault="7E76B800" w:rsidP="7E76B800">
      <w:pPr>
        <w:spacing w:after="160"/>
        <w:jc w:val="both"/>
        <w:rPr>
          <w:rFonts w:ascii="Arial" w:hAnsi="Arial" w:cs="Arial"/>
          <w:sz w:val="22"/>
          <w:szCs w:val="22"/>
        </w:rPr>
      </w:pPr>
    </w:p>
    <w:p w14:paraId="208EC233" w14:textId="6D237EE9" w:rsidR="0CC2C238" w:rsidRPr="00F47DC3" w:rsidRDefault="79C1ED09" w:rsidP="00F47DC3">
      <w:pPr>
        <w:spacing w:after="160"/>
        <w:jc w:val="both"/>
        <w:rPr>
          <w:rFonts w:ascii="Arial" w:hAnsi="Arial" w:cs="Arial"/>
          <w:b/>
          <w:bCs/>
          <w:color w:val="1F497D" w:themeColor="text2"/>
          <w:sz w:val="22"/>
          <w:szCs w:val="22"/>
        </w:rPr>
      </w:pPr>
      <w:r w:rsidRPr="00F47DC3">
        <w:rPr>
          <w:rFonts w:ascii="Arial" w:hAnsi="Arial" w:cs="Arial"/>
          <w:b/>
          <w:bCs/>
          <w:sz w:val="22"/>
          <w:szCs w:val="22"/>
        </w:rPr>
        <w:t>2.</w:t>
      </w:r>
      <w:r w:rsidR="144B142B" w:rsidRPr="144B142B">
        <w:rPr>
          <w:rFonts w:ascii="Arial" w:hAnsi="Arial" w:cs="Arial"/>
          <w:b/>
          <w:bCs/>
          <w:sz w:val="22"/>
          <w:szCs w:val="22"/>
        </w:rPr>
        <w:t>4.</w:t>
      </w:r>
      <w:r w:rsidRPr="00F47DC3">
        <w:rPr>
          <w:rFonts w:ascii="Arial" w:hAnsi="Arial" w:cs="Arial"/>
          <w:b/>
          <w:bCs/>
          <w:sz w:val="22"/>
          <w:szCs w:val="22"/>
        </w:rPr>
        <w:t xml:space="preserve"> </w:t>
      </w:r>
      <w:r w:rsidR="00655629" w:rsidRPr="00F47DC3">
        <w:rPr>
          <w:rFonts w:ascii="Arial" w:hAnsi="Arial" w:cs="Arial"/>
          <w:b/>
          <w:bCs/>
          <w:sz w:val="22"/>
          <w:szCs w:val="22"/>
        </w:rPr>
        <w:t>Importancia medio ambiental en la calidad del concentrado zinc</w:t>
      </w:r>
    </w:p>
    <w:p w14:paraId="78A15DB0" w14:textId="49696047" w:rsidR="0CC2C238" w:rsidRDefault="00086C30" w:rsidP="00796593">
      <w:pPr>
        <w:spacing w:after="160" w:line="259" w:lineRule="auto"/>
        <w:jc w:val="both"/>
        <w:rPr>
          <w:rFonts w:ascii="Arial" w:hAnsi="Arial" w:cs="Arial"/>
          <w:color w:val="1F497D" w:themeColor="text2"/>
          <w:sz w:val="22"/>
          <w:szCs w:val="22"/>
        </w:rPr>
      </w:pPr>
      <w:r w:rsidRPr="25F40DA2">
        <w:rPr>
          <w:rFonts w:ascii="Arial" w:hAnsi="Arial" w:cs="Arial"/>
          <w:sz w:val="22"/>
          <w:szCs w:val="22"/>
        </w:rPr>
        <w:t>Desde el enfoque</w:t>
      </w:r>
      <w:r w:rsidR="0CC2C238" w:rsidRPr="25F40DA2">
        <w:rPr>
          <w:rFonts w:ascii="Arial" w:hAnsi="Arial" w:cs="Arial"/>
          <w:sz w:val="22"/>
          <w:szCs w:val="22"/>
        </w:rPr>
        <w:t xml:space="preserve"> medio ambiental, los concentrados de </w:t>
      </w:r>
      <w:r w:rsidR="004E219B">
        <w:rPr>
          <w:rFonts w:ascii="Arial" w:hAnsi="Arial" w:cs="Arial"/>
          <w:sz w:val="22"/>
          <w:szCs w:val="22"/>
        </w:rPr>
        <w:t>z</w:t>
      </w:r>
      <w:r w:rsidR="00864495">
        <w:rPr>
          <w:rFonts w:ascii="Arial" w:hAnsi="Arial" w:cs="Arial"/>
          <w:sz w:val="22"/>
          <w:szCs w:val="22"/>
        </w:rPr>
        <w:t>inc</w:t>
      </w:r>
      <w:r w:rsidR="0CC2C238" w:rsidRPr="25F40DA2">
        <w:rPr>
          <w:rFonts w:ascii="Arial" w:hAnsi="Arial" w:cs="Arial"/>
          <w:sz w:val="22"/>
          <w:szCs w:val="22"/>
        </w:rPr>
        <w:t xml:space="preserve"> </w:t>
      </w:r>
      <w:r w:rsidR="20C37695" w:rsidRPr="20C37695">
        <w:rPr>
          <w:rFonts w:ascii="Arial" w:hAnsi="Arial" w:cs="Arial"/>
          <w:sz w:val="22"/>
          <w:szCs w:val="22"/>
        </w:rPr>
        <w:t>mayor ley de plomo</w:t>
      </w:r>
      <w:r w:rsidR="0CC2C238" w:rsidRPr="25F40DA2">
        <w:rPr>
          <w:rFonts w:ascii="Arial" w:hAnsi="Arial" w:cs="Arial"/>
          <w:sz w:val="22"/>
          <w:szCs w:val="22"/>
        </w:rPr>
        <w:t xml:space="preserve">, luego del proceso de </w:t>
      </w:r>
      <w:r w:rsidR="005845B7" w:rsidRPr="25F40DA2">
        <w:rPr>
          <w:rFonts w:ascii="Arial" w:hAnsi="Arial" w:cs="Arial"/>
          <w:sz w:val="22"/>
          <w:szCs w:val="22"/>
        </w:rPr>
        <w:t>fl</w:t>
      </w:r>
      <w:r w:rsidR="0CC2C238" w:rsidRPr="25F40DA2">
        <w:rPr>
          <w:rFonts w:ascii="Arial" w:hAnsi="Arial" w:cs="Arial"/>
          <w:sz w:val="22"/>
          <w:szCs w:val="22"/>
        </w:rPr>
        <w:t xml:space="preserve">otación y lixiviación de </w:t>
      </w:r>
      <w:r w:rsidR="004E219B">
        <w:rPr>
          <w:rFonts w:ascii="Arial" w:hAnsi="Arial" w:cs="Arial"/>
          <w:sz w:val="22"/>
          <w:szCs w:val="22"/>
        </w:rPr>
        <w:t>z</w:t>
      </w:r>
      <w:r w:rsidR="00864495">
        <w:rPr>
          <w:rFonts w:ascii="Arial" w:hAnsi="Arial" w:cs="Arial"/>
          <w:sz w:val="22"/>
          <w:szCs w:val="22"/>
        </w:rPr>
        <w:t>inc</w:t>
      </w:r>
      <w:r w:rsidR="7C3B9661" w:rsidRPr="7C3B9661">
        <w:rPr>
          <w:rFonts w:ascii="Arial" w:hAnsi="Arial" w:cs="Arial"/>
          <w:sz w:val="22"/>
          <w:szCs w:val="22"/>
        </w:rPr>
        <w:t xml:space="preserve"> se generan</w:t>
      </w:r>
      <w:r w:rsidR="001B435B" w:rsidRPr="25F40DA2">
        <w:rPr>
          <w:rFonts w:ascii="Arial" w:hAnsi="Arial" w:cs="Arial"/>
          <w:sz w:val="22"/>
          <w:szCs w:val="22"/>
        </w:rPr>
        <w:t xml:space="preserve"> </w:t>
      </w:r>
      <w:r w:rsidR="0CC2C238" w:rsidRPr="25F40DA2">
        <w:rPr>
          <w:rFonts w:ascii="Arial" w:hAnsi="Arial" w:cs="Arial"/>
          <w:sz w:val="22"/>
          <w:szCs w:val="22"/>
        </w:rPr>
        <w:t xml:space="preserve">residuos sólidos con </w:t>
      </w:r>
      <w:r w:rsidR="7C3B9661" w:rsidRPr="7C3B9661">
        <w:rPr>
          <w:rFonts w:ascii="Arial" w:hAnsi="Arial" w:cs="Arial"/>
          <w:sz w:val="22"/>
          <w:szCs w:val="22"/>
        </w:rPr>
        <w:t>contenidos</w:t>
      </w:r>
      <w:r w:rsidR="0CC2C238" w:rsidRPr="25F40DA2">
        <w:rPr>
          <w:rFonts w:ascii="Arial" w:hAnsi="Arial" w:cs="Arial"/>
          <w:sz w:val="22"/>
          <w:szCs w:val="22"/>
        </w:rPr>
        <w:t xml:space="preserve"> de </w:t>
      </w:r>
      <w:r w:rsidR="20C37695" w:rsidRPr="20C37695">
        <w:rPr>
          <w:rFonts w:ascii="Arial" w:hAnsi="Arial" w:cs="Arial"/>
          <w:sz w:val="22"/>
          <w:szCs w:val="22"/>
        </w:rPr>
        <w:t>plomo,</w:t>
      </w:r>
      <w:r w:rsidR="0CC2C238" w:rsidRPr="25F40DA2">
        <w:rPr>
          <w:rFonts w:ascii="Arial" w:hAnsi="Arial" w:cs="Arial"/>
          <w:sz w:val="22"/>
          <w:szCs w:val="22"/>
        </w:rPr>
        <w:t xml:space="preserve"> los cuales requieren la designación de recursos para el almacenamiento de este residuo, poniendo en riesgo la continuidad de operación de una refinería debido a una disminución del tiempo de vida de su presa de relaves</w:t>
      </w:r>
      <w:r w:rsidR="20C37695" w:rsidRPr="20C37695">
        <w:rPr>
          <w:rFonts w:ascii="Arial" w:hAnsi="Arial" w:cs="Arial"/>
          <w:sz w:val="22"/>
          <w:szCs w:val="22"/>
        </w:rPr>
        <w:t>.</w:t>
      </w:r>
      <w:r w:rsidR="0CC2C238" w:rsidRPr="25F40DA2">
        <w:rPr>
          <w:rFonts w:ascii="Arial" w:hAnsi="Arial" w:cs="Arial"/>
          <w:sz w:val="22"/>
          <w:szCs w:val="22"/>
        </w:rPr>
        <w:t xml:space="preserve"> Este residuo es de </w:t>
      </w:r>
      <w:r w:rsidR="005845B7" w:rsidRPr="25F40DA2">
        <w:rPr>
          <w:rFonts w:ascii="Arial" w:hAnsi="Arial" w:cs="Arial"/>
          <w:sz w:val="22"/>
          <w:szCs w:val="22"/>
        </w:rPr>
        <w:t>granulometría fina</w:t>
      </w:r>
      <w:r w:rsidR="0CC2C238" w:rsidRPr="25F40DA2">
        <w:rPr>
          <w:rFonts w:ascii="Arial" w:hAnsi="Arial" w:cs="Arial"/>
          <w:sz w:val="22"/>
          <w:szCs w:val="22"/>
        </w:rPr>
        <w:t xml:space="preserve"> lo </w:t>
      </w:r>
      <w:r w:rsidR="00E4719C" w:rsidRPr="25F40DA2">
        <w:rPr>
          <w:rFonts w:ascii="Arial" w:hAnsi="Arial" w:cs="Arial"/>
          <w:sz w:val="22"/>
          <w:szCs w:val="22"/>
        </w:rPr>
        <w:t>cual,</w:t>
      </w:r>
      <w:r w:rsidR="0CC2C238" w:rsidRPr="25F40DA2">
        <w:rPr>
          <w:rFonts w:ascii="Arial" w:hAnsi="Arial" w:cs="Arial"/>
          <w:sz w:val="22"/>
          <w:szCs w:val="22"/>
        </w:rPr>
        <w:t xml:space="preserve"> con el tiempo al no disponerse de manera segura, genera el </w:t>
      </w:r>
      <w:r w:rsidR="20C37695" w:rsidRPr="20C37695">
        <w:rPr>
          <w:rFonts w:ascii="Arial" w:hAnsi="Arial" w:cs="Arial"/>
          <w:sz w:val="22"/>
          <w:szCs w:val="22"/>
        </w:rPr>
        <w:t>riesgo</w:t>
      </w:r>
      <w:r w:rsidR="0CC2C238" w:rsidRPr="25F40DA2">
        <w:rPr>
          <w:rFonts w:ascii="Arial" w:hAnsi="Arial" w:cs="Arial"/>
          <w:sz w:val="22"/>
          <w:szCs w:val="22"/>
        </w:rPr>
        <w:t xml:space="preserve"> de polución afectando la calidad de aire.</w:t>
      </w:r>
    </w:p>
    <w:p w14:paraId="6C94093E" w14:textId="626F52CE" w:rsidR="0CC2C238" w:rsidRDefault="0CC2C238" w:rsidP="00796593">
      <w:pPr>
        <w:spacing w:after="160"/>
        <w:jc w:val="both"/>
        <w:rPr>
          <w:rFonts w:ascii="Arial" w:hAnsi="Arial" w:cs="Arial"/>
          <w:color w:val="1F497D" w:themeColor="text2"/>
          <w:sz w:val="22"/>
          <w:szCs w:val="22"/>
        </w:rPr>
      </w:pPr>
      <w:r w:rsidRPr="25F40DA2">
        <w:rPr>
          <w:rFonts w:ascii="Arial" w:hAnsi="Arial" w:cs="Arial"/>
          <w:sz w:val="22"/>
          <w:szCs w:val="22"/>
        </w:rPr>
        <w:t xml:space="preserve">Por todo lo ya mencionado, el concentrado de </w:t>
      </w:r>
      <w:r w:rsidR="00864495">
        <w:rPr>
          <w:rFonts w:ascii="Arial" w:hAnsi="Arial" w:cs="Arial"/>
          <w:sz w:val="22"/>
          <w:szCs w:val="22"/>
        </w:rPr>
        <w:t>zinc</w:t>
      </w:r>
      <w:r w:rsidRPr="25F40DA2">
        <w:rPr>
          <w:rFonts w:ascii="Arial" w:hAnsi="Arial" w:cs="Arial"/>
          <w:sz w:val="22"/>
          <w:szCs w:val="22"/>
        </w:rPr>
        <w:t xml:space="preserve"> que contiene cantidades significativas de plomo, plata y cobre, representa una oportunidad para su recuperación mediante estrategias de flotación selectiva, al mismo tiempo que se mejora la calidad final del concentrado de </w:t>
      </w:r>
      <w:r w:rsidR="00864495">
        <w:rPr>
          <w:rFonts w:ascii="Arial" w:hAnsi="Arial" w:cs="Arial"/>
          <w:sz w:val="22"/>
          <w:szCs w:val="22"/>
        </w:rPr>
        <w:t>zinc</w:t>
      </w:r>
      <w:r w:rsidRPr="25F40DA2">
        <w:rPr>
          <w:rFonts w:ascii="Arial" w:hAnsi="Arial" w:cs="Arial"/>
          <w:sz w:val="22"/>
          <w:szCs w:val="22"/>
        </w:rPr>
        <w:t xml:space="preserve">. </w:t>
      </w:r>
    </w:p>
    <w:p w14:paraId="217911ED" w14:textId="4E75CFC2" w:rsidR="0CC2C238" w:rsidRPr="00836140" w:rsidRDefault="78D34E9F" w:rsidP="00796593">
      <w:pPr>
        <w:spacing w:after="160" w:line="259" w:lineRule="auto"/>
        <w:jc w:val="both"/>
        <w:rPr>
          <w:rFonts w:ascii="Arial" w:hAnsi="Arial" w:cs="Arial"/>
          <w:color w:val="1F497D" w:themeColor="text2"/>
          <w:sz w:val="22"/>
          <w:szCs w:val="22"/>
          <w:lang w:val="es-ES"/>
        </w:rPr>
      </w:pPr>
      <w:r w:rsidRPr="25F40DA2">
        <w:rPr>
          <w:rFonts w:ascii="Arial" w:hAnsi="Arial" w:cs="Arial"/>
          <w:sz w:val="22"/>
          <w:szCs w:val="22"/>
          <w:lang w:val="es-ES"/>
        </w:rPr>
        <w:t xml:space="preserve">Con este propósito, se realizó una investigación técnico-económica </w:t>
      </w:r>
      <w:r w:rsidR="407C6DB0" w:rsidRPr="25F40DA2">
        <w:rPr>
          <w:rFonts w:ascii="Arial" w:hAnsi="Arial" w:cs="Arial"/>
          <w:sz w:val="22"/>
          <w:szCs w:val="22"/>
          <w:lang w:val="es-ES"/>
        </w:rPr>
        <w:t xml:space="preserve">evaluando </w:t>
      </w:r>
      <w:r w:rsidR="59DFC831" w:rsidRPr="25F40DA2">
        <w:rPr>
          <w:rFonts w:ascii="Arial" w:hAnsi="Arial" w:cs="Arial"/>
          <w:sz w:val="22"/>
          <w:szCs w:val="22"/>
          <w:lang w:val="es-ES"/>
        </w:rPr>
        <w:t xml:space="preserve">diversas condiciones </w:t>
      </w:r>
      <w:r w:rsidRPr="25F40DA2">
        <w:rPr>
          <w:rFonts w:ascii="Arial" w:hAnsi="Arial" w:cs="Arial"/>
          <w:sz w:val="22"/>
          <w:szCs w:val="22"/>
          <w:lang w:val="es-ES"/>
        </w:rPr>
        <w:t xml:space="preserve">operativas de flotación, con el objetivo de determinar el esquema, tiempos de residencia y dosificaciones óptimas que permitan una recuperación eficiente de Pb-Cu y Ag dentro del circuito de </w:t>
      </w:r>
      <w:r w:rsidR="013A3B6F" w:rsidRPr="013A3B6F">
        <w:rPr>
          <w:rFonts w:ascii="Arial" w:hAnsi="Arial" w:cs="Arial"/>
          <w:sz w:val="22"/>
          <w:szCs w:val="22"/>
          <w:lang w:val="es-ES"/>
        </w:rPr>
        <w:t>zinc.</w:t>
      </w:r>
      <w:r w:rsidRPr="25F40DA2">
        <w:rPr>
          <w:rFonts w:ascii="Arial" w:hAnsi="Arial" w:cs="Arial"/>
          <w:sz w:val="22"/>
          <w:szCs w:val="22"/>
          <w:lang w:val="es-ES"/>
        </w:rPr>
        <w:t xml:space="preserve"> La implementación de esta estrategia permitiría incrementar las recuperaciones totales en aproximadamente </w:t>
      </w:r>
      <w:r w:rsidR="1DE6A94E" w:rsidRPr="25F40DA2">
        <w:rPr>
          <w:rFonts w:ascii="Arial" w:hAnsi="Arial" w:cs="Arial"/>
          <w:sz w:val="22"/>
          <w:szCs w:val="22"/>
          <w:lang w:val="es-ES"/>
        </w:rPr>
        <w:t>2.7</w:t>
      </w:r>
      <w:r w:rsidRPr="25F40DA2">
        <w:rPr>
          <w:rFonts w:ascii="Arial" w:hAnsi="Arial" w:cs="Arial"/>
          <w:sz w:val="22"/>
          <w:szCs w:val="22"/>
          <w:lang w:val="es-ES"/>
        </w:rPr>
        <w:t>% para plomo, 3</w:t>
      </w:r>
      <w:r w:rsidR="5B96A2E2" w:rsidRPr="25F40DA2">
        <w:rPr>
          <w:rFonts w:ascii="Arial" w:hAnsi="Arial" w:cs="Arial"/>
          <w:sz w:val="22"/>
          <w:szCs w:val="22"/>
          <w:lang w:val="es-ES"/>
        </w:rPr>
        <w:t>%</w:t>
      </w:r>
      <w:r w:rsidRPr="25F40DA2">
        <w:rPr>
          <w:rFonts w:ascii="Arial" w:hAnsi="Arial" w:cs="Arial"/>
          <w:sz w:val="22"/>
          <w:szCs w:val="22"/>
          <w:lang w:val="es-ES"/>
        </w:rPr>
        <w:t xml:space="preserve"> para plata y </w:t>
      </w:r>
      <w:r w:rsidR="08E3751E" w:rsidRPr="25F40DA2">
        <w:rPr>
          <w:rFonts w:ascii="Arial" w:hAnsi="Arial" w:cs="Arial"/>
          <w:sz w:val="22"/>
          <w:szCs w:val="22"/>
          <w:lang w:val="es-ES"/>
        </w:rPr>
        <w:t>11</w:t>
      </w:r>
      <w:r w:rsidRPr="25F40DA2">
        <w:rPr>
          <w:rFonts w:ascii="Arial" w:hAnsi="Arial" w:cs="Arial"/>
          <w:sz w:val="22"/>
          <w:szCs w:val="22"/>
          <w:lang w:val="es-ES"/>
        </w:rPr>
        <w:t xml:space="preserve">% para </w:t>
      </w:r>
      <w:r w:rsidR="08E3751E" w:rsidRPr="25F40DA2">
        <w:rPr>
          <w:rFonts w:ascii="Arial" w:hAnsi="Arial" w:cs="Arial"/>
          <w:sz w:val="22"/>
          <w:szCs w:val="22"/>
          <w:lang w:val="es-ES"/>
        </w:rPr>
        <w:t>cobre.</w:t>
      </w:r>
    </w:p>
    <w:p w14:paraId="5B0DA52A" w14:textId="4EEA588F" w:rsidR="667E2D93" w:rsidRDefault="667E2D93" w:rsidP="7E76B800">
      <w:pPr>
        <w:spacing w:after="160" w:line="259" w:lineRule="auto"/>
        <w:jc w:val="both"/>
        <w:rPr>
          <w:rFonts w:ascii="Arial" w:hAnsi="Arial" w:cs="Arial"/>
          <w:sz w:val="22"/>
          <w:szCs w:val="22"/>
          <w:lang w:val="es-ES"/>
        </w:rPr>
      </w:pPr>
    </w:p>
    <w:p w14:paraId="141D2D39" w14:textId="23E3889C" w:rsidR="39A91530" w:rsidRDefault="39A91530" w:rsidP="39A91530">
      <w:pPr>
        <w:jc w:val="both"/>
        <w:rPr>
          <w:rFonts w:ascii="Arial" w:hAnsi="Arial" w:cs="Arial"/>
          <w:color w:val="1F497D" w:themeColor="text2"/>
          <w:sz w:val="22"/>
          <w:szCs w:val="22"/>
          <w:highlight w:val="yellow"/>
        </w:rPr>
      </w:pPr>
    </w:p>
    <w:p w14:paraId="5DD97D5E" w14:textId="5D881949" w:rsidR="00FA2D6C" w:rsidRDefault="00AD5561" w:rsidP="39A91530">
      <w:pPr>
        <w:pStyle w:val="ListParagraph"/>
        <w:numPr>
          <w:ilvl w:val="0"/>
          <w:numId w:val="5"/>
        </w:numPr>
        <w:jc w:val="both"/>
        <w:rPr>
          <w:rFonts w:ascii="Arial" w:hAnsi="Arial" w:cs="Arial"/>
          <w:b/>
          <w:sz w:val="22"/>
          <w:szCs w:val="22"/>
        </w:rPr>
      </w:pPr>
      <w:r w:rsidRPr="39A91530">
        <w:rPr>
          <w:rFonts w:ascii="Arial" w:hAnsi="Arial" w:cs="Arial"/>
          <w:b/>
          <w:bCs/>
          <w:sz w:val="22"/>
          <w:szCs w:val="22"/>
        </w:rPr>
        <w:t>Proceso de concentradora el porvenir</w:t>
      </w:r>
    </w:p>
    <w:p w14:paraId="34337DC3" w14:textId="72DA7CAC" w:rsidR="5073CF96" w:rsidRDefault="5073CF96" w:rsidP="25452266">
      <w:pPr>
        <w:jc w:val="both"/>
        <w:rPr>
          <w:rFonts w:ascii="Arial" w:hAnsi="Arial" w:cs="Arial"/>
          <w:sz w:val="22"/>
          <w:szCs w:val="22"/>
        </w:rPr>
      </w:pPr>
    </w:p>
    <w:p w14:paraId="1D41E303" w14:textId="55282AB7" w:rsidR="28EDB750" w:rsidRDefault="28EDB750" w:rsidP="25452266">
      <w:pPr>
        <w:jc w:val="both"/>
        <w:rPr>
          <w:rFonts w:ascii="Arial" w:hAnsi="Arial" w:cs="Arial"/>
          <w:sz w:val="22"/>
          <w:szCs w:val="22"/>
          <w:lang w:val="es-ES"/>
        </w:rPr>
      </w:pPr>
      <w:r w:rsidRPr="7C3B9661">
        <w:rPr>
          <w:rFonts w:ascii="Arial" w:hAnsi="Arial" w:cs="Arial"/>
          <w:sz w:val="22"/>
          <w:szCs w:val="22"/>
          <w:lang w:val="es-ES"/>
        </w:rPr>
        <w:t>En El Porvenir, el mineral ROM alimenta a la etapa de chancado</w:t>
      </w:r>
      <w:r w:rsidRPr="25452266">
        <w:rPr>
          <w:rFonts w:ascii="Arial" w:hAnsi="Arial" w:cs="Arial"/>
          <w:sz w:val="22"/>
          <w:szCs w:val="22"/>
          <w:lang w:val="es-ES"/>
        </w:rPr>
        <w:t>, donde se tritura en tres etapas de chancado, para producir un material chancado con P80 de 3500 um, el cual alimenta a la etapa de molienda.</w:t>
      </w:r>
    </w:p>
    <w:p w14:paraId="5825C823" w14:textId="1C79DA74" w:rsidR="7C3B9661" w:rsidRDefault="7C3B9661" w:rsidP="7C3B9661">
      <w:pPr>
        <w:jc w:val="both"/>
        <w:rPr>
          <w:rFonts w:ascii="Arial" w:hAnsi="Arial" w:cs="Arial"/>
          <w:sz w:val="22"/>
          <w:szCs w:val="22"/>
          <w:lang w:val="es-ES"/>
        </w:rPr>
      </w:pPr>
    </w:p>
    <w:p w14:paraId="0B9BDBFE" w14:textId="73827DB7" w:rsidR="25452266" w:rsidRPr="00F47DC3" w:rsidRDefault="28EDB750" w:rsidP="00F47DC3">
      <w:pPr>
        <w:spacing w:after="160"/>
        <w:jc w:val="both"/>
        <w:rPr>
          <w:rFonts w:ascii="Arial" w:hAnsi="Arial" w:cs="Arial"/>
          <w:sz w:val="22"/>
          <w:szCs w:val="22"/>
          <w:lang w:val="es-ES"/>
        </w:rPr>
      </w:pPr>
      <w:r w:rsidRPr="25452266">
        <w:rPr>
          <w:rFonts w:ascii="Arial" w:hAnsi="Arial" w:cs="Arial"/>
          <w:sz w:val="22"/>
          <w:szCs w:val="22"/>
          <w:lang w:val="es-ES"/>
        </w:rPr>
        <w:t xml:space="preserve">El mineral de cabeza de El Porvenir posee leyes de promedio de </w:t>
      </w:r>
      <w:r w:rsidRPr="7C3B9661">
        <w:rPr>
          <w:rFonts w:ascii="Arial" w:hAnsi="Arial" w:cs="Arial"/>
          <w:sz w:val="22"/>
          <w:szCs w:val="22"/>
          <w:lang w:val="es-ES"/>
        </w:rPr>
        <w:t>1.45% Pb, 2.80% Zn, 2.5 Oz/t Ag, 0.15% Cu.</w:t>
      </w:r>
    </w:p>
    <w:p w14:paraId="6FAD0B58" w14:textId="70DD0FF8" w:rsidR="00796593" w:rsidRDefault="28EDB750" w:rsidP="00796593">
      <w:pPr>
        <w:spacing w:after="160"/>
        <w:jc w:val="both"/>
        <w:rPr>
          <w:rFonts w:ascii="Arial" w:hAnsi="Arial" w:cs="Arial"/>
          <w:sz w:val="22"/>
          <w:szCs w:val="22"/>
          <w:lang w:val="es-ES"/>
        </w:rPr>
      </w:pPr>
      <w:r w:rsidRPr="25452266">
        <w:rPr>
          <w:rFonts w:ascii="Arial" w:hAnsi="Arial" w:cs="Arial"/>
          <w:sz w:val="22"/>
          <w:szCs w:val="22"/>
          <w:lang w:val="es-ES"/>
        </w:rPr>
        <w:t xml:space="preserve">La molienda se realiza mediante molinos de bolas convencionales en dos etapas; molienda primaria y secundaria en conjunto de un sistema de clasificación </w:t>
      </w:r>
      <w:r w:rsidR="00F47DC3" w:rsidRPr="25452266">
        <w:rPr>
          <w:rFonts w:ascii="Arial" w:hAnsi="Arial" w:cs="Arial"/>
          <w:sz w:val="22"/>
          <w:szCs w:val="22"/>
          <w:lang w:val="es-ES"/>
        </w:rPr>
        <w:t>constituido</w:t>
      </w:r>
      <w:r w:rsidRPr="25452266">
        <w:rPr>
          <w:rFonts w:ascii="Arial" w:hAnsi="Arial" w:cs="Arial"/>
          <w:sz w:val="22"/>
          <w:szCs w:val="22"/>
          <w:lang w:val="es-ES"/>
        </w:rPr>
        <w:t xml:space="preserve"> por zarandas de alta frecuencia (ZAF’s) e hidrociclones para alcanzar un p80 de 200–210</w:t>
      </w:r>
      <w:r w:rsidR="00F47DC3" w:rsidRPr="00331872">
        <w:rPr>
          <w:rFonts w:ascii="Arial" w:hAnsi="Arial" w:cs="Arial"/>
          <w:sz w:val="22"/>
          <w:szCs w:val="22"/>
        </w:rPr>
        <w:t>µm</w:t>
      </w:r>
      <w:r w:rsidRPr="25452266">
        <w:rPr>
          <w:rFonts w:ascii="Arial" w:hAnsi="Arial" w:cs="Arial"/>
          <w:sz w:val="22"/>
          <w:szCs w:val="22"/>
          <w:lang w:val="es-ES"/>
        </w:rPr>
        <w:t xml:space="preserve"> en el producto final de molienda. Dentro de la sección de molienda existen celdas de flotación flash y unitarias que reciben la descarga de los molinos primarios para flotar la galena liberada en una etapa inicial del proceso enviándose como un concentrado final de plomo, evitando así la sobremolienda y generación de partículas ultrafinas de baja flotabilidad. Posteriormente, el undersize de las ZAF y el overflow de los hidrociclones se unen en un solo flujo para alimentar al circuito de flotación de plomo, el cual consta de etapas rougher-scavenger y dos etapas de limpieza. El relave bulk alimenta al Circuito de flotación </w:t>
      </w:r>
      <w:r w:rsidR="004E219B">
        <w:rPr>
          <w:rFonts w:ascii="Arial" w:hAnsi="Arial" w:cs="Arial"/>
          <w:sz w:val="22"/>
          <w:szCs w:val="22"/>
          <w:lang w:val="es-ES"/>
        </w:rPr>
        <w:t>z</w:t>
      </w:r>
      <w:r w:rsidR="00864495">
        <w:rPr>
          <w:rFonts w:ascii="Arial" w:hAnsi="Arial" w:cs="Arial"/>
          <w:sz w:val="22"/>
          <w:szCs w:val="22"/>
          <w:lang w:val="es-ES"/>
        </w:rPr>
        <w:t>inc</w:t>
      </w:r>
      <w:r w:rsidRPr="25452266">
        <w:rPr>
          <w:rFonts w:ascii="Arial" w:hAnsi="Arial" w:cs="Arial"/>
          <w:sz w:val="22"/>
          <w:szCs w:val="22"/>
          <w:lang w:val="es-ES"/>
        </w:rPr>
        <w:t>, el cual posee etapas Rougher</w:t>
      </w:r>
      <w:r w:rsidR="45E99D2B" w:rsidRPr="45E99D2B">
        <w:rPr>
          <w:rFonts w:ascii="Arial" w:hAnsi="Arial" w:cs="Arial"/>
          <w:sz w:val="22"/>
          <w:szCs w:val="22"/>
          <w:lang w:val="es-ES"/>
        </w:rPr>
        <w:t xml:space="preserve"> - </w:t>
      </w:r>
      <w:r w:rsidRPr="25452266">
        <w:rPr>
          <w:rFonts w:ascii="Arial" w:hAnsi="Arial" w:cs="Arial"/>
          <w:sz w:val="22"/>
          <w:szCs w:val="22"/>
          <w:lang w:val="es-ES"/>
        </w:rPr>
        <w:t>Scavenger y tres etapas de limpieza</w:t>
      </w:r>
      <w:r w:rsidR="450A5F5C" w:rsidRPr="39A91530">
        <w:rPr>
          <w:rFonts w:ascii="Arial" w:hAnsi="Arial" w:cs="Arial"/>
          <w:sz w:val="22"/>
          <w:szCs w:val="22"/>
          <w:lang w:val="es-ES"/>
        </w:rPr>
        <w:t xml:space="preserve"> con </w:t>
      </w:r>
      <w:r w:rsidR="687AF87F" w:rsidRPr="1D782BA8">
        <w:rPr>
          <w:rFonts w:ascii="Arial" w:hAnsi="Arial" w:cs="Arial"/>
          <w:sz w:val="22"/>
          <w:szCs w:val="22"/>
          <w:lang w:val="es-ES"/>
        </w:rPr>
        <w:t>celdas OK y una etapa de limpieza con</w:t>
      </w:r>
      <w:r w:rsidR="450A5F5C" w:rsidRPr="1D782BA8">
        <w:rPr>
          <w:rFonts w:ascii="Arial" w:hAnsi="Arial" w:cs="Arial"/>
          <w:sz w:val="22"/>
          <w:szCs w:val="22"/>
          <w:lang w:val="es-ES"/>
        </w:rPr>
        <w:t xml:space="preserve"> celda columna</w:t>
      </w:r>
      <w:r w:rsidRPr="1D782BA8">
        <w:rPr>
          <w:rFonts w:ascii="Arial" w:hAnsi="Arial" w:cs="Arial"/>
          <w:sz w:val="22"/>
          <w:szCs w:val="22"/>
          <w:lang w:val="es-ES"/>
        </w:rPr>
        <w:t>.</w:t>
      </w:r>
    </w:p>
    <w:p w14:paraId="1263D59F" w14:textId="1722BEB6" w:rsidR="5073CF96" w:rsidRDefault="374EAF19" w:rsidP="374EAF19">
      <w:pPr>
        <w:spacing w:after="160" w:line="259" w:lineRule="auto"/>
        <w:jc w:val="both"/>
        <w:rPr>
          <w:rFonts w:ascii="Arial" w:hAnsi="Arial" w:cs="Arial"/>
          <w:sz w:val="22"/>
          <w:szCs w:val="22"/>
          <w:lang w:val="es-ES"/>
        </w:rPr>
      </w:pPr>
      <w:r w:rsidRPr="374EAF19">
        <w:rPr>
          <w:rFonts w:ascii="Arial" w:hAnsi="Arial" w:cs="Arial"/>
          <w:sz w:val="22"/>
          <w:szCs w:val="22"/>
          <w:lang w:val="es-ES"/>
        </w:rPr>
        <w:t>El esquema de reactivos utilizado en El Porvenir es:</w:t>
      </w:r>
    </w:p>
    <w:p w14:paraId="2F89AF44" w14:textId="049A28CA" w:rsidR="18661328" w:rsidRDefault="18661328" w:rsidP="4287FE40">
      <w:pPr>
        <w:jc w:val="both"/>
        <w:rPr>
          <w:rFonts w:ascii="Arial" w:hAnsi="Arial" w:cs="Arial"/>
          <w:sz w:val="22"/>
          <w:szCs w:val="22"/>
          <w:lang w:val="es-ES"/>
        </w:rPr>
      </w:pPr>
    </w:p>
    <w:p w14:paraId="630E2E7F" w14:textId="1F6B0561" w:rsidR="18661328" w:rsidRDefault="18661328" w:rsidP="2DAAB501">
      <w:pPr>
        <w:jc w:val="both"/>
      </w:pPr>
      <w:r>
        <w:rPr>
          <w:noProof/>
        </w:rPr>
        <w:drawing>
          <wp:inline distT="0" distB="0" distL="0" distR="0" wp14:anchorId="3437BB85" wp14:editId="45FB8422">
            <wp:extent cx="3171825" cy="638175"/>
            <wp:effectExtent l="0" t="0" r="0" b="0"/>
            <wp:docPr id="1135317413" name="Picture 11353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3174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1825" cy="638175"/>
                    </a:xfrm>
                    <a:prstGeom prst="rect">
                      <a:avLst/>
                    </a:prstGeom>
                  </pic:spPr>
                </pic:pic>
              </a:graphicData>
            </a:graphic>
          </wp:inline>
        </w:drawing>
      </w:r>
    </w:p>
    <w:p w14:paraId="6EB38D33" w14:textId="073EB3FC" w:rsidR="18661328" w:rsidRDefault="78D34E9F" w:rsidP="78D34E9F">
      <w:pPr>
        <w:spacing w:before="100" w:after="100"/>
        <w:jc w:val="both"/>
        <w:rPr>
          <w:rFonts w:eastAsia="Cambria" w:cs="Cambria"/>
        </w:rPr>
      </w:pPr>
      <w:r w:rsidRPr="78D34E9F">
        <w:rPr>
          <w:rFonts w:ascii="Arial" w:eastAsia="Arial" w:hAnsi="Arial" w:cs="Arial"/>
          <w:b/>
          <w:bCs/>
          <w:i/>
          <w:iCs/>
          <w:color w:val="000000" w:themeColor="text1"/>
          <w:sz w:val="20"/>
          <w:szCs w:val="20"/>
        </w:rPr>
        <w:t xml:space="preserve">Tabla </w:t>
      </w:r>
      <w:r w:rsidR="00E97A58">
        <w:rPr>
          <w:rFonts w:ascii="Arial" w:eastAsia="Arial" w:hAnsi="Arial" w:cs="Arial"/>
          <w:b/>
          <w:bCs/>
          <w:i/>
          <w:iCs/>
          <w:color w:val="000000" w:themeColor="text1"/>
          <w:sz w:val="20"/>
          <w:szCs w:val="20"/>
        </w:rPr>
        <w:t>4</w:t>
      </w:r>
      <w:r w:rsidRPr="78D34E9F">
        <w:rPr>
          <w:rFonts w:ascii="Arial" w:eastAsia="Arial" w:hAnsi="Arial" w:cs="Arial"/>
          <w:i/>
          <w:iCs/>
          <w:color w:val="000000" w:themeColor="text1"/>
          <w:sz w:val="20"/>
          <w:szCs w:val="20"/>
        </w:rPr>
        <w:t xml:space="preserve">. Análisis de plomo del concentrado de </w:t>
      </w:r>
      <w:r w:rsidR="004E219B">
        <w:rPr>
          <w:rFonts w:ascii="Arial" w:eastAsia="Arial" w:hAnsi="Arial" w:cs="Arial"/>
          <w:i/>
          <w:iCs/>
          <w:color w:val="000000" w:themeColor="text1"/>
          <w:sz w:val="20"/>
          <w:szCs w:val="20"/>
        </w:rPr>
        <w:t>z</w:t>
      </w:r>
      <w:r w:rsidR="00864495">
        <w:rPr>
          <w:rFonts w:ascii="Arial" w:eastAsia="Arial" w:hAnsi="Arial" w:cs="Arial"/>
          <w:i/>
          <w:iCs/>
          <w:color w:val="000000" w:themeColor="text1"/>
          <w:sz w:val="20"/>
          <w:szCs w:val="20"/>
        </w:rPr>
        <w:t>inc</w:t>
      </w:r>
      <w:r w:rsidRPr="78D34E9F">
        <w:rPr>
          <w:rFonts w:ascii="Arial" w:eastAsia="Arial" w:hAnsi="Arial" w:cs="Arial"/>
          <w:i/>
          <w:iCs/>
          <w:color w:val="000000" w:themeColor="text1"/>
          <w:sz w:val="20"/>
          <w:szCs w:val="20"/>
        </w:rPr>
        <w:t xml:space="preserve"> -Grado de liberación por tamaños.</w:t>
      </w:r>
    </w:p>
    <w:p w14:paraId="4D02AD76" w14:textId="5472DEEB" w:rsidR="18661328" w:rsidRDefault="18661328" w:rsidP="18661328">
      <w:pPr>
        <w:jc w:val="both"/>
      </w:pPr>
    </w:p>
    <w:p w14:paraId="2D6D9319" w14:textId="34A8AA35" w:rsidR="00C170D2" w:rsidRDefault="00C170D2" w:rsidP="00026252">
      <w:pPr>
        <w:jc w:val="both"/>
      </w:pPr>
      <w:r>
        <w:rPr>
          <w:noProof/>
        </w:rPr>
        <w:drawing>
          <wp:inline distT="0" distB="0" distL="0" distR="0" wp14:anchorId="5BD13C33" wp14:editId="658E1A53">
            <wp:extent cx="3145808" cy="2359356"/>
            <wp:effectExtent l="0" t="0" r="0" b="0"/>
            <wp:docPr id="870902444" name="Picture 1936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1784"/>
                    <pic:cNvPicPr/>
                  </pic:nvPicPr>
                  <pic:blipFill>
                    <a:blip r:embed="rId23">
                      <a:extLst>
                        <a:ext uri="{28A0092B-C50C-407E-A947-70E740481C1C}">
                          <a14:useLocalDpi xmlns:a14="http://schemas.microsoft.com/office/drawing/2010/main" val="0"/>
                        </a:ext>
                      </a:extLst>
                    </a:blip>
                    <a:stretch>
                      <a:fillRect/>
                    </a:stretch>
                  </pic:blipFill>
                  <pic:spPr>
                    <a:xfrm>
                      <a:off x="0" y="0"/>
                      <a:ext cx="3145808" cy="2359356"/>
                    </a:xfrm>
                    <a:prstGeom prst="rect">
                      <a:avLst/>
                    </a:prstGeom>
                  </pic:spPr>
                </pic:pic>
              </a:graphicData>
            </a:graphic>
          </wp:inline>
        </w:drawing>
      </w:r>
    </w:p>
    <w:p w14:paraId="41242333" w14:textId="79BFE551" w:rsidR="00AA2627" w:rsidRPr="00B05A6D" w:rsidRDefault="78D34E9F" w:rsidP="00B05A6D">
      <w:pPr>
        <w:spacing w:before="100" w:after="100"/>
        <w:jc w:val="both"/>
        <w:rPr>
          <w:rFonts w:ascii="Arial" w:hAnsi="Arial" w:cs="Arial"/>
          <w:sz w:val="20"/>
          <w:szCs w:val="20"/>
        </w:rPr>
      </w:pPr>
      <w:r w:rsidRPr="00B05A6D">
        <w:rPr>
          <w:rFonts w:ascii="Arial" w:hAnsi="Arial" w:cs="Arial"/>
          <w:b/>
          <w:bCs/>
          <w:sz w:val="20"/>
          <w:szCs w:val="20"/>
        </w:rPr>
        <w:t xml:space="preserve">Figura </w:t>
      </w:r>
      <w:r w:rsidR="00B05A6D" w:rsidRPr="00B05A6D">
        <w:rPr>
          <w:rFonts w:ascii="Arial" w:hAnsi="Arial" w:cs="Arial"/>
          <w:b/>
          <w:bCs/>
          <w:sz w:val="20"/>
          <w:szCs w:val="20"/>
        </w:rPr>
        <w:t>2</w:t>
      </w:r>
      <w:r w:rsidRPr="00B05A6D">
        <w:rPr>
          <w:rFonts w:ascii="Arial" w:hAnsi="Arial" w:cs="Arial"/>
          <w:sz w:val="20"/>
          <w:szCs w:val="20"/>
        </w:rPr>
        <w:t>. Flowsheet – Circuito de Flotación Bulk en El Porvenir</w:t>
      </w:r>
    </w:p>
    <w:p w14:paraId="24DFB47E" w14:textId="77777777" w:rsidR="00A21B9D" w:rsidRPr="00AA2627" w:rsidRDefault="00A21B9D" w:rsidP="00A21B9D">
      <w:pPr>
        <w:jc w:val="both"/>
        <w:rPr>
          <w:rFonts w:ascii="Arial" w:hAnsi="Arial" w:cs="Arial"/>
          <w:i/>
          <w:iCs/>
          <w:sz w:val="18"/>
          <w:szCs w:val="18"/>
        </w:rPr>
      </w:pPr>
      <w:r w:rsidRPr="521E60D1">
        <w:rPr>
          <w:rFonts w:ascii="Arial" w:hAnsi="Arial" w:cs="Arial"/>
          <w:i/>
          <w:iCs/>
          <w:sz w:val="18"/>
          <w:szCs w:val="18"/>
        </w:rPr>
        <w:t>Fuente: Elaboración propia</w:t>
      </w:r>
    </w:p>
    <w:p w14:paraId="0048EE84" w14:textId="0951420D" w:rsidR="4287FE40" w:rsidRDefault="4287FE40" w:rsidP="4287FE40">
      <w:pPr>
        <w:jc w:val="both"/>
        <w:rPr>
          <w:rFonts w:ascii="Arial" w:hAnsi="Arial" w:cs="Arial"/>
          <w:sz w:val="22"/>
          <w:szCs w:val="22"/>
        </w:rPr>
      </w:pPr>
    </w:p>
    <w:p w14:paraId="0D037646" w14:textId="24A40D0C" w:rsidR="275AA50E" w:rsidRPr="00B05A6D" w:rsidRDefault="00B05A6D" w:rsidP="00B05A6D">
      <w:pPr>
        <w:pStyle w:val="ListParagraph"/>
        <w:numPr>
          <w:ilvl w:val="0"/>
          <w:numId w:val="5"/>
        </w:numPr>
        <w:spacing w:after="160"/>
        <w:ind w:left="357" w:hanging="357"/>
        <w:contextualSpacing w:val="0"/>
        <w:jc w:val="both"/>
        <w:rPr>
          <w:rFonts w:ascii="Arial" w:hAnsi="Arial" w:cs="Arial"/>
          <w:b/>
          <w:sz w:val="22"/>
          <w:szCs w:val="22"/>
        </w:rPr>
      </w:pPr>
      <w:r w:rsidRPr="4287FE40">
        <w:rPr>
          <w:rFonts w:ascii="Arial" w:hAnsi="Arial" w:cs="Arial"/>
          <w:b/>
          <w:sz w:val="22"/>
          <w:szCs w:val="22"/>
        </w:rPr>
        <w:t xml:space="preserve">Referencias del </w:t>
      </w:r>
      <w:r w:rsidRPr="00B05A6D">
        <w:rPr>
          <w:rFonts w:ascii="Arial" w:hAnsi="Arial" w:cs="Arial"/>
          <w:b/>
          <w:i/>
          <w:iCs/>
          <w:sz w:val="22"/>
          <w:szCs w:val="22"/>
        </w:rPr>
        <w:t>deleading</w:t>
      </w:r>
      <w:r w:rsidRPr="4287FE40">
        <w:rPr>
          <w:rFonts w:ascii="Arial" w:hAnsi="Arial" w:cs="Arial"/>
          <w:b/>
          <w:sz w:val="22"/>
          <w:szCs w:val="22"/>
        </w:rPr>
        <w:t xml:space="preserve"> </w:t>
      </w:r>
      <w:r>
        <w:rPr>
          <w:rFonts w:ascii="Arial" w:hAnsi="Arial" w:cs="Arial"/>
          <w:b/>
          <w:sz w:val="22"/>
          <w:szCs w:val="22"/>
        </w:rPr>
        <w:t xml:space="preserve">de </w:t>
      </w:r>
      <w:r w:rsidRPr="4287FE40">
        <w:rPr>
          <w:rFonts w:ascii="Arial" w:hAnsi="Arial" w:cs="Arial"/>
          <w:b/>
          <w:sz w:val="22"/>
          <w:szCs w:val="22"/>
        </w:rPr>
        <w:t>zinc</w:t>
      </w:r>
    </w:p>
    <w:p w14:paraId="28F9E0CC" w14:textId="48BA5903" w:rsidR="00DC12FF" w:rsidRDefault="00DC12FF" w:rsidP="00064A8E">
      <w:pPr>
        <w:spacing w:after="160"/>
        <w:jc w:val="both"/>
        <w:rPr>
          <w:rFonts w:ascii="Arial" w:hAnsi="Arial" w:cs="Arial"/>
          <w:sz w:val="22"/>
          <w:szCs w:val="22"/>
          <w:lang w:val="es-ES"/>
        </w:rPr>
      </w:pPr>
      <w:r w:rsidRPr="00796593">
        <w:rPr>
          <w:rFonts w:ascii="Arial" w:hAnsi="Arial" w:cs="Arial"/>
          <w:sz w:val="22"/>
          <w:szCs w:val="22"/>
          <w:lang w:val="es-ES"/>
        </w:rPr>
        <w:t>En el trabajo desarrollado por Zegarra West (1970), se investigó el empleo de dióxido de azufre (SO</w:t>
      </w:r>
      <w:r w:rsidRPr="00796593">
        <w:rPr>
          <w:rFonts w:ascii="Cambria Math" w:hAnsi="Cambria Math" w:cs="Cambria Math"/>
          <w:sz w:val="22"/>
          <w:szCs w:val="22"/>
          <w:lang w:val="es-ES"/>
        </w:rPr>
        <w:t>₂</w:t>
      </w:r>
      <w:r w:rsidRPr="00796593">
        <w:rPr>
          <w:rFonts w:ascii="Arial" w:hAnsi="Arial" w:cs="Arial"/>
          <w:sz w:val="22"/>
          <w:szCs w:val="22"/>
          <w:lang w:val="es-ES"/>
        </w:rPr>
        <w:t xml:space="preserve">) como agente depresor de la esfalerita en sistemas de flotación diferencial, aplicando el tratamiento directamente sobre el concentrado de </w:t>
      </w:r>
      <w:r w:rsidR="00864495" w:rsidRPr="00796593">
        <w:rPr>
          <w:rFonts w:ascii="Arial" w:hAnsi="Arial" w:cs="Arial"/>
          <w:sz w:val="22"/>
          <w:szCs w:val="22"/>
          <w:lang w:val="es-ES"/>
        </w:rPr>
        <w:t>zinc</w:t>
      </w:r>
      <w:r w:rsidRPr="00796593">
        <w:rPr>
          <w:rFonts w:ascii="Arial" w:hAnsi="Arial" w:cs="Arial"/>
          <w:sz w:val="22"/>
          <w:szCs w:val="22"/>
          <w:lang w:val="es-ES"/>
        </w:rPr>
        <w:t xml:space="preserve">. El objetivo fue reducir el contenido de </w:t>
      </w:r>
      <w:r w:rsidR="5FEC484C" w:rsidRPr="5FEC484C">
        <w:rPr>
          <w:rFonts w:ascii="Arial" w:hAnsi="Arial" w:cs="Arial"/>
          <w:sz w:val="22"/>
          <w:szCs w:val="22"/>
          <w:lang w:val="es-ES"/>
        </w:rPr>
        <w:t>plomo</w:t>
      </w:r>
      <w:r w:rsidRPr="00796593">
        <w:rPr>
          <w:rFonts w:ascii="Arial" w:hAnsi="Arial" w:cs="Arial"/>
          <w:sz w:val="22"/>
          <w:szCs w:val="22"/>
          <w:lang w:val="es-ES"/>
        </w:rPr>
        <w:t xml:space="preserve"> y facilitar la recuperación selectiva de plomo y plata mediante una segunda etapa de flotación. Los resultados mostraron que el SO</w:t>
      </w:r>
      <w:r w:rsidRPr="00796593">
        <w:rPr>
          <w:rFonts w:ascii="Cambria Math" w:hAnsi="Cambria Math" w:cs="Cambria Math"/>
          <w:sz w:val="22"/>
          <w:szCs w:val="22"/>
          <w:lang w:val="es-ES"/>
        </w:rPr>
        <w:t>₂</w:t>
      </w:r>
      <w:r w:rsidRPr="00796593">
        <w:rPr>
          <w:rFonts w:ascii="Arial" w:hAnsi="Arial" w:cs="Arial"/>
          <w:sz w:val="22"/>
          <w:szCs w:val="22"/>
          <w:lang w:val="es-ES"/>
        </w:rPr>
        <w:t xml:space="preserve"> permite modificar la superficie de la esfalerita, favoreciendo su depresión y mejorando la flotación de sulfuros de Pb-Ag presentes en el concentrado, bajo un esquema de flotación inversa.</w:t>
      </w:r>
    </w:p>
    <w:p w14:paraId="7C7025BD" w14:textId="315486DF" w:rsidR="275AA50E" w:rsidRPr="00035553" w:rsidRDefault="374EAF19" w:rsidP="00035553">
      <w:pPr>
        <w:spacing w:after="160"/>
        <w:jc w:val="both"/>
        <w:rPr>
          <w:rFonts w:ascii="Arial" w:hAnsi="Arial" w:cs="Arial"/>
          <w:sz w:val="22"/>
          <w:szCs w:val="22"/>
          <w:lang w:val="es-ES"/>
        </w:rPr>
      </w:pPr>
      <w:r w:rsidRPr="374EAF19">
        <w:rPr>
          <w:rFonts w:ascii="Arial" w:hAnsi="Arial" w:cs="Arial"/>
          <w:sz w:val="22"/>
          <w:szCs w:val="22"/>
          <w:lang w:val="es-ES"/>
        </w:rPr>
        <w:t xml:space="preserve">Este enfoque guarda estrecha relación con la presente investigación, en la que se plantea el </w:t>
      </w:r>
      <w:r w:rsidRPr="374EAF19">
        <w:rPr>
          <w:rFonts w:ascii="Arial" w:hAnsi="Arial" w:cs="Arial"/>
          <w:i/>
          <w:iCs/>
          <w:sz w:val="22"/>
          <w:szCs w:val="22"/>
          <w:lang w:val="es-ES"/>
        </w:rPr>
        <w:t>deleading</w:t>
      </w:r>
      <w:r w:rsidRPr="374EAF19">
        <w:rPr>
          <w:rFonts w:ascii="Arial" w:hAnsi="Arial" w:cs="Arial"/>
          <w:sz w:val="22"/>
          <w:szCs w:val="22"/>
          <w:lang w:val="es-ES"/>
        </w:rPr>
        <w:t xml:space="preserve"> del concentrado de zinc como una solución técnica viable al problema identificado en la Unidad Minera El Porvenir, orientado a optimizar la recuperación de Pb, Cu y Ag mediante estrategias de flotación selectiva con control de reactivos depresores.</w:t>
      </w:r>
    </w:p>
    <w:p w14:paraId="661B81ED" w14:textId="335F189E" w:rsidR="374EAF19" w:rsidRDefault="374EAF19" w:rsidP="374EAF19">
      <w:pPr>
        <w:spacing w:after="160"/>
        <w:jc w:val="both"/>
        <w:rPr>
          <w:rFonts w:ascii="Arial" w:hAnsi="Arial" w:cs="Arial"/>
          <w:sz w:val="22"/>
          <w:szCs w:val="22"/>
          <w:lang w:val="es-ES"/>
        </w:rPr>
      </w:pPr>
    </w:p>
    <w:p w14:paraId="2FD3ED7B" w14:textId="1B3D46F5" w:rsidR="00441B34" w:rsidRPr="000270E6" w:rsidRDefault="3D9A5398" w:rsidP="00347B13">
      <w:pPr>
        <w:pStyle w:val="ListParagraph"/>
        <w:numPr>
          <w:ilvl w:val="0"/>
          <w:numId w:val="5"/>
        </w:numPr>
        <w:spacing w:line="259" w:lineRule="auto"/>
        <w:jc w:val="both"/>
        <w:rPr>
          <w:rFonts w:ascii="Arial" w:hAnsi="Arial" w:cs="Arial"/>
          <w:b/>
          <w:sz w:val="22"/>
          <w:szCs w:val="22"/>
        </w:rPr>
      </w:pPr>
      <w:r w:rsidRPr="1218827C">
        <w:rPr>
          <w:rFonts w:ascii="Arial" w:hAnsi="Arial" w:cs="Arial"/>
          <w:b/>
          <w:sz w:val="22"/>
          <w:szCs w:val="22"/>
        </w:rPr>
        <w:t>Objetivos</w:t>
      </w:r>
      <w:r w:rsidR="1713CF9A" w:rsidRPr="1218827C">
        <w:rPr>
          <w:rFonts w:ascii="Arial" w:hAnsi="Arial" w:cs="Arial"/>
          <w:b/>
          <w:color w:val="808080" w:themeColor="background1" w:themeShade="80"/>
          <w:sz w:val="22"/>
          <w:szCs w:val="22"/>
        </w:rPr>
        <w:t xml:space="preserve"> </w:t>
      </w:r>
    </w:p>
    <w:p w14:paraId="1AFC891C" w14:textId="77777777" w:rsidR="007F73E0" w:rsidRDefault="007F73E0" w:rsidP="007F73E0">
      <w:pPr>
        <w:jc w:val="both"/>
        <w:rPr>
          <w:rFonts w:ascii="Arial" w:hAnsi="Arial" w:cs="Arial"/>
          <w:sz w:val="22"/>
          <w:szCs w:val="22"/>
        </w:rPr>
      </w:pPr>
    </w:p>
    <w:p w14:paraId="01CD4FC0" w14:textId="4526940C" w:rsidR="2890803A" w:rsidRDefault="3C5A78EA" w:rsidP="00B05A6D">
      <w:pPr>
        <w:pStyle w:val="ListParagraph"/>
        <w:numPr>
          <w:ilvl w:val="0"/>
          <w:numId w:val="4"/>
        </w:numPr>
        <w:spacing w:line="259" w:lineRule="auto"/>
        <w:jc w:val="both"/>
        <w:rPr>
          <w:rFonts w:ascii="Arial" w:hAnsi="Arial" w:cs="Arial"/>
          <w:sz w:val="22"/>
          <w:szCs w:val="22"/>
          <w:lang w:val="es-ES"/>
        </w:rPr>
      </w:pPr>
      <w:r w:rsidRPr="3C5A78EA">
        <w:rPr>
          <w:rFonts w:ascii="Arial" w:hAnsi="Arial" w:cs="Arial"/>
          <w:sz w:val="22"/>
          <w:szCs w:val="22"/>
          <w:lang w:val="es-ES"/>
        </w:rPr>
        <w:t>Dar a conocer una alternativa para reducir el contenido de plomo en el concentrado de Zinc de la unidad minera El Porvenir.</w:t>
      </w:r>
    </w:p>
    <w:p w14:paraId="5518A6BD" w14:textId="77777777" w:rsidR="00B05A6D" w:rsidRPr="00B05A6D" w:rsidRDefault="00B05A6D" w:rsidP="00B05A6D">
      <w:pPr>
        <w:pStyle w:val="ListParagraph"/>
        <w:spacing w:line="259" w:lineRule="auto"/>
        <w:jc w:val="both"/>
        <w:rPr>
          <w:rFonts w:ascii="Arial" w:hAnsi="Arial" w:cs="Arial"/>
          <w:sz w:val="22"/>
          <w:szCs w:val="22"/>
          <w:lang w:val="es-ES"/>
        </w:rPr>
      </w:pPr>
    </w:p>
    <w:p w14:paraId="5D2D805E" w14:textId="73EC44B9" w:rsidR="074A8480" w:rsidRPr="00B05A6D" w:rsidRDefault="4287FE40" w:rsidP="00B05A6D">
      <w:pPr>
        <w:pStyle w:val="ListParagraph"/>
        <w:numPr>
          <w:ilvl w:val="0"/>
          <w:numId w:val="4"/>
        </w:numPr>
        <w:spacing w:line="259" w:lineRule="auto"/>
        <w:jc w:val="both"/>
        <w:rPr>
          <w:rFonts w:ascii="Arial" w:hAnsi="Arial" w:cs="Arial"/>
          <w:lang w:val="fr-FR"/>
        </w:rPr>
      </w:pPr>
      <w:r w:rsidRPr="4287FE40">
        <w:rPr>
          <w:rFonts w:ascii="Arial" w:hAnsi="Arial" w:cs="Arial"/>
          <w:sz w:val="22"/>
          <w:szCs w:val="22"/>
        </w:rPr>
        <w:t>Producir concentrados de zinc con menor contenido de contaminantes mayor calidad.</w:t>
      </w:r>
    </w:p>
    <w:p w14:paraId="451DB144" w14:textId="77777777" w:rsidR="00B05A6D" w:rsidRPr="00B05A6D" w:rsidRDefault="00B05A6D" w:rsidP="00B05A6D">
      <w:pPr>
        <w:spacing w:line="259" w:lineRule="auto"/>
        <w:jc w:val="both"/>
        <w:rPr>
          <w:rFonts w:ascii="Arial" w:hAnsi="Arial" w:cs="Arial"/>
          <w:lang w:val="fr-FR"/>
        </w:rPr>
      </w:pPr>
    </w:p>
    <w:p w14:paraId="64A4DDF6" w14:textId="283323CD" w:rsidR="074A8480" w:rsidRDefault="6F03460F" w:rsidP="5B15CA88">
      <w:pPr>
        <w:pStyle w:val="ListParagraph"/>
        <w:numPr>
          <w:ilvl w:val="0"/>
          <w:numId w:val="4"/>
        </w:numPr>
        <w:spacing w:line="259" w:lineRule="auto"/>
        <w:jc w:val="both"/>
        <w:rPr>
          <w:rFonts w:ascii="Arial" w:hAnsi="Arial" w:cs="Arial"/>
          <w:lang w:val="fr-FR"/>
        </w:rPr>
      </w:pPr>
      <w:r w:rsidRPr="6F03460F">
        <w:rPr>
          <w:rFonts w:ascii="Arial" w:hAnsi="Arial" w:cs="Arial"/>
          <w:sz w:val="22"/>
          <w:szCs w:val="22"/>
          <w:lang w:val="fr-FR"/>
        </w:rPr>
        <w:t>Alcanzar</w:t>
      </w:r>
      <w:r w:rsidR="5B15CA88" w:rsidRPr="5B15CA88">
        <w:rPr>
          <w:rFonts w:ascii="Arial" w:hAnsi="Arial" w:cs="Arial"/>
          <w:sz w:val="22"/>
          <w:szCs w:val="22"/>
          <w:lang w:val="fr-FR"/>
        </w:rPr>
        <w:t xml:space="preserve"> recuperaciones </w:t>
      </w:r>
      <w:r w:rsidR="539A13B4" w:rsidRPr="539A13B4">
        <w:rPr>
          <w:rFonts w:ascii="Arial" w:hAnsi="Arial" w:cs="Arial"/>
          <w:sz w:val="22"/>
          <w:szCs w:val="22"/>
          <w:lang w:val="fr-FR"/>
        </w:rPr>
        <w:t xml:space="preserve">de </w:t>
      </w:r>
      <w:r w:rsidR="45BC3B97" w:rsidRPr="45BC3B97">
        <w:rPr>
          <w:rFonts w:ascii="Arial" w:hAnsi="Arial" w:cs="Arial"/>
          <w:sz w:val="22"/>
          <w:szCs w:val="22"/>
          <w:lang w:val="fr-FR"/>
        </w:rPr>
        <w:t xml:space="preserve">plomo, </w:t>
      </w:r>
      <w:r w:rsidR="0C8DE7EA" w:rsidRPr="0C8DE7EA">
        <w:rPr>
          <w:rFonts w:ascii="Arial" w:hAnsi="Arial" w:cs="Arial"/>
          <w:sz w:val="22"/>
          <w:szCs w:val="22"/>
          <w:lang w:val="fr-FR"/>
        </w:rPr>
        <w:t>plata y cobre</w:t>
      </w:r>
      <w:r w:rsidRPr="6F03460F">
        <w:rPr>
          <w:rFonts w:ascii="Arial" w:hAnsi="Arial" w:cs="Arial"/>
          <w:sz w:val="22"/>
          <w:szCs w:val="22"/>
          <w:lang w:val="fr-FR"/>
        </w:rPr>
        <w:t xml:space="preserve"> </w:t>
      </w:r>
      <w:r w:rsidR="4DF751F4" w:rsidRPr="4DF751F4">
        <w:rPr>
          <w:rFonts w:ascii="Arial" w:hAnsi="Arial" w:cs="Arial"/>
          <w:sz w:val="22"/>
          <w:szCs w:val="22"/>
          <w:lang w:val="fr-FR"/>
        </w:rPr>
        <w:t xml:space="preserve">a valores mayores a 60% con </w:t>
      </w:r>
      <w:r w:rsidR="339DAF73" w:rsidRPr="339DAF73">
        <w:rPr>
          <w:rFonts w:ascii="Arial" w:hAnsi="Arial" w:cs="Arial"/>
          <w:sz w:val="22"/>
          <w:szCs w:val="22"/>
          <w:lang w:val="fr-FR"/>
        </w:rPr>
        <w:t>calidad</w:t>
      </w:r>
      <w:r w:rsidR="3B7B4298" w:rsidRPr="3B7B4298">
        <w:rPr>
          <w:rFonts w:ascii="Arial" w:hAnsi="Arial" w:cs="Arial"/>
          <w:sz w:val="22"/>
          <w:szCs w:val="22"/>
          <w:lang w:val="fr-FR"/>
        </w:rPr>
        <w:t xml:space="preserve"> comercial</w:t>
      </w:r>
      <w:r w:rsidR="7E6ECF70" w:rsidRPr="7E6ECF70">
        <w:rPr>
          <w:rFonts w:ascii="Arial" w:hAnsi="Arial" w:cs="Arial"/>
          <w:sz w:val="22"/>
          <w:szCs w:val="22"/>
          <w:lang w:val="fr-FR"/>
        </w:rPr>
        <w:t>.</w:t>
      </w:r>
    </w:p>
    <w:p w14:paraId="11E3FF0F" w14:textId="2718368F" w:rsidR="074A8480" w:rsidRDefault="074A8480" w:rsidP="339DAF73">
      <w:pPr>
        <w:pStyle w:val="ListParagraph"/>
        <w:spacing w:line="259" w:lineRule="auto"/>
        <w:jc w:val="both"/>
        <w:rPr>
          <w:rFonts w:ascii="Arial" w:hAnsi="Arial" w:cs="Arial"/>
          <w:lang w:val="fr-FR"/>
        </w:rPr>
      </w:pPr>
    </w:p>
    <w:p w14:paraId="1D9A18B1" w14:textId="577CEE7F" w:rsidR="074A8480" w:rsidRDefault="63AFA49B" w:rsidP="5B15CA88">
      <w:pPr>
        <w:pStyle w:val="ListParagraph"/>
        <w:numPr>
          <w:ilvl w:val="0"/>
          <w:numId w:val="4"/>
        </w:numPr>
        <w:spacing w:line="259" w:lineRule="auto"/>
        <w:jc w:val="both"/>
        <w:rPr>
          <w:rFonts w:ascii="Arial" w:hAnsi="Arial" w:cs="Arial"/>
          <w:lang w:val="es-ES"/>
        </w:rPr>
      </w:pPr>
      <w:r w:rsidRPr="70AF5322">
        <w:rPr>
          <w:rFonts w:ascii="Arial" w:hAnsi="Arial" w:cs="Arial"/>
          <w:sz w:val="22"/>
          <w:szCs w:val="22"/>
          <w:lang w:val="fr-FR"/>
        </w:rPr>
        <w:t xml:space="preserve">Minimizar las pérdidas de </w:t>
      </w:r>
      <w:r w:rsidR="00864495">
        <w:rPr>
          <w:rFonts w:ascii="Arial" w:hAnsi="Arial" w:cs="Arial"/>
          <w:sz w:val="22"/>
          <w:szCs w:val="22"/>
          <w:lang w:val="fr-FR"/>
        </w:rPr>
        <w:t>zinc</w:t>
      </w:r>
      <w:r w:rsidRPr="70AF5322">
        <w:rPr>
          <w:rFonts w:ascii="Arial" w:hAnsi="Arial" w:cs="Arial"/>
          <w:sz w:val="22"/>
          <w:szCs w:val="22"/>
          <w:lang w:val="fr-FR"/>
        </w:rPr>
        <w:t xml:space="preserve"> por activación durante la flotación diferencial.</w:t>
      </w:r>
    </w:p>
    <w:p w14:paraId="3E99E938" w14:textId="08C86998" w:rsidR="458CF8D5" w:rsidRDefault="458CF8D5" w:rsidP="458CF8D5">
      <w:pPr>
        <w:jc w:val="both"/>
        <w:rPr>
          <w:rFonts w:ascii="Arial" w:hAnsi="Arial" w:cs="Arial"/>
          <w:sz w:val="22"/>
          <w:szCs w:val="22"/>
          <w:lang w:val="es-ES"/>
        </w:rPr>
      </w:pPr>
    </w:p>
    <w:p w14:paraId="0F908FD7" w14:textId="6CC019AA" w:rsidR="2CA43EC3" w:rsidRDefault="2CA43EC3" w:rsidP="2CA43EC3">
      <w:pPr>
        <w:spacing w:after="160"/>
        <w:jc w:val="both"/>
        <w:rPr>
          <w:rFonts w:ascii="Arial" w:hAnsi="Arial" w:cs="Arial"/>
          <w:sz w:val="22"/>
          <w:szCs w:val="22"/>
        </w:rPr>
      </w:pPr>
    </w:p>
    <w:p w14:paraId="050C2B14" w14:textId="27FDB985" w:rsidR="458CF8D5" w:rsidRPr="009E01EC" w:rsidRDefault="62EA54D2" w:rsidP="009E01EC">
      <w:pPr>
        <w:spacing w:after="160"/>
        <w:jc w:val="both"/>
      </w:pPr>
      <w:r w:rsidRPr="458CF8D5">
        <w:rPr>
          <w:rFonts w:ascii="Arial" w:hAnsi="Arial" w:cs="Arial"/>
          <w:sz w:val="22"/>
          <w:szCs w:val="22"/>
        </w:rPr>
        <w:t>En consecuencia, surge la necesidad de desarrollar e implementar una estrategia metalúrgica de flotación diferencial o flotación selectiva, que permita:</w:t>
      </w:r>
    </w:p>
    <w:p w14:paraId="66BA6B09" w14:textId="1897F397" w:rsidR="62EA54D2" w:rsidRDefault="62EA54D2" w:rsidP="00E97A58">
      <w:pPr>
        <w:pStyle w:val="ListParagraph"/>
        <w:numPr>
          <w:ilvl w:val="0"/>
          <w:numId w:val="2"/>
        </w:numPr>
        <w:spacing w:after="160"/>
        <w:ind w:left="714" w:hanging="357"/>
        <w:contextualSpacing w:val="0"/>
        <w:jc w:val="both"/>
        <w:rPr>
          <w:rFonts w:ascii="Arial" w:hAnsi="Arial" w:cs="Arial"/>
          <w:lang w:val="es-ES"/>
        </w:rPr>
      </w:pPr>
      <w:r w:rsidRPr="458CF8D5">
        <w:rPr>
          <w:rFonts w:ascii="Arial" w:hAnsi="Arial" w:cs="Arial"/>
          <w:sz w:val="22"/>
          <w:szCs w:val="22"/>
        </w:rPr>
        <w:t xml:space="preserve">Revalorizar el contenido de Pb-Ag-Cu en el concentrado de </w:t>
      </w:r>
      <w:r w:rsidR="00864495">
        <w:rPr>
          <w:rFonts w:ascii="Arial" w:hAnsi="Arial" w:cs="Arial"/>
          <w:sz w:val="22"/>
          <w:szCs w:val="22"/>
        </w:rPr>
        <w:t>zinc</w:t>
      </w:r>
      <w:r w:rsidRPr="458CF8D5">
        <w:rPr>
          <w:rFonts w:ascii="Arial" w:hAnsi="Arial" w:cs="Arial"/>
          <w:sz w:val="22"/>
          <w:szCs w:val="22"/>
        </w:rPr>
        <w:t>.</w:t>
      </w:r>
    </w:p>
    <w:p w14:paraId="0566F16B" w14:textId="2874819F" w:rsidR="62EA54D2" w:rsidRDefault="62EA54D2" w:rsidP="00E97A58">
      <w:pPr>
        <w:pStyle w:val="ListParagraph"/>
        <w:numPr>
          <w:ilvl w:val="0"/>
          <w:numId w:val="2"/>
        </w:numPr>
        <w:spacing w:after="160"/>
        <w:ind w:left="714" w:hanging="357"/>
        <w:contextualSpacing w:val="0"/>
        <w:jc w:val="both"/>
        <w:rPr>
          <w:rFonts w:ascii="Arial" w:hAnsi="Arial" w:cs="Arial"/>
          <w:lang w:val="es-ES"/>
        </w:rPr>
      </w:pPr>
      <w:r w:rsidRPr="458CF8D5">
        <w:rPr>
          <w:rFonts w:ascii="Arial" w:hAnsi="Arial" w:cs="Arial"/>
          <w:sz w:val="22"/>
          <w:szCs w:val="22"/>
        </w:rPr>
        <w:t>Mejorar la calidad del concentrado final.</w:t>
      </w:r>
    </w:p>
    <w:p w14:paraId="648F9C07" w14:textId="0BAC7E7C" w:rsidR="62EA54D2" w:rsidRDefault="62EA54D2" w:rsidP="00E97A58">
      <w:pPr>
        <w:pStyle w:val="ListParagraph"/>
        <w:numPr>
          <w:ilvl w:val="0"/>
          <w:numId w:val="2"/>
        </w:numPr>
        <w:spacing w:after="160"/>
        <w:ind w:left="714" w:hanging="357"/>
        <w:contextualSpacing w:val="0"/>
        <w:jc w:val="both"/>
        <w:rPr>
          <w:rFonts w:ascii="Arial" w:hAnsi="Arial" w:cs="Arial"/>
          <w:lang w:val="es-ES"/>
        </w:rPr>
      </w:pPr>
      <w:r w:rsidRPr="458CF8D5">
        <w:rPr>
          <w:rFonts w:ascii="Arial" w:hAnsi="Arial" w:cs="Arial"/>
          <w:sz w:val="22"/>
          <w:szCs w:val="22"/>
        </w:rPr>
        <w:t>Aumentar las recuperaciones metalúrgicas globales.</w:t>
      </w:r>
    </w:p>
    <w:p w14:paraId="48643CF5" w14:textId="29F06286" w:rsidR="62EA54D2" w:rsidRDefault="62EA54D2" w:rsidP="00E97A58">
      <w:pPr>
        <w:pStyle w:val="ListParagraph"/>
        <w:numPr>
          <w:ilvl w:val="0"/>
          <w:numId w:val="2"/>
        </w:numPr>
        <w:spacing w:after="160"/>
        <w:ind w:left="714" w:hanging="357"/>
        <w:contextualSpacing w:val="0"/>
        <w:jc w:val="both"/>
        <w:rPr>
          <w:rFonts w:ascii="Arial" w:hAnsi="Arial" w:cs="Arial"/>
          <w:lang w:val="es-ES"/>
        </w:rPr>
      </w:pPr>
      <w:r w:rsidRPr="458CF8D5">
        <w:rPr>
          <w:rFonts w:ascii="Arial" w:hAnsi="Arial" w:cs="Arial"/>
          <w:sz w:val="22"/>
          <w:szCs w:val="22"/>
        </w:rPr>
        <w:t>Optimizar el proceso desde el punto de vista técnico, económico y operativo.</w:t>
      </w:r>
    </w:p>
    <w:p w14:paraId="38B33F45" w14:textId="35DDE1BD" w:rsidR="458CF8D5" w:rsidRDefault="458CF8D5" w:rsidP="00487089">
      <w:pPr>
        <w:jc w:val="both"/>
        <w:rPr>
          <w:rFonts w:ascii="Arial" w:hAnsi="Arial" w:cs="Arial"/>
          <w:sz w:val="22"/>
          <w:szCs w:val="22"/>
        </w:rPr>
      </w:pPr>
    </w:p>
    <w:p w14:paraId="755B389D" w14:textId="02611F68" w:rsidR="2CA43EC3" w:rsidRDefault="2CA43EC3" w:rsidP="2CA43EC3">
      <w:pPr>
        <w:jc w:val="both"/>
        <w:rPr>
          <w:rFonts w:ascii="Arial" w:hAnsi="Arial" w:cs="Arial"/>
          <w:sz w:val="22"/>
          <w:szCs w:val="22"/>
        </w:rPr>
      </w:pPr>
    </w:p>
    <w:p w14:paraId="5E01F91F" w14:textId="51FCAEA0" w:rsidR="2CA43EC3" w:rsidRDefault="2CA43EC3" w:rsidP="2CA43EC3">
      <w:pPr>
        <w:jc w:val="both"/>
        <w:rPr>
          <w:rFonts w:ascii="Arial" w:hAnsi="Arial" w:cs="Arial"/>
          <w:sz w:val="22"/>
          <w:szCs w:val="22"/>
        </w:rPr>
      </w:pPr>
    </w:p>
    <w:p w14:paraId="601DF712" w14:textId="3A221944" w:rsidR="2CA43EC3" w:rsidRDefault="2CA43EC3" w:rsidP="2CA43EC3">
      <w:pPr>
        <w:jc w:val="both"/>
        <w:rPr>
          <w:rFonts w:ascii="Arial" w:hAnsi="Arial" w:cs="Arial"/>
          <w:sz w:val="22"/>
          <w:szCs w:val="22"/>
        </w:rPr>
      </w:pPr>
    </w:p>
    <w:p w14:paraId="3C85715E" w14:textId="072340D1" w:rsidR="2CA43EC3" w:rsidRDefault="2CA43EC3" w:rsidP="2CA43EC3">
      <w:pPr>
        <w:jc w:val="both"/>
        <w:rPr>
          <w:rFonts w:ascii="Arial" w:hAnsi="Arial" w:cs="Arial"/>
          <w:sz w:val="22"/>
          <w:szCs w:val="22"/>
        </w:rPr>
      </w:pPr>
    </w:p>
    <w:p w14:paraId="4F3759EB" w14:textId="3A64D29D" w:rsidR="2CA43EC3" w:rsidRDefault="2CA43EC3" w:rsidP="2CA43EC3">
      <w:pPr>
        <w:jc w:val="both"/>
        <w:rPr>
          <w:rFonts w:ascii="Arial" w:hAnsi="Arial" w:cs="Arial"/>
          <w:sz w:val="22"/>
          <w:szCs w:val="22"/>
        </w:rPr>
      </w:pPr>
    </w:p>
    <w:p w14:paraId="0DBBD4E9" w14:textId="7C2B3AB8" w:rsidR="2CA43EC3" w:rsidRDefault="2CA43EC3" w:rsidP="2CA43EC3">
      <w:pPr>
        <w:jc w:val="both"/>
        <w:rPr>
          <w:rFonts w:ascii="Arial" w:hAnsi="Arial" w:cs="Arial"/>
          <w:sz w:val="22"/>
          <w:szCs w:val="22"/>
        </w:rPr>
      </w:pPr>
    </w:p>
    <w:p w14:paraId="67DD20BC" w14:textId="1AA2DD69" w:rsidR="2CA43EC3" w:rsidRDefault="2CA43EC3" w:rsidP="2CA43EC3">
      <w:pPr>
        <w:jc w:val="both"/>
        <w:rPr>
          <w:rFonts w:ascii="Arial" w:hAnsi="Arial" w:cs="Arial"/>
          <w:sz w:val="22"/>
          <w:szCs w:val="22"/>
        </w:rPr>
      </w:pPr>
    </w:p>
    <w:p w14:paraId="06D389F3" w14:textId="02158C65" w:rsidR="2CA43EC3" w:rsidRDefault="2CA43EC3" w:rsidP="2CA43EC3">
      <w:pPr>
        <w:jc w:val="both"/>
        <w:rPr>
          <w:rFonts w:ascii="Arial" w:hAnsi="Arial" w:cs="Arial"/>
          <w:sz w:val="22"/>
          <w:szCs w:val="22"/>
        </w:rPr>
      </w:pPr>
    </w:p>
    <w:p w14:paraId="0A1EFA3E" w14:textId="1B8466A9" w:rsidR="16B2EE66" w:rsidRDefault="00B05A6D" w:rsidP="7A00E58B">
      <w:pPr>
        <w:pStyle w:val="ListParagraph"/>
        <w:numPr>
          <w:ilvl w:val="0"/>
          <w:numId w:val="5"/>
        </w:numPr>
        <w:spacing w:after="160"/>
        <w:ind w:left="357" w:hanging="357"/>
        <w:jc w:val="both"/>
        <w:rPr>
          <w:rFonts w:ascii="Arial" w:hAnsi="Arial" w:cs="Arial"/>
          <w:b/>
          <w:bCs/>
          <w:sz w:val="22"/>
          <w:szCs w:val="22"/>
          <w:lang w:val="fr-FR"/>
        </w:rPr>
      </w:pPr>
      <w:r w:rsidRPr="27472BD1">
        <w:rPr>
          <w:rFonts w:ascii="Arial" w:hAnsi="Arial" w:cs="Arial"/>
          <w:b/>
          <w:bCs/>
          <w:sz w:val="22"/>
          <w:szCs w:val="22"/>
          <w:lang w:val="fr-FR"/>
        </w:rPr>
        <w:t xml:space="preserve">Metodología </w:t>
      </w:r>
      <w:r w:rsidRPr="16B2EE66">
        <w:rPr>
          <w:rFonts w:ascii="Arial" w:hAnsi="Arial" w:cs="Arial"/>
          <w:b/>
          <w:bCs/>
          <w:sz w:val="22"/>
          <w:szCs w:val="22"/>
          <w:lang w:val="fr-FR"/>
        </w:rPr>
        <w:t>experimental</w:t>
      </w:r>
    </w:p>
    <w:p w14:paraId="48B82FE4" w14:textId="7BA81C1F" w:rsidR="275AA50E" w:rsidRPr="0020198B" w:rsidRDefault="0012036D" w:rsidP="0020198B">
      <w:pPr>
        <w:spacing w:after="160" w:line="259" w:lineRule="auto"/>
        <w:jc w:val="both"/>
        <w:rPr>
          <w:rFonts w:ascii="Arial" w:hAnsi="Arial" w:cs="Arial"/>
          <w:sz w:val="22"/>
          <w:szCs w:val="22"/>
          <w:lang w:val="es-ES"/>
        </w:rPr>
      </w:pPr>
      <w:r w:rsidRPr="0012036D">
        <w:rPr>
          <w:rFonts w:ascii="Arial" w:hAnsi="Arial" w:cs="Arial"/>
          <w:sz w:val="22"/>
          <w:szCs w:val="22"/>
          <w:lang w:val="es-ES"/>
        </w:rPr>
        <w:t>Con base en el conocimiento del proceso y la información operativa de planta, se identificó que el concentrado</w:t>
      </w:r>
      <w:r w:rsidR="0020198B">
        <w:rPr>
          <w:rFonts w:ascii="Arial" w:hAnsi="Arial" w:cs="Arial"/>
          <w:sz w:val="22"/>
          <w:szCs w:val="22"/>
          <w:lang w:val="es-ES"/>
        </w:rPr>
        <w:t xml:space="preserve"> </w:t>
      </w:r>
      <w:r w:rsidRPr="0012036D">
        <w:rPr>
          <w:rFonts w:ascii="Arial" w:hAnsi="Arial" w:cs="Arial"/>
          <w:sz w:val="22"/>
          <w:szCs w:val="22"/>
          <w:lang w:val="es-ES"/>
        </w:rPr>
        <w:t xml:space="preserve">proveniente de la celda columna presenta las mayores concentraciones de plomo, plata y cobre dentro del circuito de zinc. Por ello, dicho flujo fue seleccionado como material de partida para el desarrollo de las pruebas </w:t>
      </w:r>
      <w:r w:rsidR="007A5A0D" w:rsidRPr="0012036D">
        <w:rPr>
          <w:rFonts w:ascii="Arial" w:hAnsi="Arial" w:cs="Arial"/>
          <w:sz w:val="22"/>
          <w:szCs w:val="22"/>
          <w:lang w:val="es-ES"/>
        </w:rPr>
        <w:t>experimentales</w:t>
      </w:r>
      <w:r w:rsidRPr="0012036D">
        <w:rPr>
          <w:rFonts w:ascii="Arial" w:hAnsi="Arial" w:cs="Arial"/>
          <w:sz w:val="22"/>
          <w:szCs w:val="22"/>
          <w:lang w:val="es-ES"/>
        </w:rPr>
        <w:t>.</w:t>
      </w:r>
    </w:p>
    <w:p w14:paraId="75BFE7EF" w14:textId="7F0B1847" w:rsidR="07513816" w:rsidRPr="007A5A0D" w:rsidRDefault="632405E6" w:rsidP="007A5A0D">
      <w:pPr>
        <w:spacing w:after="160"/>
        <w:jc w:val="both"/>
        <w:rPr>
          <w:rFonts w:ascii="Arial" w:hAnsi="Arial" w:cs="Arial"/>
          <w:sz w:val="22"/>
          <w:szCs w:val="22"/>
        </w:rPr>
      </w:pPr>
      <w:r w:rsidRPr="007A5A0D">
        <w:rPr>
          <w:rFonts w:ascii="Arial" w:hAnsi="Arial" w:cs="Arial"/>
          <w:sz w:val="22"/>
          <w:szCs w:val="22"/>
        </w:rPr>
        <w:t xml:space="preserve">A partir de pruebas preliminares de laboratorio realizadas a inicios del año 2025, se obtuvieron resultados altamente favorables en términos de performance metalúrgico, costos operativos y seguridad. Estos resultados impulsaron la ejecución de un segundo estudio orientado a optimizar las condiciones de operación, el cual constituye el enfoque principal de este trabajo. </w:t>
      </w:r>
    </w:p>
    <w:p w14:paraId="02D9623C" w14:textId="599C0FDA" w:rsidR="5073CF96" w:rsidRDefault="733866D2" w:rsidP="007A5A0D">
      <w:pPr>
        <w:spacing w:after="160"/>
        <w:jc w:val="both"/>
        <w:rPr>
          <w:rFonts w:ascii="Arial" w:hAnsi="Arial" w:cs="Arial"/>
          <w:sz w:val="22"/>
          <w:szCs w:val="22"/>
        </w:rPr>
      </w:pPr>
      <w:r w:rsidRPr="1218827C">
        <w:rPr>
          <w:rFonts w:ascii="Arial" w:hAnsi="Arial" w:cs="Arial"/>
          <w:sz w:val="22"/>
          <w:szCs w:val="22"/>
        </w:rPr>
        <w:t xml:space="preserve">Se evidencio alto contenido en Plomo en el concentrado de celda columna de </w:t>
      </w:r>
      <w:r w:rsidR="00864495">
        <w:rPr>
          <w:rFonts w:ascii="Arial" w:hAnsi="Arial" w:cs="Arial"/>
          <w:sz w:val="22"/>
          <w:szCs w:val="22"/>
        </w:rPr>
        <w:t>Zinc</w:t>
      </w:r>
      <w:r w:rsidRPr="1218827C">
        <w:rPr>
          <w:rFonts w:ascii="Arial" w:hAnsi="Arial" w:cs="Arial"/>
          <w:sz w:val="22"/>
          <w:szCs w:val="22"/>
        </w:rPr>
        <w:t>, el cual representa el 40% de concentr</w:t>
      </w:r>
      <w:r w:rsidR="7D58DC7F" w:rsidRPr="1218827C">
        <w:rPr>
          <w:rFonts w:ascii="Arial" w:hAnsi="Arial" w:cs="Arial"/>
          <w:sz w:val="22"/>
          <w:szCs w:val="22"/>
        </w:rPr>
        <w:t>ado total.</w:t>
      </w:r>
    </w:p>
    <w:p w14:paraId="5AA57638" w14:textId="272B1E2D" w:rsidR="5073CF96" w:rsidRDefault="2EF6F0B5" w:rsidP="007A5A0D">
      <w:pPr>
        <w:spacing w:after="160"/>
        <w:jc w:val="both"/>
        <w:rPr>
          <w:rFonts w:ascii="Arial" w:hAnsi="Arial" w:cs="Arial"/>
          <w:sz w:val="22"/>
          <w:szCs w:val="22"/>
        </w:rPr>
      </w:pPr>
      <w:r w:rsidRPr="1218827C">
        <w:rPr>
          <w:rFonts w:ascii="Arial" w:hAnsi="Arial" w:cs="Arial"/>
          <w:sz w:val="22"/>
          <w:szCs w:val="22"/>
        </w:rPr>
        <w:t xml:space="preserve">El primer estudio de este proyecto se realizó a inicios de 2025 con el objetivo de recuperar plomo, plata y cobre en el circuito de </w:t>
      </w:r>
      <w:r w:rsidR="00864495">
        <w:rPr>
          <w:rFonts w:ascii="Arial" w:hAnsi="Arial" w:cs="Arial"/>
          <w:sz w:val="22"/>
          <w:szCs w:val="22"/>
        </w:rPr>
        <w:t>zinc</w:t>
      </w:r>
      <w:r w:rsidRPr="1218827C">
        <w:rPr>
          <w:rFonts w:ascii="Arial" w:hAnsi="Arial" w:cs="Arial"/>
          <w:sz w:val="22"/>
          <w:szCs w:val="22"/>
        </w:rPr>
        <w:t>. Tras las pruebas preliminares, se diseñó un plan de trabajo para un segundo estudio, en el cual se evaluaron variables como dosificación de reactivos, tiempo de flotación y diagramas de flujo, tanto en pruebas en ciclo abierto (batch) como en ciclo cerrado con apoyo del equipo de tecnología.</w:t>
      </w:r>
    </w:p>
    <w:p w14:paraId="17F787CC" w14:textId="45C632F0" w:rsidR="2EF6F0B5" w:rsidRDefault="2EF6F0B5" w:rsidP="5073CF96">
      <w:pPr>
        <w:jc w:val="both"/>
      </w:pPr>
      <w:r w:rsidRPr="1218827C">
        <w:rPr>
          <w:rFonts w:ascii="Arial" w:hAnsi="Arial" w:cs="Arial"/>
          <w:sz w:val="22"/>
          <w:szCs w:val="22"/>
        </w:rPr>
        <w:t>Como resultado, se identificó el mejor esquema metalúrgico para nuestro proyecto, obteniéndose nuevamente resultados altamente favorables en eficiencia metalúrgica, costos operativos y condiciones de seguridad. Estos hallazgos respaldaron la decisión de llevar a cabo la implementación del proyecto a escala piloto.</w:t>
      </w:r>
    </w:p>
    <w:p w14:paraId="656F1500" w14:textId="77777777" w:rsidR="007D2A73" w:rsidRPr="000270E6" w:rsidRDefault="007D2A73" w:rsidP="0A2ADDD6">
      <w:pPr>
        <w:jc w:val="both"/>
        <w:rPr>
          <w:rFonts w:ascii="Arial" w:hAnsi="Arial" w:cs="Arial"/>
          <w:sz w:val="22"/>
          <w:szCs w:val="22"/>
          <w:lang w:val="es-ES"/>
        </w:rPr>
      </w:pPr>
    </w:p>
    <w:p w14:paraId="4A5D4E17" w14:textId="5B53ACF9" w:rsidR="2CA43EC3" w:rsidRDefault="2CA43EC3" w:rsidP="2CA43EC3">
      <w:pPr>
        <w:jc w:val="both"/>
        <w:rPr>
          <w:rFonts w:ascii="Arial" w:hAnsi="Arial" w:cs="Arial"/>
          <w:sz w:val="22"/>
          <w:szCs w:val="22"/>
          <w:lang w:val="es-ES"/>
        </w:rPr>
      </w:pPr>
    </w:p>
    <w:p w14:paraId="2021E825" w14:textId="3298A175" w:rsidR="1C70A7D2" w:rsidRDefault="1C70A7D2" w:rsidP="144AEB0D">
      <w:pPr>
        <w:pStyle w:val="ListParagraph"/>
        <w:numPr>
          <w:ilvl w:val="0"/>
          <w:numId w:val="5"/>
        </w:numPr>
        <w:spacing w:line="259" w:lineRule="auto"/>
        <w:jc w:val="both"/>
        <w:rPr>
          <w:rFonts w:ascii="Arial" w:hAnsi="Arial" w:cs="Arial"/>
          <w:b/>
          <w:bCs/>
          <w:lang w:val="fr-FR"/>
        </w:rPr>
      </w:pPr>
      <w:r w:rsidRPr="1383B2E7">
        <w:rPr>
          <w:rFonts w:ascii="Arial" w:hAnsi="Arial" w:cs="Arial"/>
          <w:b/>
          <w:bCs/>
          <w:sz w:val="22"/>
          <w:szCs w:val="22"/>
          <w:lang w:val="fr-FR"/>
        </w:rPr>
        <w:t xml:space="preserve">Pruebas a nivel </w:t>
      </w:r>
      <w:r w:rsidRPr="02CEA299">
        <w:rPr>
          <w:rFonts w:ascii="Arial" w:hAnsi="Arial" w:cs="Arial"/>
          <w:b/>
          <w:bCs/>
          <w:sz w:val="22"/>
          <w:szCs w:val="22"/>
          <w:lang w:val="fr-FR"/>
        </w:rPr>
        <w:t>laboratorio</w:t>
      </w:r>
    </w:p>
    <w:p w14:paraId="7AB3C338" w14:textId="4211C1EB" w:rsidR="79BE0320" w:rsidRDefault="79BE0320" w:rsidP="79BE0320">
      <w:pPr>
        <w:pStyle w:val="ListParagraph"/>
        <w:ind w:left="360"/>
        <w:jc w:val="both"/>
        <w:rPr>
          <w:rFonts w:ascii="Arial" w:hAnsi="Arial" w:cs="Arial"/>
          <w:b/>
          <w:bCs/>
          <w:sz w:val="22"/>
          <w:szCs w:val="22"/>
        </w:rPr>
      </w:pPr>
    </w:p>
    <w:p w14:paraId="06AF119B" w14:textId="5D28EBDD" w:rsidR="271F7C68" w:rsidRDefault="1FCF3B5B" w:rsidP="0CB22692">
      <w:pPr>
        <w:spacing w:line="259" w:lineRule="auto"/>
        <w:jc w:val="both"/>
        <w:rPr>
          <w:rFonts w:ascii="Arial" w:hAnsi="Arial" w:cs="Arial"/>
          <w:sz w:val="22"/>
          <w:szCs w:val="22"/>
        </w:rPr>
      </w:pPr>
      <w:r w:rsidRPr="1218827C">
        <w:rPr>
          <w:rFonts w:ascii="Arial" w:hAnsi="Arial" w:cs="Arial"/>
          <w:sz w:val="22"/>
          <w:szCs w:val="22"/>
        </w:rPr>
        <w:t xml:space="preserve">Este trabajo </w:t>
      </w:r>
      <w:r w:rsidR="1A2B0643" w:rsidRPr="1218827C">
        <w:rPr>
          <w:rFonts w:ascii="Arial" w:hAnsi="Arial" w:cs="Arial"/>
          <w:sz w:val="22"/>
          <w:szCs w:val="22"/>
        </w:rPr>
        <w:t xml:space="preserve">muestra resultados </w:t>
      </w:r>
      <w:r w:rsidR="71809420" w:rsidRPr="1218827C">
        <w:rPr>
          <w:rFonts w:ascii="Arial" w:hAnsi="Arial" w:cs="Arial"/>
          <w:sz w:val="22"/>
          <w:szCs w:val="22"/>
        </w:rPr>
        <w:t>a</w:t>
      </w:r>
      <w:r w:rsidR="1A2B0643" w:rsidRPr="1218827C">
        <w:rPr>
          <w:rFonts w:ascii="Arial" w:hAnsi="Arial" w:cs="Arial"/>
          <w:sz w:val="22"/>
          <w:szCs w:val="22"/>
        </w:rPr>
        <w:t xml:space="preserve"> nivel laboratorio</w:t>
      </w:r>
      <w:r w:rsidR="75CF9EF3" w:rsidRPr="1218827C">
        <w:rPr>
          <w:rFonts w:ascii="Arial" w:hAnsi="Arial" w:cs="Arial"/>
          <w:sz w:val="22"/>
          <w:szCs w:val="22"/>
        </w:rPr>
        <w:t>,</w:t>
      </w:r>
      <w:r w:rsidR="1A2B0643" w:rsidRPr="1218827C">
        <w:rPr>
          <w:rFonts w:ascii="Arial" w:hAnsi="Arial" w:cs="Arial"/>
          <w:sz w:val="22"/>
          <w:szCs w:val="22"/>
        </w:rPr>
        <w:t xml:space="preserve"> </w:t>
      </w:r>
      <w:r w:rsidR="7A807F34" w:rsidRPr="7A807F34">
        <w:rPr>
          <w:rFonts w:ascii="Arial" w:hAnsi="Arial" w:cs="Arial"/>
          <w:sz w:val="22"/>
          <w:szCs w:val="22"/>
        </w:rPr>
        <w:t>para</w:t>
      </w:r>
      <w:r w:rsidR="191DDE65" w:rsidRPr="26B893CB">
        <w:rPr>
          <w:rFonts w:ascii="Arial" w:hAnsi="Arial" w:cs="Arial"/>
          <w:sz w:val="22"/>
          <w:szCs w:val="22"/>
        </w:rPr>
        <w:t xml:space="preserve"> </w:t>
      </w:r>
      <w:r w:rsidR="3D575FFA" w:rsidRPr="26B893CB">
        <w:rPr>
          <w:rFonts w:ascii="Arial" w:hAnsi="Arial" w:cs="Arial"/>
          <w:sz w:val="22"/>
          <w:szCs w:val="22"/>
        </w:rPr>
        <w:t xml:space="preserve">identificar condiciones óptimas de operación (como tipo y dosificación de reactivos, tiempos de flotación, y </w:t>
      </w:r>
      <w:r w:rsidR="25E7E1B4" w:rsidRPr="25E7E1B4">
        <w:rPr>
          <w:rFonts w:ascii="Arial" w:hAnsi="Arial" w:cs="Arial"/>
          <w:sz w:val="22"/>
          <w:szCs w:val="22"/>
        </w:rPr>
        <w:t>cantidad de etapas de flotación</w:t>
      </w:r>
      <w:r w:rsidR="3D575FFA" w:rsidRPr="26B893CB">
        <w:rPr>
          <w:rFonts w:ascii="Arial" w:hAnsi="Arial" w:cs="Arial"/>
          <w:sz w:val="22"/>
          <w:szCs w:val="22"/>
        </w:rPr>
        <w:t xml:space="preserve">) que permitan separar eficientemente estos elementos del concentrado de </w:t>
      </w:r>
      <w:r w:rsidR="00864495" w:rsidRPr="26B893CB">
        <w:rPr>
          <w:rFonts w:ascii="Arial" w:hAnsi="Arial" w:cs="Arial"/>
          <w:sz w:val="22"/>
          <w:szCs w:val="22"/>
        </w:rPr>
        <w:t>zinc</w:t>
      </w:r>
      <w:r w:rsidR="3D575FFA" w:rsidRPr="26B893CB">
        <w:rPr>
          <w:rFonts w:ascii="Arial" w:hAnsi="Arial" w:cs="Arial"/>
          <w:sz w:val="22"/>
          <w:szCs w:val="22"/>
        </w:rPr>
        <w:t xml:space="preserve">, sin generar pérdidas significativas de </w:t>
      </w:r>
      <w:r w:rsidR="00864495" w:rsidRPr="26B893CB">
        <w:rPr>
          <w:rFonts w:ascii="Arial" w:hAnsi="Arial" w:cs="Arial"/>
          <w:sz w:val="22"/>
          <w:szCs w:val="22"/>
        </w:rPr>
        <w:t>zinc</w:t>
      </w:r>
      <w:r w:rsidR="3D575FFA" w:rsidRPr="26B893CB">
        <w:rPr>
          <w:rFonts w:ascii="Arial" w:hAnsi="Arial" w:cs="Arial"/>
          <w:sz w:val="22"/>
          <w:szCs w:val="22"/>
        </w:rPr>
        <w:t xml:space="preserve"> por activación.</w:t>
      </w:r>
    </w:p>
    <w:p w14:paraId="118DC3E6" w14:textId="01F38A7C" w:rsidR="271F7C68" w:rsidRDefault="271F7C68" w:rsidP="79BE0320">
      <w:pPr>
        <w:pStyle w:val="ListParagraph"/>
        <w:jc w:val="both"/>
        <w:rPr>
          <w:rFonts w:ascii="Arial" w:hAnsi="Arial" w:cs="Arial"/>
          <w:sz w:val="22"/>
          <w:szCs w:val="22"/>
        </w:rPr>
      </w:pPr>
    </w:p>
    <w:p w14:paraId="1C11786E" w14:textId="1A6E9AA9" w:rsidR="1218827C" w:rsidRDefault="1218827C" w:rsidP="1218827C">
      <w:pPr>
        <w:jc w:val="both"/>
        <w:rPr>
          <w:rFonts w:ascii="Arial" w:eastAsia="Arial" w:hAnsi="Arial" w:cs="Arial"/>
          <w:sz w:val="22"/>
          <w:szCs w:val="22"/>
        </w:rPr>
      </w:pPr>
    </w:p>
    <w:p w14:paraId="4DD0AD43" w14:textId="53EEE327" w:rsidR="1E60EE3B" w:rsidRDefault="3BF7DF73" w:rsidP="1218827C">
      <w:pPr>
        <w:jc w:val="both"/>
        <w:rPr>
          <w:rFonts w:ascii="Arial" w:eastAsia="Arial" w:hAnsi="Arial" w:cs="Arial"/>
          <w:b/>
          <w:bCs/>
          <w:sz w:val="22"/>
          <w:szCs w:val="22"/>
        </w:rPr>
      </w:pPr>
      <w:r w:rsidRPr="3BF7DF73">
        <w:rPr>
          <w:rFonts w:ascii="Arial" w:eastAsia="Arial" w:hAnsi="Arial" w:cs="Arial"/>
          <w:b/>
          <w:bCs/>
          <w:sz w:val="22"/>
          <w:szCs w:val="22"/>
        </w:rPr>
        <w:t>7</w:t>
      </w:r>
      <w:r w:rsidR="1E60EE3B" w:rsidRPr="1218827C">
        <w:rPr>
          <w:rFonts w:ascii="Arial" w:eastAsia="Arial" w:hAnsi="Arial" w:cs="Arial"/>
          <w:b/>
          <w:bCs/>
          <w:sz w:val="22"/>
          <w:szCs w:val="22"/>
        </w:rPr>
        <w:t xml:space="preserve">.2. Caracterización Química </w:t>
      </w:r>
    </w:p>
    <w:p w14:paraId="28AC9296" w14:textId="6B3717F8" w:rsidR="1218827C" w:rsidRDefault="1218827C" w:rsidP="1218827C">
      <w:pPr>
        <w:jc w:val="both"/>
        <w:rPr>
          <w:rFonts w:ascii="Arial" w:eastAsia="Arial" w:hAnsi="Arial" w:cs="Arial"/>
          <w:b/>
          <w:bCs/>
          <w:sz w:val="22"/>
          <w:szCs w:val="22"/>
        </w:rPr>
      </w:pPr>
    </w:p>
    <w:p w14:paraId="34DAB656" w14:textId="6F27C5F8" w:rsidR="722FEC85" w:rsidRDefault="722FEC85" w:rsidP="1218827C">
      <w:pPr>
        <w:jc w:val="both"/>
        <w:rPr>
          <w:rFonts w:ascii="Arial" w:eastAsia="Arial" w:hAnsi="Arial" w:cs="Arial"/>
          <w:sz w:val="22"/>
          <w:szCs w:val="22"/>
        </w:rPr>
      </w:pPr>
      <w:r w:rsidRPr="1218827C">
        <w:rPr>
          <w:rFonts w:ascii="Arial" w:eastAsia="Arial" w:hAnsi="Arial" w:cs="Arial"/>
          <w:sz w:val="22"/>
          <w:szCs w:val="22"/>
        </w:rPr>
        <w:t xml:space="preserve">El concentrado de </w:t>
      </w:r>
      <w:r w:rsidR="4287FE40" w:rsidRPr="4287FE40">
        <w:rPr>
          <w:rFonts w:ascii="Arial" w:eastAsia="Arial" w:hAnsi="Arial" w:cs="Arial"/>
          <w:sz w:val="22"/>
          <w:szCs w:val="22"/>
        </w:rPr>
        <w:t>zinc</w:t>
      </w:r>
      <w:r w:rsidRPr="1218827C">
        <w:rPr>
          <w:rFonts w:ascii="Arial" w:eastAsia="Arial" w:hAnsi="Arial" w:cs="Arial"/>
          <w:sz w:val="22"/>
          <w:szCs w:val="22"/>
        </w:rPr>
        <w:t xml:space="preserve"> de Celda Columna posee una ley mayor de plomo y cobre respecto al concentrado final de </w:t>
      </w:r>
      <w:r w:rsidR="00864495">
        <w:rPr>
          <w:rFonts w:ascii="Arial" w:eastAsia="Arial" w:hAnsi="Arial" w:cs="Arial"/>
          <w:sz w:val="22"/>
          <w:szCs w:val="22"/>
        </w:rPr>
        <w:t>Zinc</w:t>
      </w:r>
      <w:r w:rsidRPr="1218827C">
        <w:rPr>
          <w:rFonts w:ascii="Arial" w:eastAsia="Arial" w:hAnsi="Arial" w:cs="Arial"/>
          <w:sz w:val="22"/>
          <w:szCs w:val="22"/>
        </w:rPr>
        <w:t xml:space="preserve">, lo cual lo hace más atractivo para un proceso de Deleading de </w:t>
      </w:r>
      <w:r w:rsidR="4287FE40" w:rsidRPr="4287FE40">
        <w:rPr>
          <w:rFonts w:ascii="Arial" w:eastAsia="Arial" w:hAnsi="Arial" w:cs="Arial"/>
          <w:sz w:val="22"/>
          <w:szCs w:val="22"/>
        </w:rPr>
        <w:t>zinc</w:t>
      </w:r>
      <w:r w:rsidRPr="1218827C">
        <w:rPr>
          <w:rFonts w:ascii="Arial" w:eastAsia="Arial" w:hAnsi="Arial" w:cs="Arial"/>
          <w:sz w:val="22"/>
          <w:szCs w:val="22"/>
        </w:rPr>
        <w:t xml:space="preserve"> por flotación inversa.</w:t>
      </w:r>
    </w:p>
    <w:p w14:paraId="5F93A464" w14:textId="7E901F20" w:rsidR="35B802F5" w:rsidRDefault="35B802F5" w:rsidP="1218827C">
      <w:pPr>
        <w:jc w:val="both"/>
        <w:rPr>
          <w:rFonts w:ascii="Arial" w:eastAsia="Arial" w:hAnsi="Arial" w:cs="Arial"/>
          <w:sz w:val="22"/>
          <w:szCs w:val="22"/>
        </w:rPr>
      </w:pPr>
    </w:p>
    <w:p w14:paraId="0186264C" w14:textId="7E381A11" w:rsidR="191DDE65" w:rsidRDefault="0FD1D38A" w:rsidP="1218827C">
      <w:pPr>
        <w:jc w:val="both"/>
        <w:rPr>
          <w:rFonts w:ascii="Arial" w:hAnsi="Arial" w:cs="Arial"/>
          <w:sz w:val="22"/>
          <w:szCs w:val="22"/>
        </w:rPr>
      </w:pPr>
      <w:r>
        <w:rPr>
          <w:noProof/>
        </w:rPr>
        <w:drawing>
          <wp:inline distT="0" distB="0" distL="0" distR="0" wp14:anchorId="14777EBE" wp14:editId="2982A491">
            <wp:extent cx="3242089" cy="358221"/>
            <wp:effectExtent l="0" t="0" r="0" b="0"/>
            <wp:docPr id="450024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24">
                      <a:extLst>
                        <a:ext uri="{28A0092B-C50C-407E-A947-70E740481C1C}">
                          <a14:useLocalDpi xmlns:a14="http://schemas.microsoft.com/office/drawing/2010/main"/>
                        </a:ext>
                      </a:extLst>
                    </a:blip>
                    <a:stretch>
                      <a:fillRect/>
                    </a:stretch>
                  </pic:blipFill>
                  <pic:spPr>
                    <a:xfrm>
                      <a:off x="0" y="0"/>
                      <a:ext cx="3242089" cy="358221"/>
                    </a:xfrm>
                    <a:prstGeom prst="rect">
                      <a:avLst/>
                    </a:prstGeom>
                  </pic:spPr>
                </pic:pic>
              </a:graphicData>
            </a:graphic>
          </wp:inline>
        </w:drawing>
      </w:r>
      <w:r w:rsidR="600698B2" w:rsidRPr="00E97A58">
        <w:rPr>
          <w:rFonts w:ascii="Arial" w:hAnsi="Arial" w:cs="Arial"/>
          <w:b/>
          <w:bCs/>
          <w:sz w:val="20"/>
          <w:szCs w:val="20"/>
        </w:rPr>
        <w:t>Tabla</w:t>
      </w:r>
      <w:r w:rsidR="00E97A58" w:rsidRPr="00E97A58">
        <w:rPr>
          <w:rFonts w:ascii="Arial" w:hAnsi="Arial" w:cs="Arial"/>
          <w:b/>
          <w:bCs/>
          <w:sz w:val="20"/>
          <w:szCs w:val="20"/>
        </w:rPr>
        <w:t xml:space="preserve"> 5.</w:t>
      </w:r>
      <w:r w:rsidR="600698B2" w:rsidRPr="00E97A58">
        <w:rPr>
          <w:rFonts w:ascii="Arial" w:hAnsi="Arial" w:cs="Arial"/>
          <w:b/>
          <w:bCs/>
          <w:sz w:val="20"/>
          <w:szCs w:val="20"/>
        </w:rPr>
        <w:t xml:space="preserve"> </w:t>
      </w:r>
      <w:r w:rsidR="191DDE65" w:rsidRPr="00E97A58">
        <w:rPr>
          <w:rFonts w:ascii="Arial" w:hAnsi="Arial" w:cs="Arial"/>
          <w:b/>
          <w:bCs/>
          <w:sz w:val="20"/>
          <w:szCs w:val="20"/>
        </w:rPr>
        <w:fldChar w:fldCharType="begin"/>
      </w:r>
      <w:r w:rsidR="191DDE65" w:rsidRPr="00E97A58">
        <w:rPr>
          <w:rFonts w:ascii="Arial" w:hAnsi="Arial" w:cs="Arial"/>
          <w:b/>
          <w:bCs/>
          <w:sz w:val="20"/>
          <w:szCs w:val="20"/>
        </w:rPr>
        <w:instrText xml:space="preserve"> SEQ Figura \* ARABIC </w:instrText>
      </w:r>
      <w:r w:rsidR="191DDE65" w:rsidRPr="00E97A58">
        <w:rPr>
          <w:rFonts w:ascii="Arial" w:hAnsi="Arial" w:cs="Arial"/>
          <w:b/>
          <w:bCs/>
          <w:sz w:val="20"/>
          <w:szCs w:val="20"/>
        </w:rPr>
        <w:fldChar w:fldCharType="separate"/>
      </w:r>
      <w:r w:rsidR="191DDE65" w:rsidRPr="00E97A58">
        <w:rPr>
          <w:rFonts w:ascii="Arial" w:hAnsi="Arial" w:cs="Arial"/>
          <w:b/>
          <w:bCs/>
          <w:sz w:val="20"/>
          <w:szCs w:val="20"/>
        </w:rPr>
        <w:fldChar w:fldCharType="end"/>
      </w:r>
      <w:r w:rsidR="600698B2" w:rsidRPr="00E97A58">
        <w:rPr>
          <w:rFonts w:ascii="Arial" w:hAnsi="Arial" w:cs="Arial"/>
          <w:sz w:val="20"/>
          <w:szCs w:val="20"/>
        </w:rPr>
        <w:t xml:space="preserve"> </w:t>
      </w:r>
      <w:r w:rsidR="50A80FFE" w:rsidRPr="00E97A58">
        <w:rPr>
          <w:rFonts w:ascii="Arial" w:hAnsi="Arial" w:cs="Arial"/>
          <w:sz w:val="20"/>
          <w:szCs w:val="20"/>
        </w:rPr>
        <w:t>Promedio de ley</w:t>
      </w:r>
      <w:r w:rsidR="600698B2" w:rsidRPr="00E97A58">
        <w:rPr>
          <w:rFonts w:ascii="Arial" w:hAnsi="Arial" w:cs="Arial"/>
          <w:sz w:val="20"/>
          <w:szCs w:val="20"/>
        </w:rPr>
        <w:t xml:space="preserve"> de concentrado de </w:t>
      </w:r>
      <w:r w:rsidR="00864495" w:rsidRPr="00E97A58">
        <w:rPr>
          <w:rFonts w:ascii="Arial" w:hAnsi="Arial" w:cs="Arial"/>
          <w:sz w:val="20"/>
          <w:szCs w:val="20"/>
        </w:rPr>
        <w:t>zinc</w:t>
      </w:r>
      <w:r w:rsidR="600698B2" w:rsidRPr="00E97A58">
        <w:rPr>
          <w:rFonts w:ascii="Arial" w:hAnsi="Arial" w:cs="Arial"/>
          <w:sz w:val="20"/>
          <w:szCs w:val="20"/>
        </w:rPr>
        <w:t xml:space="preserve"> en celda Columna</w:t>
      </w:r>
      <w:r w:rsidR="5D97DC56" w:rsidRPr="1218827C">
        <w:rPr>
          <w:rFonts w:ascii="Arial" w:hAnsi="Arial" w:cs="Arial"/>
          <w:sz w:val="22"/>
          <w:szCs w:val="22"/>
        </w:rPr>
        <w:t xml:space="preserve"> </w:t>
      </w:r>
    </w:p>
    <w:p w14:paraId="7E63CE25" w14:textId="78DA7140" w:rsidR="201AFA31" w:rsidRDefault="600698B2" w:rsidP="1218827C">
      <w:pPr>
        <w:jc w:val="both"/>
        <w:rPr>
          <w:rFonts w:ascii="Arial" w:eastAsia="Arial" w:hAnsi="Arial" w:cs="Arial"/>
          <w:sz w:val="22"/>
          <w:szCs w:val="22"/>
        </w:rPr>
      </w:pPr>
      <w:r w:rsidRPr="1218827C">
        <w:rPr>
          <w:rFonts w:ascii="Arial" w:hAnsi="Arial" w:cs="Arial"/>
          <w:i/>
          <w:iCs/>
          <w:sz w:val="18"/>
          <w:szCs w:val="18"/>
        </w:rPr>
        <w:t>Fuente: Elaboración propia</w:t>
      </w:r>
    </w:p>
    <w:p w14:paraId="561A28EC" w14:textId="3CAA5231" w:rsidR="1218827C" w:rsidRDefault="1218827C" w:rsidP="1218827C">
      <w:pPr>
        <w:jc w:val="both"/>
        <w:rPr>
          <w:rFonts w:ascii="Arial" w:hAnsi="Arial" w:cs="Arial"/>
          <w:sz w:val="22"/>
          <w:szCs w:val="22"/>
        </w:rPr>
      </w:pPr>
    </w:p>
    <w:p w14:paraId="79968112" w14:textId="79DF686E" w:rsidR="5C45022A" w:rsidRDefault="5C45022A" w:rsidP="1218827C">
      <w:pPr>
        <w:jc w:val="both"/>
        <w:rPr>
          <w:rFonts w:ascii="Arial" w:hAnsi="Arial" w:cs="Arial"/>
          <w:sz w:val="22"/>
          <w:szCs w:val="22"/>
        </w:rPr>
      </w:pPr>
      <w:r w:rsidRPr="1218827C">
        <w:rPr>
          <w:rFonts w:ascii="Arial" w:hAnsi="Arial" w:cs="Arial"/>
          <w:sz w:val="22"/>
          <w:szCs w:val="22"/>
        </w:rPr>
        <w:t xml:space="preserve">La tabla muestra las leyes </w:t>
      </w:r>
      <w:r w:rsidR="125E3B39" w:rsidRPr="1218827C">
        <w:rPr>
          <w:rFonts w:ascii="Arial" w:hAnsi="Arial" w:cs="Arial"/>
          <w:sz w:val="22"/>
          <w:szCs w:val="22"/>
        </w:rPr>
        <w:t xml:space="preserve">en el </w:t>
      </w:r>
      <w:r w:rsidRPr="1218827C">
        <w:rPr>
          <w:rFonts w:ascii="Arial" w:hAnsi="Arial" w:cs="Arial"/>
          <w:sz w:val="22"/>
          <w:szCs w:val="22"/>
        </w:rPr>
        <w:t xml:space="preserve">concentrado de </w:t>
      </w:r>
      <w:r w:rsidR="00864495">
        <w:rPr>
          <w:rFonts w:ascii="Arial" w:hAnsi="Arial" w:cs="Arial"/>
          <w:sz w:val="22"/>
          <w:szCs w:val="22"/>
        </w:rPr>
        <w:t>zinc</w:t>
      </w:r>
      <w:r w:rsidRPr="1218827C">
        <w:rPr>
          <w:rFonts w:ascii="Arial" w:hAnsi="Arial" w:cs="Arial"/>
          <w:sz w:val="22"/>
          <w:szCs w:val="22"/>
        </w:rPr>
        <w:t xml:space="preserve"> de los muestreos realizados en diferentes fechas</w:t>
      </w:r>
      <w:r w:rsidR="36684B23" w:rsidRPr="1218827C">
        <w:rPr>
          <w:rFonts w:ascii="Arial" w:hAnsi="Arial" w:cs="Arial"/>
          <w:sz w:val="22"/>
          <w:szCs w:val="22"/>
        </w:rPr>
        <w:t>. El promedio de ley de Pb es de 2.</w:t>
      </w:r>
      <w:r w:rsidR="2E5E0749" w:rsidRPr="6C56B0E4">
        <w:rPr>
          <w:rFonts w:ascii="Arial" w:hAnsi="Arial" w:cs="Arial"/>
          <w:sz w:val="22"/>
          <w:szCs w:val="22"/>
        </w:rPr>
        <w:t>8</w:t>
      </w:r>
      <w:r w:rsidR="36684B23" w:rsidRPr="1218827C">
        <w:rPr>
          <w:rFonts w:ascii="Arial" w:hAnsi="Arial" w:cs="Arial"/>
          <w:sz w:val="22"/>
          <w:szCs w:val="22"/>
        </w:rPr>
        <w:t>%,</w:t>
      </w:r>
      <w:r w:rsidR="0B37C649" w:rsidRPr="1218827C">
        <w:rPr>
          <w:rFonts w:ascii="Arial" w:hAnsi="Arial" w:cs="Arial"/>
          <w:sz w:val="22"/>
          <w:szCs w:val="22"/>
        </w:rPr>
        <w:t xml:space="preserve"> considerando que alcanzo hasta 4.5%</w:t>
      </w:r>
      <w:r w:rsidR="3CC66B80" w:rsidRPr="1218827C">
        <w:rPr>
          <w:rFonts w:ascii="Arial" w:hAnsi="Arial" w:cs="Arial"/>
          <w:sz w:val="22"/>
          <w:szCs w:val="22"/>
        </w:rPr>
        <w:t xml:space="preserve"> </w:t>
      </w:r>
      <w:r w:rsidR="4B32B9FE" w:rsidRPr="6C56B0E4">
        <w:rPr>
          <w:rFonts w:ascii="Arial" w:hAnsi="Arial" w:cs="Arial"/>
          <w:sz w:val="22"/>
          <w:szCs w:val="22"/>
        </w:rPr>
        <w:t xml:space="preserve">en recuperación de </w:t>
      </w:r>
      <w:r w:rsidR="3CC66B80" w:rsidRPr="1218827C">
        <w:rPr>
          <w:rFonts w:ascii="Arial" w:hAnsi="Arial" w:cs="Arial"/>
          <w:sz w:val="22"/>
          <w:szCs w:val="22"/>
        </w:rPr>
        <w:t>Pb</w:t>
      </w:r>
      <w:r w:rsidR="7A18CA90" w:rsidRPr="1218827C">
        <w:rPr>
          <w:rFonts w:ascii="Arial" w:hAnsi="Arial" w:cs="Arial"/>
          <w:sz w:val="22"/>
          <w:szCs w:val="22"/>
        </w:rPr>
        <w:t xml:space="preserve">, </w:t>
      </w:r>
      <w:r w:rsidR="0D7559BF" w:rsidRPr="1218827C">
        <w:rPr>
          <w:rFonts w:ascii="Arial" w:hAnsi="Arial" w:cs="Arial"/>
          <w:sz w:val="22"/>
          <w:szCs w:val="22"/>
        </w:rPr>
        <w:t xml:space="preserve">porcentaje considerable </w:t>
      </w:r>
      <w:r w:rsidR="60EDA4DC" w:rsidRPr="1218827C">
        <w:rPr>
          <w:rFonts w:ascii="Arial" w:hAnsi="Arial" w:cs="Arial"/>
          <w:sz w:val="22"/>
          <w:szCs w:val="22"/>
        </w:rPr>
        <w:t xml:space="preserve">que se pierde en el concentrado de </w:t>
      </w:r>
      <w:r w:rsidR="00864495">
        <w:rPr>
          <w:rFonts w:ascii="Arial" w:hAnsi="Arial" w:cs="Arial"/>
          <w:sz w:val="22"/>
          <w:szCs w:val="22"/>
        </w:rPr>
        <w:t>zinc</w:t>
      </w:r>
      <w:r w:rsidR="60EDA4DC" w:rsidRPr="1218827C">
        <w:rPr>
          <w:rFonts w:ascii="Arial" w:hAnsi="Arial" w:cs="Arial"/>
          <w:sz w:val="22"/>
          <w:szCs w:val="22"/>
        </w:rPr>
        <w:t>.</w:t>
      </w:r>
    </w:p>
    <w:p w14:paraId="67B4EF2C" w14:textId="457B9CEA" w:rsidR="0C749633" w:rsidRDefault="0C749633" w:rsidP="0C749633">
      <w:pPr>
        <w:jc w:val="both"/>
        <w:rPr>
          <w:rFonts w:ascii="Arial" w:hAnsi="Arial" w:cs="Arial"/>
          <w:b/>
          <w:sz w:val="22"/>
          <w:szCs w:val="22"/>
        </w:rPr>
      </w:pPr>
    </w:p>
    <w:p w14:paraId="5C2ECBB1" w14:textId="60F82F7E" w:rsidR="41701A4E" w:rsidRDefault="3BF7DF73" w:rsidP="3810FB2E">
      <w:pPr>
        <w:jc w:val="both"/>
        <w:rPr>
          <w:rFonts w:ascii="Arial" w:hAnsi="Arial" w:cs="Arial"/>
          <w:b/>
          <w:sz w:val="22"/>
          <w:szCs w:val="22"/>
        </w:rPr>
      </w:pPr>
      <w:r w:rsidRPr="3BF7DF73">
        <w:rPr>
          <w:rFonts w:ascii="Arial" w:hAnsi="Arial" w:cs="Arial"/>
          <w:b/>
          <w:bCs/>
          <w:sz w:val="22"/>
          <w:szCs w:val="22"/>
        </w:rPr>
        <w:t>7</w:t>
      </w:r>
      <w:r w:rsidR="41701A4E" w:rsidRPr="15E08BA7">
        <w:rPr>
          <w:rFonts w:ascii="Arial" w:hAnsi="Arial" w:cs="Arial"/>
          <w:b/>
          <w:sz w:val="22"/>
          <w:szCs w:val="22"/>
        </w:rPr>
        <w:t xml:space="preserve">.3. </w:t>
      </w:r>
      <w:r w:rsidR="64B7054A" w:rsidRPr="3A5E4666">
        <w:rPr>
          <w:rFonts w:ascii="Arial" w:hAnsi="Arial" w:cs="Arial"/>
          <w:b/>
          <w:bCs/>
          <w:sz w:val="22"/>
          <w:szCs w:val="22"/>
        </w:rPr>
        <w:t xml:space="preserve">Plan de </w:t>
      </w:r>
      <w:r w:rsidR="64B7054A" w:rsidRPr="5160A7B1">
        <w:rPr>
          <w:rFonts w:ascii="Arial" w:hAnsi="Arial" w:cs="Arial"/>
          <w:b/>
          <w:bCs/>
          <w:sz w:val="22"/>
          <w:szCs w:val="22"/>
        </w:rPr>
        <w:t>pruebas</w:t>
      </w:r>
    </w:p>
    <w:p w14:paraId="5565302D" w14:textId="758953CF" w:rsidR="1B4F5470" w:rsidRDefault="1B4F5470" w:rsidP="1B4F5470">
      <w:pPr>
        <w:jc w:val="both"/>
        <w:rPr>
          <w:rFonts w:ascii="Arial" w:hAnsi="Arial" w:cs="Arial"/>
          <w:b/>
          <w:bCs/>
          <w:sz w:val="22"/>
          <w:szCs w:val="22"/>
        </w:rPr>
      </w:pPr>
    </w:p>
    <w:p w14:paraId="48A64343" w14:textId="50267ECE" w:rsidR="1B4F5470" w:rsidRDefault="64B7054A" w:rsidP="1B4F5470">
      <w:pPr>
        <w:jc w:val="both"/>
        <w:rPr>
          <w:rFonts w:ascii="Arial" w:hAnsi="Arial" w:cs="Arial"/>
          <w:sz w:val="22"/>
          <w:szCs w:val="22"/>
        </w:rPr>
      </w:pPr>
      <w:r w:rsidRPr="24587CED">
        <w:rPr>
          <w:rFonts w:ascii="Arial" w:hAnsi="Arial" w:cs="Arial"/>
          <w:sz w:val="22"/>
          <w:szCs w:val="22"/>
        </w:rPr>
        <w:t xml:space="preserve">Se </w:t>
      </w:r>
      <w:r w:rsidR="59FC787C" w:rsidRPr="59FC787C">
        <w:rPr>
          <w:rFonts w:ascii="Arial" w:hAnsi="Arial" w:cs="Arial"/>
          <w:sz w:val="22"/>
          <w:szCs w:val="22"/>
        </w:rPr>
        <w:t>estableció</w:t>
      </w:r>
      <w:r w:rsidRPr="3BEA6CC8">
        <w:rPr>
          <w:rFonts w:ascii="Arial" w:hAnsi="Arial" w:cs="Arial"/>
          <w:sz w:val="22"/>
          <w:szCs w:val="22"/>
        </w:rPr>
        <w:t xml:space="preserve"> </w:t>
      </w:r>
      <w:r w:rsidRPr="718D6296">
        <w:rPr>
          <w:rFonts w:ascii="Arial" w:hAnsi="Arial" w:cs="Arial"/>
          <w:sz w:val="22"/>
          <w:szCs w:val="22"/>
        </w:rPr>
        <w:t xml:space="preserve">el </w:t>
      </w:r>
      <w:r w:rsidRPr="6059B97F">
        <w:rPr>
          <w:rFonts w:ascii="Arial" w:hAnsi="Arial" w:cs="Arial"/>
          <w:sz w:val="22"/>
          <w:szCs w:val="22"/>
        </w:rPr>
        <w:t xml:space="preserve">diagrama de </w:t>
      </w:r>
      <w:r w:rsidRPr="5A04A3CF">
        <w:rPr>
          <w:rFonts w:ascii="Arial" w:hAnsi="Arial" w:cs="Arial"/>
          <w:sz w:val="22"/>
          <w:szCs w:val="22"/>
        </w:rPr>
        <w:t xml:space="preserve">flotación para las pruebas a </w:t>
      </w:r>
      <w:r w:rsidRPr="780B15EF">
        <w:rPr>
          <w:rFonts w:ascii="Arial" w:hAnsi="Arial" w:cs="Arial"/>
          <w:sz w:val="22"/>
          <w:szCs w:val="22"/>
        </w:rPr>
        <w:t xml:space="preserve">nivel </w:t>
      </w:r>
      <w:r w:rsidRPr="42B5A1F1">
        <w:rPr>
          <w:rFonts w:ascii="Arial" w:hAnsi="Arial" w:cs="Arial"/>
          <w:sz w:val="22"/>
          <w:szCs w:val="22"/>
        </w:rPr>
        <w:t>laboratorio</w:t>
      </w:r>
      <w:r w:rsidRPr="6FE15556">
        <w:rPr>
          <w:rFonts w:ascii="Arial" w:hAnsi="Arial" w:cs="Arial"/>
          <w:sz w:val="22"/>
          <w:szCs w:val="22"/>
        </w:rPr>
        <w:t>.</w:t>
      </w:r>
    </w:p>
    <w:p w14:paraId="666C28C1" w14:textId="4CB5AA0B" w:rsidR="6FE15556" w:rsidRDefault="6FE15556" w:rsidP="6FE15556">
      <w:pPr>
        <w:jc w:val="both"/>
        <w:rPr>
          <w:rFonts w:ascii="Arial" w:hAnsi="Arial" w:cs="Arial"/>
          <w:sz w:val="22"/>
          <w:szCs w:val="22"/>
        </w:rPr>
      </w:pPr>
    </w:p>
    <w:p w14:paraId="675DEA51" w14:textId="18BB244A" w:rsidR="6FE15556" w:rsidRDefault="64B7054A" w:rsidP="60E94BE5">
      <w:pPr>
        <w:jc w:val="center"/>
      </w:pPr>
      <w:r>
        <w:rPr>
          <w:noProof/>
        </w:rPr>
        <w:drawing>
          <wp:inline distT="0" distB="0" distL="0" distR="0" wp14:anchorId="78EF680A" wp14:editId="078B4F0B">
            <wp:extent cx="2640037" cy="2478114"/>
            <wp:effectExtent l="0" t="0" r="0" b="0"/>
            <wp:docPr id="355483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25">
                      <a:extLst>
                        <a:ext uri="{28A0092B-C50C-407E-A947-70E740481C1C}">
                          <a14:useLocalDpi xmlns:a14="http://schemas.microsoft.com/office/drawing/2010/main"/>
                        </a:ext>
                      </a:extLst>
                    </a:blip>
                    <a:stretch>
                      <a:fillRect/>
                    </a:stretch>
                  </pic:blipFill>
                  <pic:spPr>
                    <a:xfrm>
                      <a:off x="0" y="0"/>
                      <a:ext cx="2640037" cy="2478114"/>
                    </a:xfrm>
                    <a:prstGeom prst="rect">
                      <a:avLst/>
                    </a:prstGeom>
                  </pic:spPr>
                </pic:pic>
              </a:graphicData>
            </a:graphic>
          </wp:inline>
        </w:drawing>
      </w:r>
    </w:p>
    <w:p w14:paraId="7A725915" w14:textId="61E1CFF4" w:rsidR="64B7054A" w:rsidRDefault="2CA43EC3" w:rsidP="71AB6DAB">
      <w:pPr>
        <w:jc w:val="both"/>
        <w:rPr>
          <w:rFonts w:ascii="Arial" w:hAnsi="Arial" w:cs="Arial"/>
          <w:sz w:val="22"/>
          <w:szCs w:val="22"/>
        </w:rPr>
      </w:pPr>
      <w:r w:rsidRPr="2CA43EC3">
        <w:rPr>
          <w:rFonts w:ascii="Arial" w:hAnsi="Arial" w:cs="Arial"/>
          <w:b/>
          <w:bCs/>
          <w:sz w:val="22"/>
          <w:szCs w:val="22"/>
        </w:rPr>
        <w:t>Figura 3</w:t>
      </w:r>
      <w:r w:rsidR="64B7054A" w:rsidRPr="2CA43EC3">
        <w:rPr>
          <w:rFonts w:ascii="Arial" w:hAnsi="Arial" w:cs="Arial"/>
          <w:b/>
          <w:bCs/>
          <w:sz w:val="22"/>
          <w:szCs w:val="22"/>
        </w:rPr>
        <w:fldChar w:fldCharType="begin"/>
      </w:r>
      <w:r w:rsidR="64B7054A" w:rsidRPr="2CA43EC3">
        <w:rPr>
          <w:rFonts w:ascii="Arial" w:hAnsi="Arial" w:cs="Arial"/>
          <w:b/>
          <w:bCs/>
          <w:sz w:val="22"/>
          <w:szCs w:val="22"/>
        </w:rPr>
        <w:instrText xml:space="preserve"> SEQ Figura \* ARABIC </w:instrText>
      </w:r>
      <w:r w:rsidR="64B7054A" w:rsidRPr="2CA43EC3">
        <w:rPr>
          <w:rFonts w:ascii="Arial" w:hAnsi="Arial" w:cs="Arial"/>
          <w:b/>
          <w:bCs/>
          <w:sz w:val="22"/>
          <w:szCs w:val="22"/>
        </w:rPr>
        <w:fldChar w:fldCharType="separate"/>
      </w:r>
      <w:r w:rsidR="64B7054A" w:rsidRPr="2CA43EC3">
        <w:rPr>
          <w:rFonts w:ascii="Arial" w:hAnsi="Arial" w:cs="Arial"/>
          <w:b/>
          <w:bCs/>
          <w:sz w:val="22"/>
          <w:szCs w:val="22"/>
        </w:rPr>
        <w:fldChar w:fldCharType="end"/>
      </w:r>
      <w:r w:rsidRPr="2CA43EC3">
        <w:rPr>
          <w:rFonts w:ascii="Arial" w:hAnsi="Arial" w:cs="Arial"/>
          <w:sz w:val="22"/>
          <w:szCs w:val="22"/>
        </w:rPr>
        <w:t xml:space="preserve"> Diagrama de Flotación </w:t>
      </w:r>
    </w:p>
    <w:p w14:paraId="7ECE695D" w14:textId="6653BDBA" w:rsidR="64B7054A" w:rsidRDefault="64B7054A" w:rsidP="71AB6DAB">
      <w:pPr>
        <w:jc w:val="both"/>
        <w:rPr>
          <w:rFonts w:ascii="Arial" w:eastAsia="Arial" w:hAnsi="Arial" w:cs="Arial"/>
          <w:sz w:val="22"/>
          <w:szCs w:val="22"/>
        </w:rPr>
      </w:pPr>
      <w:r w:rsidRPr="71AB6DAB">
        <w:rPr>
          <w:rFonts w:ascii="Arial" w:hAnsi="Arial" w:cs="Arial"/>
          <w:i/>
          <w:iCs/>
          <w:sz w:val="18"/>
          <w:szCs w:val="18"/>
        </w:rPr>
        <w:t>Fuente: Elaboración propia</w:t>
      </w:r>
    </w:p>
    <w:p w14:paraId="589C5580" w14:textId="0CD76A4F" w:rsidR="785E64EB" w:rsidRDefault="785E64EB" w:rsidP="785E64EB">
      <w:pPr>
        <w:jc w:val="both"/>
        <w:rPr>
          <w:rFonts w:ascii="Arial" w:hAnsi="Arial" w:cs="Arial"/>
          <w:i/>
          <w:iCs/>
          <w:sz w:val="18"/>
          <w:szCs w:val="18"/>
        </w:rPr>
      </w:pPr>
    </w:p>
    <w:p w14:paraId="1ED71971" w14:textId="4F5E2E37" w:rsidR="3CEB8470" w:rsidRDefault="3CEB8470" w:rsidP="3CEB8470">
      <w:pPr>
        <w:spacing w:after="160"/>
        <w:jc w:val="both"/>
        <w:rPr>
          <w:rFonts w:ascii="Arial" w:hAnsi="Arial" w:cs="Arial"/>
          <w:sz w:val="22"/>
          <w:szCs w:val="22"/>
        </w:rPr>
      </w:pPr>
    </w:p>
    <w:p w14:paraId="56F85BF6" w14:textId="45589CE6" w:rsidR="3CEB8470" w:rsidRDefault="3CEB8470" w:rsidP="3CEB8470">
      <w:pPr>
        <w:spacing w:after="160"/>
        <w:jc w:val="both"/>
        <w:rPr>
          <w:rFonts w:ascii="Arial" w:hAnsi="Arial" w:cs="Arial"/>
          <w:sz w:val="22"/>
          <w:szCs w:val="22"/>
        </w:rPr>
      </w:pPr>
    </w:p>
    <w:p w14:paraId="1A25DEBC" w14:textId="6F841AA7" w:rsidR="3CEB8470" w:rsidRDefault="3CEB8470" w:rsidP="3CEB8470">
      <w:pPr>
        <w:spacing w:after="160"/>
        <w:jc w:val="both"/>
        <w:rPr>
          <w:rFonts w:ascii="Arial" w:hAnsi="Arial" w:cs="Arial"/>
          <w:sz w:val="22"/>
          <w:szCs w:val="22"/>
        </w:rPr>
      </w:pPr>
    </w:p>
    <w:p w14:paraId="63B9047E" w14:textId="609A1549" w:rsidR="3CEB8470" w:rsidRDefault="3CEB8470" w:rsidP="3CEB8470">
      <w:pPr>
        <w:spacing w:after="160"/>
        <w:jc w:val="both"/>
        <w:rPr>
          <w:rFonts w:ascii="Arial" w:hAnsi="Arial" w:cs="Arial"/>
          <w:sz w:val="22"/>
          <w:szCs w:val="22"/>
        </w:rPr>
      </w:pPr>
    </w:p>
    <w:p w14:paraId="6F4D5ADB" w14:textId="06B2F32F" w:rsidR="3CEB8470" w:rsidRDefault="3CEB8470" w:rsidP="3CEB8470">
      <w:pPr>
        <w:spacing w:after="160"/>
        <w:jc w:val="both"/>
        <w:rPr>
          <w:rFonts w:ascii="Arial" w:hAnsi="Arial" w:cs="Arial"/>
          <w:sz w:val="22"/>
          <w:szCs w:val="22"/>
        </w:rPr>
      </w:pPr>
    </w:p>
    <w:p w14:paraId="502945D3" w14:textId="627FE1A3" w:rsidR="3CEB8470" w:rsidRDefault="3CEB8470" w:rsidP="3CEB8470">
      <w:pPr>
        <w:spacing w:after="160"/>
        <w:jc w:val="both"/>
        <w:rPr>
          <w:rFonts w:ascii="Arial" w:hAnsi="Arial" w:cs="Arial"/>
          <w:sz w:val="22"/>
          <w:szCs w:val="22"/>
        </w:rPr>
      </w:pPr>
    </w:p>
    <w:p w14:paraId="3FCAAE96" w14:textId="12C9686E" w:rsidR="0C35064D" w:rsidRDefault="64B7054A" w:rsidP="00194DCB">
      <w:pPr>
        <w:spacing w:after="160"/>
        <w:jc w:val="both"/>
        <w:rPr>
          <w:rFonts w:ascii="Arial" w:hAnsi="Arial" w:cs="Arial"/>
          <w:sz w:val="22"/>
          <w:szCs w:val="22"/>
        </w:rPr>
      </w:pPr>
      <w:r w:rsidRPr="6DCEDE62">
        <w:rPr>
          <w:rFonts w:ascii="Arial" w:hAnsi="Arial" w:cs="Arial"/>
          <w:sz w:val="22"/>
          <w:szCs w:val="22"/>
        </w:rPr>
        <w:t xml:space="preserve">Establecido </w:t>
      </w:r>
      <w:r w:rsidRPr="04841F33">
        <w:rPr>
          <w:rFonts w:ascii="Arial" w:hAnsi="Arial" w:cs="Arial"/>
          <w:sz w:val="22"/>
          <w:szCs w:val="22"/>
        </w:rPr>
        <w:t>el diagrama</w:t>
      </w:r>
      <w:r w:rsidRPr="55A4D44E">
        <w:rPr>
          <w:rFonts w:ascii="Arial" w:hAnsi="Arial" w:cs="Arial"/>
          <w:sz w:val="22"/>
          <w:szCs w:val="22"/>
        </w:rPr>
        <w:t xml:space="preserve">, </w:t>
      </w:r>
      <w:r w:rsidR="6CC7628D" w:rsidRPr="5A7B952B">
        <w:rPr>
          <w:rFonts w:ascii="Arial" w:hAnsi="Arial" w:cs="Arial"/>
          <w:sz w:val="22"/>
          <w:szCs w:val="22"/>
        </w:rPr>
        <w:t xml:space="preserve">se </w:t>
      </w:r>
      <w:r w:rsidR="6CC7628D" w:rsidRPr="1347B073">
        <w:rPr>
          <w:rFonts w:ascii="Arial" w:hAnsi="Arial" w:cs="Arial"/>
          <w:sz w:val="22"/>
          <w:szCs w:val="22"/>
        </w:rPr>
        <w:t>estableció un plan de pruebas</w:t>
      </w:r>
      <w:r w:rsidR="6CC7628D" w:rsidRPr="4282CF0A">
        <w:rPr>
          <w:rFonts w:ascii="Arial" w:hAnsi="Arial" w:cs="Arial"/>
          <w:sz w:val="22"/>
          <w:szCs w:val="22"/>
        </w:rPr>
        <w:t xml:space="preserve">: </w:t>
      </w:r>
    </w:p>
    <w:p w14:paraId="79657AA0" w14:textId="37E98279" w:rsidR="42DDDC2F" w:rsidRDefault="42DDDC2F" w:rsidP="00194DCB">
      <w:pPr>
        <w:pStyle w:val="ListParagraph"/>
        <w:numPr>
          <w:ilvl w:val="0"/>
          <w:numId w:val="6"/>
        </w:numPr>
        <w:spacing w:after="160" w:line="259" w:lineRule="auto"/>
        <w:ind w:hanging="357"/>
        <w:contextualSpacing w:val="0"/>
        <w:jc w:val="both"/>
        <w:rPr>
          <w:rFonts w:ascii="Arial" w:hAnsi="Arial" w:cs="Arial"/>
          <w:b/>
          <w:bCs/>
          <w:sz w:val="22"/>
          <w:szCs w:val="22"/>
        </w:rPr>
      </w:pPr>
      <w:r w:rsidRPr="3AAAC983">
        <w:rPr>
          <w:rFonts w:ascii="Arial" w:hAnsi="Arial" w:cs="Arial"/>
          <w:b/>
          <w:bCs/>
          <w:sz w:val="22"/>
          <w:szCs w:val="22"/>
        </w:rPr>
        <w:t>Ciclo Abierto</w:t>
      </w:r>
    </w:p>
    <w:p w14:paraId="491C9AF4" w14:textId="37880B51" w:rsidR="78BB8141" w:rsidRDefault="78BB8141" w:rsidP="00194DCB">
      <w:pPr>
        <w:pStyle w:val="ListParagraph"/>
        <w:numPr>
          <w:ilvl w:val="0"/>
          <w:numId w:val="7"/>
        </w:numPr>
        <w:spacing w:after="160"/>
        <w:ind w:hanging="357"/>
        <w:contextualSpacing w:val="0"/>
        <w:jc w:val="both"/>
        <w:rPr>
          <w:rFonts w:ascii="Arial" w:hAnsi="Arial" w:cs="Arial"/>
          <w:sz w:val="22"/>
          <w:szCs w:val="22"/>
        </w:rPr>
      </w:pPr>
      <w:r w:rsidRPr="2EA471E3">
        <w:rPr>
          <w:rFonts w:ascii="Arial" w:hAnsi="Arial" w:cs="Arial"/>
          <w:sz w:val="22"/>
          <w:szCs w:val="22"/>
        </w:rPr>
        <w:t xml:space="preserve">Evaluar el </w:t>
      </w:r>
      <w:r w:rsidR="1C248355" w:rsidRPr="1C248355">
        <w:rPr>
          <w:rFonts w:ascii="Arial" w:hAnsi="Arial" w:cs="Arial"/>
          <w:sz w:val="22"/>
          <w:szCs w:val="22"/>
        </w:rPr>
        <w:t>tiempo</w:t>
      </w:r>
      <w:r w:rsidRPr="2EA471E3">
        <w:rPr>
          <w:rFonts w:ascii="Arial" w:hAnsi="Arial" w:cs="Arial"/>
          <w:sz w:val="22"/>
          <w:szCs w:val="22"/>
        </w:rPr>
        <w:t xml:space="preserve"> de </w:t>
      </w:r>
      <w:r w:rsidR="1C248355" w:rsidRPr="1C248355">
        <w:rPr>
          <w:rFonts w:ascii="Arial" w:hAnsi="Arial" w:cs="Arial"/>
          <w:sz w:val="22"/>
          <w:szCs w:val="22"/>
        </w:rPr>
        <w:t>acondicionamiento</w:t>
      </w:r>
      <w:r w:rsidRPr="2EA471E3">
        <w:rPr>
          <w:rFonts w:ascii="Arial" w:hAnsi="Arial" w:cs="Arial"/>
          <w:sz w:val="22"/>
          <w:szCs w:val="22"/>
        </w:rPr>
        <w:t xml:space="preserve"> y el efecto de los </w:t>
      </w:r>
      <w:r w:rsidR="16336398" w:rsidRPr="16336398">
        <w:rPr>
          <w:rFonts w:ascii="Arial" w:hAnsi="Arial" w:cs="Arial"/>
          <w:sz w:val="22"/>
          <w:szCs w:val="22"/>
        </w:rPr>
        <w:t>reactivos</w:t>
      </w:r>
      <w:r w:rsidRPr="2EA471E3">
        <w:rPr>
          <w:rFonts w:ascii="Arial" w:hAnsi="Arial" w:cs="Arial"/>
          <w:sz w:val="22"/>
          <w:szCs w:val="22"/>
        </w:rPr>
        <w:t xml:space="preserve"> como ZnSO4, NaCN.</w:t>
      </w:r>
    </w:p>
    <w:p w14:paraId="5F5A9B0C" w14:textId="20947F37" w:rsidR="2BBA227E" w:rsidRDefault="2BBA227E" w:rsidP="00194DCB">
      <w:pPr>
        <w:pStyle w:val="ListParagraph"/>
        <w:numPr>
          <w:ilvl w:val="0"/>
          <w:numId w:val="7"/>
        </w:numPr>
        <w:spacing w:after="160"/>
        <w:ind w:hanging="357"/>
        <w:contextualSpacing w:val="0"/>
        <w:jc w:val="both"/>
        <w:rPr>
          <w:rFonts w:ascii="Arial" w:hAnsi="Arial" w:cs="Arial"/>
          <w:sz w:val="22"/>
          <w:szCs w:val="22"/>
        </w:rPr>
      </w:pPr>
      <w:r w:rsidRPr="2D1862EF">
        <w:rPr>
          <w:rFonts w:ascii="Arial" w:hAnsi="Arial" w:cs="Arial"/>
          <w:sz w:val="22"/>
          <w:szCs w:val="22"/>
        </w:rPr>
        <w:t>Muestreos y pruebas de variabilidad</w:t>
      </w:r>
    </w:p>
    <w:p w14:paraId="42C67A42" w14:textId="0AE3BBFC" w:rsidR="22238718" w:rsidRDefault="2BBA227E" w:rsidP="00194DCB">
      <w:pPr>
        <w:pStyle w:val="ListParagraph"/>
        <w:numPr>
          <w:ilvl w:val="0"/>
          <w:numId w:val="6"/>
        </w:numPr>
        <w:spacing w:after="160"/>
        <w:ind w:hanging="357"/>
        <w:contextualSpacing w:val="0"/>
        <w:jc w:val="both"/>
        <w:rPr>
          <w:rFonts w:ascii="Arial" w:hAnsi="Arial" w:cs="Arial"/>
          <w:b/>
          <w:bCs/>
          <w:sz w:val="22"/>
          <w:szCs w:val="22"/>
        </w:rPr>
      </w:pPr>
      <w:r w:rsidRPr="57C8AB6A">
        <w:rPr>
          <w:rFonts w:ascii="Arial" w:hAnsi="Arial" w:cs="Arial"/>
          <w:b/>
          <w:bCs/>
          <w:sz w:val="22"/>
          <w:szCs w:val="22"/>
        </w:rPr>
        <w:t xml:space="preserve">Ciclo Cerrado </w:t>
      </w:r>
    </w:p>
    <w:p w14:paraId="73518E8C" w14:textId="4EF8850E" w:rsidR="700F28C5" w:rsidRDefault="225385A6" w:rsidP="00194DCB">
      <w:pPr>
        <w:pStyle w:val="ListParagraph"/>
        <w:numPr>
          <w:ilvl w:val="0"/>
          <w:numId w:val="9"/>
        </w:numPr>
        <w:spacing w:after="160"/>
        <w:ind w:hanging="357"/>
        <w:contextualSpacing w:val="0"/>
        <w:jc w:val="both"/>
        <w:rPr>
          <w:rFonts w:ascii="Arial" w:hAnsi="Arial" w:cs="Arial"/>
          <w:sz w:val="22"/>
          <w:szCs w:val="22"/>
        </w:rPr>
      </w:pPr>
      <w:r w:rsidRPr="57C8AB6A">
        <w:rPr>
          <w:rFonts w:ascii="Arial" w:hAnsi="Arial" w:cs="Arial"/>
          <w:sz w:val="22"/>
          <w:szCs w:val="22"/>
        </w:rPr>
        <w:t>Recrear el mejor resultado en una prueba cíclica de 5 ciclos.</w:t>
      </w:r>
    </w:p>
    <w:p w14:paraId="476ED491" w14:textId="30963496" w:rsidR="134E072A" w:rsidRDefault="134E072A" w:rsidP="51D8AE3B">
      <w:pPr>
        <w:ind w:left="708"/>
        <w:jc w:val="both"/>
        <w:rPr>
          <w:rFonts w:ascii="Arial" w:hAnsi="Arial" w:cs="Arial"/>
        </w:rPr>
      </w:pPr>
    </w:p>
    <w:p w14:paraId="71857D75" w14:textId="69EFF7CC" w:rsidR="00E77D13" w:rsidRPr="000270E6" w:rsidRDefault="20A80B8D" w:rsidP="20A80B8D">
      <w:pPr>
        <w:jc w:val="both"/>
        <w:rPr>
          <w:rFonts w:ascii="Arial" w:hAnsi="Arial" w:cs="Arial"/>
          <w:b/>
          <w:sz w:val="22"/>
          <w:szCs w:val="22"/>
        </w:rPr>
      </w:pPr>
      <w:r w:rsidRPr="20A80B8D">
        <w:rPr>
          <w:rFonts w:ascii="Arial" w:hAnsi="Arial" w:cs="Arial"/>
          <w:b/>
          <w:bCs/>
          <w:sz w:val="22"/>
          <w:szCs w:val="22"/>
        </w:rPr>
        <w:t xml:space="preserve">8. </w:t>
      </w:r>
      <w:r w:rsidR="00EC5D28" w:rsidRPr="1218827C">
        <w:rPr>
          <w:rFonts w:ascii="Arial" w:hAnsi="Arial" w:cs="Arial"/>
          <w:b/>
          <w:sz w:val="22"/>
          <w:szCs w:val="22"/>
        </w:rPr>
        <w:t>Presentación y discusión de resultados</w:t>
      </w:r>
      <w:r w:rsidR="005A352B" w:rsidRPr="1218827C">
        <w:rPr>
          <w:rFonts w:ascii="Arial" w:hAnsi="Arial" w:cs="Arial"/>
          <w:b/>
          <w:color w:val="808080" w:themeColor="background1" w:themeShade="80"/>
          <w:sz w:val="22"/>
          <w:szCs w:val="22"/>
        </w:rPr>
        <w:t xml:space="preserve"> </w:t>
      </w:r>
    </w:p>
    <w:p w14:paraId="292AF741" w14:textId="77777777" w:rsidR="00E77D13" w:rsidRPr="000270E6" w:rsidRDefault="00E77D13" w:rsidP="00E77D13">
      <w:pPr>
        <w:jc w:val="both"/>
        <w:rPr>
          <w:rFonts w:ascii="Arial" w:hAnsi="Arial" w:cs="Arial"/>
          <w:b/>
          <w:sz w:val="22"/>
          <w:szCs w:val="22"/>
        </w:rPr>
      </w:pPr>
    </w:p>
    <w:p w14:paraId="33171366" w14:textId="68395924" w:rsidR="382D57C6" w:rsidRDefault="14C86099" w:rsidP="382D57C6">
      <w:pPr>
        <w:jc w:val="both"/>
        <w:rPr>
          <w:rFonts w:ascii="Arial" w:hAnsi="Arial" w:cs="Arial"/>
          <w:b/>
          <w:bCs/>
          <w:sz w:val="22"/>
          <w:szCs w:val="22"/>
        </w:rPr>
      </w:pPr>
      <w:r w:rsidRPr="7C78CFB9">
        <w:rPr>
          <w:rFonts w:ascii="Arial" w:hAnsi="Arial" w:cs="Arial"/>
          <w:b/>
          <w:bCs/>
          <w:sz w:val="22"/>
          <w:szCs w:val="22"/>
        </w:rPr>
        <w:t xml:space="preserve">PRUEBAS EN </w:t>
      </w:r>
      <w:r w:rsidRPr="3155FD5C">
        <w:rPr>
          <w:rFonts w:ascii="Arial" w:hAnsi="Arial" w:cs="Arial"/>
          <w:b/>
          <w:bCs/>
          <w:sz w:val="22"/>
          <w:szCs w:val="22"/>
        </w:rPr>
        <w:t xml:space="preserve">CICLO ABIERTO </w:t>
      </w:r>
    </w:p>
    <w:p w14:paraId="0611EDA0" w14:textId="01D64C46" w:rsidR="3155FD5C" w:rsidRDefault="3155FD5C" w:rsidP="3155FD5C">
      <w:pPr>
        <w:jc w:val="both"/>
        <w:rPr>
          <w:rFonts w:ascii="Arial" w:hAnsi="Arial" w:cs="Arial"/>
          <w:b/>
          <w:bCs/>
          <w:sz w:val="22"/>
          <w:szCs w:val="22"/>
        </w:rPr>
      </w:pPr>
    </w:p>
    <w:p w14:paraId="778C493E" w14:textId="32B6A7B4" w:rsidR="4EC4FD34" w:rsidRDefault="20A80B8D" w:rsidP="4EC4FD34">
      <w:pPr>
        <w:jc w:val="both"/>
        <w:rPr>
          <w:rFonts w:ascii="Arial" w:hAnsi="Arial" w:cs="Arial"/>
          <w:b/>
          <w:sz w:val="22"/>
          <w:szCs w:val="22"/>
        </w:rPr>
      </w:pPr>
      <w:r w:rsidRPr="20A80B8D">
        <w:rPr>
          <w:rFonts w:ascii="Arial" w:hAnsi="Arial" w:cs="Arial"/>
          <w:b/>
          <w:bCs/>
          <w:sz w:val="22"/>
          <w:szCs w:val="22"/>
        </w:rPr>
        <w:t>8</w:t>
      </w:r>
      <w:r w:rsidR="48293EF5" w:rsidRPr="4DB79C02">
        <w:rPr>
          <w:rFonts w:ascii="Arial" w:hAnsi="Arial" w:cs="Arial"/>
          <w:b/>
          <w:sz w:val="22"/>
          <w:szCs w:val="22"/>
        </w:rPr>
        <w:t xml:space="preserve">.1. </w:t>
      </w:r>
      <w:r w:rsidR="5715569E" w:rsidRPr="68002313">
        <w:rPr>
          <w:rFonts w:ascii="Arial" w:hAnsi="Arial" w:cs="Arial"/>
          <w:b/>
          <w:bCs/>
          <w:sz w:val="22"/>
          <w:szCs w:val="22"/>
        </w:rPr>
        <w:t xml:space="preserve">Evaluación del </w:t>
      </w:r>
      <w:r w:rsidR="5715569E" w:rsidRPr="527AFD02">
        <w:rPr>
          <w:rFonts w:ascii="Arial" w:hAnsi="Arial" w:cs="Arial"/>
          <w:b/>
          <w:bCs/>
          <w:sz w:val="22"/>
          <w:szCs w:val="22"/>
        </w:rPr>
        <w:t>t</w:t>
      </w:r>
      <w:r w:rsidR="48293EF5" w:rsidRPr="527AFD02">
        <w:rPr>
          <w:rFonts w:ascii="Arial" w:hAnsi="Arial" w:cs="Arial"/>
          <w:b/>
          <w:bCs/>
          <w:sz w:val="22"/>
          <w:szCs w:val="22"/>
        </w:rPr>
        <w:t>iempo</w:t>
      </w:r>
      <w:r w:rsidR="48293EF5" w:rsidRPr="4DB79C02">
        <w:rPr>
          <w:rFonts w:ascii="Arial" w:hAnsi="Arial" w:cs="Arial"/>
          <w:b/>
          <w:sz w:val="22"/>
          <w:szCs w:val="22"/>
        </w:rPr>
        <w:t xml:space="preserve"> de </w:t>
      </w:r>
      <w:r w:rsidR="48293EF5" w:rsidRPr="4DB79C02">
        <w:rPr>
          <w:rFonts w:ascii="Arial" w:hAnsi="Arial" w:cs="Arial"/>
          <w:b/>
          <w:bCs/>
          <w:sz w:val="22"/>
          <w:szCs w:val="22"/>
        </w:rPr>
        <w:t>acondicionamiento</w:t>
      </w:r>
    </w:p>
    <w:p w14:paraId="293812C0" w14:textId="776B2DAD" w:rsidR="2AE88BD9" w:rsidRDefault="2AE88BD9" w:rsidP="2AE88BD9">
      <w:pPr>
        <w:jc w:val="both"/>
        <w:rPr>
          <w:rFonts w:ascii="Arial" w:hAnsi="Arial" w:cs="Arial"/>
          <w:sz w:val="22"/>
          <w:szCs w:val="22"/>
        </w:rPr>
      </w:pPr>
    </w:p>
    <w:p w14:paraId="7F914B5C" w14:textId="37D0FEE7" w:rsidR="6AF6ACD2" w:rsidRDefault="6AF6ACD2" w:rsidP="3958BA47">
      <w:pPr>
        <w:jc w:val="both"/>
        <w:rPr>
          <w:rFonts w:ascii="Arial" w:hAnsi="Arial" w:cs="Arial"/>
          <w:sz w:val="22"/>
          <w:szCs w:val="22"/>
        </w:rPr>
      </w:pPr>
      <w:r w:rsidRPr="7D991827">
        <w:rPr>
          <w:rFonts w:ascii="Arial" w:hAnsi="Arial" w:cs="Arial"/>
          <w:sz w:val="22"/>
          <w:szCs w:val="22"/>
        </w:rPr>
        <w:t xml:space="preserve">Se identificó una oportunidad en </w:t>
      </w:r>
      <w:r w:rsidR="643E6911" w:rsidRPr="7D991827">
        <w:rPr>
          <w:rFonts w:ascii="Arial" w:hAnsi="Arial" w:cs="Arial"/>
          <w:sz w:val="22"/>
          <w:szCs w:val="22"/>
        </w:rPr>
        <w:t xml:space="preserve">evaluar la influencia </w:t>
      </w:r>
      <w:r w:rsidR="2E5202E5" w:rsidRPr="7D991827">
        <w:rPr>
          <w:rFonts w:ascii="Arial" w:hAnsi="Arial" w:cs="Arial"/>
          <w:sz w:val="22"/>
          <w:szCs w:val="22"/>
        </w:rPr>
        <w:t xml:space="preserve">sobre las recuperaciones a partir </w:t>
      </w:r>
      <w:r w:rsidR="2E5202E5" w:rsidRPr="7D3788B3">
        <w:rPr>
          <w:rFonts w:ascii="Arial" w:hAnsi="Arial" w:cs="Arial"/>
          <w:sz w:val="22"/>
          <w:szCs w:val="22"/>
        </w:rPr>
        <w:t>de</w:t>
      </w:r>
      <w:r w:rsidR="643E6911" w:rsidRPr="7D991827">
        <w:rPr>
          <w:rFonts w:ascii="Arial" w:hAnsi="Arial" w:cs="Arial"/>
          <w:sz w:val="22"/>
          <w:szCs w:val="22"/>
        </w:rPr>
        <w:t xml:space="preserve"> </w:t>
      </w:r>
      <w:r w:rsidR="0D0BE65F" w:rsidRPr="0D0BE65F">
        <w:rPr>
          <w:rFonts w:ascii="Arial" w:hAnsi="Arial" w:cs="Arial"/>
          <w:sz w:val="22"/>
          <w:szCs w:val="22"/>
        </w:rPr>
        <w:t>de</w:t>
      </w:r>
      <w:r w:rsidR="643E6911" w:rsidRPr="7D991827">
        <w:rPr>
          <w:rFonts w:ascii="Arial" w:hAnsi="Arial" w:cs="Arial"/>
          <w:sz w:val="22"/>
          <w:szCs w:val="22"/>
        </w:rPr>
        <w:t xml:space="preserve"> acondicionamiento </w:t>
      </w:r>
      <w:r w:rsidR="1A255499" w:rsidRPr="1A255499">
        <w:rPr>
          <w:rFonts w:ascii="Arial" w:hAnsi="Arial" w:cs="Arial"/>
          <w:sz w:val="22"/>
          <w:szCs w:val="22"/>
        </w:rPr>
        <w:t xml:space="preserve">a </w:t>
      </w:r>
      <w:r w:rsidR="643E6911" w:rsidRPr="7D991827">
        <w:rPr>
          <w:rFonts w:ascii="Arial" w:hAnsi="Arial" w:cs="Arial"/>
          <w:sz w:val="22"/>
          <w:szCs w:val="22"/>
        </w:rPr>
        <w:t>mayor y menor</w:t>
      </w:r>
      <w:r w:rsidR="1A255499" w:rsidRPr="1A255499">
        <w:rPr>
          <w:rFonts w:ascii="Arial" w:hAnsi="Arial" w:cs="Arial"/>
          <w:sz w:val="22"/>
          <w:szCs w:val="22"/>
        </w:rPr>
        <w:t xml:space="preserve"> tiempo</w:t>
      </w:r>
      <w:r w:rsidR="5050B162" w:rsidRPr="787CB1A1">
        <w:rPr>
          <w:rFonts w:ascii="Arial" w:hAnsi="Arial" w:cs="Arial"/>
          <w:sz w:val="22"/>
          <w:szCs w:val="22"/>
        </w:rPr>
        <w:t>.</w:t>
      </w:r>
    </w:p>
    <w:p w14:paraId="01211E2A" w14:textId="304129A8" w:rsidR="6AF6ACD2" w:rsidRDefault="6AF6ACD2" w:rsidP="2D6D75CE">
      <w:pPr>
        <w:jc w:val="both"/>
        <w:rPr>
          <w:rFonts w:ascii="Arial" w:hAnsi="Arial" w:cs="Arial"/>
          <w:sz w:val="22"/>
          <w:szCs w:val="22"/>
        </w:rPr>
      </w:pPr>
    </w:p>
    <w:p w14:paraId="31100EAE" w14:textId="695F3147" w:rsidR="26A4AC1C" w:rsidRPr="00E97A58" w:rsidRDefault="4287FE40" w:rsidP="00E97A58">
      <w:pPr>
        <w:spacing w:before="100" w:after="100"/>
        <w:jc w:val="both"/>
        <w:rPr>
          <w:rFonts w:ascii="Arial" w:hAnsi="Arial" w:cs="Arial"/>
          <w:sz w:val="20"/>
          <w:szCs w:val="20"/>
        </w:rPr>
      </w:pPr>
      <w:r>
        <w:rPr>
          <w:noProof/>
        </w:rPr>
        <w:drawing>
          <wp:inline distT="0" distB="0" distL="0" distR="0" wp14:anchorId="1286E58A" wp14:editId="7690D2FD">
            <wp:extent cx="3252218" cy="1260839"/>
            <wp:effectExtent l="0" t="0" r="0" b="0"/>
            <wp:docPr id="1291475828" name="Picture 129147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475828"/>
                    <pic:cNvPicPr/>
                  </pic:nvPicPr>
                  <pic:blipFill>
                    <a:blip r:embed="rId26">
                      <a:extLst>
                        <a:ext uri="{28A0092B-C50C-407E-A947-70E740481C1C}">
                          <a14:useLocalDpi xmlns:a14="http://schemas.microsoft.com/office/drawing/2010/main" val="0"/>
                        </a:ext>
                      </a:extLst>
                    </a:blip>
                    <a:stretch>
                      <a:fillRect/>
                    </a:stretch>
                  </pic:blipFill>
                  <pic:spPr>
                    <a:xfrm>
                      <a:off x="0" y="0"/>
                      <a:ext cx="3252218" cy="1260839"/>
                    </a:xfrm>
                    <a:prstGeom prst="rect">
                      <a:avLst/>
                    </a:prstGeom>
                  </pic:spPr>
                </pic:pic>
              </a:graphicData>
            </a:graphic>
          </wp:inline>
        </w:drawing>
      </w:r>
      <w:r w:rsidR="0CB6A816" w:rsidRPr="00E97A58">
        <w:rPr>
          <w:rFonts w:ascii="Arial" w:hAnsi="Arial" w:cs="Arial"/>
          <w:b/>
          <w:bCs/>
          <w:sz w:val="20"/>
          <w:szCs w:val="20"/>
        </w:rPr>
        <w:t>Tabla</w:t>
      </w:r>
      <w:r w:rsidR="00E97A58" w:rsidRPr="00E97A58">
        <w:rPr>
          <w:rFonts w:ascii="Arial" w:hAnsi="Arial" w:cs="Arial"/>
          <w:b/>
          <w:bCs/>
          <w:sz w:val="20"/>
          <w:szCs w:val="20"/>
        </w:rPr>
        <w:t xml:space="preserve"> 6.</w:t>
      </w:r>
      <w:r w:rsidR="0CB6A816" w:rsidRPr="00E97A58">
        <w:rPr>
          <w:rFonts w:ascii="Arial" w:hAnsi="Arial" w:cs="Arial"/>
          <w:b/>
          <w:bCs/>
          <w:sz w:val="20"/>
          <w:szCs w:val="20"/>
        </w:rPr>
        <w:t xml:space="preserve"> </w:t>
      </w:r>
      <w:r w:rsidR="38D357C0" w:rsidRPr="00E97A58">
        <w:rPr>
          <w:rFonts w:ascii="Arial" w:hAnsi="Arial" w:cs="Arial"/>
          <w:b/>
          <w:bCs/>
          <w:sz w:val="20"/>
          <w:szCs w:val="20"/>
        </w:rPr>
        <w:fldChar w:fldCharType="begin"/>
      </w:r>
      <w:r w:rsidR="38D357C0" w:rsidRPr="00E97A58">
        <w:rPr>
          <w:rFonts w:ascii="Arial" w:hAnsi="Arial" w:cs="Arial"/>
          <w:b/>
          <w:bCs/>
          <w:sz w:val="20"/>
          <w:szCs w:val="20"/>
        </w:rPr>
        <w:instrText xml:space="preserve"> SEQ Figura \* ARABIC </w:instrText>
      </w:r>
      <w:r w:rsidR="38D357C0" w:rsidRPr="00E97A58">
        <w:rPr>
          <w:rFonts w:ascii="Arial" w:hAnsi="Arial" w:cs="Arial"/>
          <w:b/>
          <w:bCs/>
          <w:sz w:val="20"/>
          <w:szCs w:val="20"/>
        </w:rPr>
        <w:fldChar w:fldCharType="separate"/>
      </w:r>
      <w:r w:rsidR="38D357C0" w:rsidRPr="00E97A58">
        <w:rPr>
          <w:rFonts w:ascii="Arial" w:hAnsi="Arial" w:cs="Arial"/>
          <w:b/>
          <w:bCs/>
          <w:sz w:val="20"/>
          <w:szCs w:val="20"/>
        </w:rPr>
        <w:fldChar w:fldCharType="end"/>
      </w:r>
      <w:r w:rsidR="226047BA" w:rsidRPr="00E97A58">
        <w:rPr>
          <w:rFonts w:ascii="Arial" w:hAnsi="Arial" w:cs="Arial"/>
          <w:b/>
          <w:sz w:val="20"/>
          <w:szCs w:val="20"/>
        </w:rPr>
        <w:t xml:space="preserve"> </w:t>
      </w:r>
      <w:r w:rsidRPr="00E97A58">
        <w:rPr>
          <w:rFonts w:ascii="Arial" w:hAnsi="Arial" w:cs="Arial"/>
          <w:b/>
          <w:bCs/>
          <w:sz w:val="20"/>
          <w:szCs w:val="20"/>
        </w:rPr>
        <w:fldChar w:fldCharType="begin"/>
      </w:r>
      <w:r w:rsidRPr="00E97A58">
        <w:rPr>
          <w:rFonts w:ascii="Arial" w:hAnsi="Arial" w:cs="Arial"/>
          <w:b/>
          <w:bCs/>
          <w:sz w:val="20"/>
          <w:szCs w:val="20"/>
        </w:rPr>
        <w:instrText xml:space="preserve"> SEQ Figura \* ARABIC </w:instrText>
      </w:r>
      <w:r w:rsidRPr="00E97A58">
        <w:rPr>
          <w:rFonts w:ascii="Arial" w:hAnsi="Arial" w:cs="Arial"/>
          <w:b/>
          <w:bCs/>
          <w:sz w:val="20"/>
          <w:szCs w:val="20"/>
        </w:rPr>
        <w:fldChar w:fldCharType="separate"/>
      </w:r>
      <w:r w:rsidRPr="00E97A58">
        <w:rPr>
          <w:rFonts w:ascii="Arial" w:hAnsi="Arial" w:cs="Arial"/>
          <w:b/>
          <w:bCs/>
          <w:sz w:val="20"/>
          <w:szCs w:val="20"/>
        </w:rPr>
        <w:fldChar w:fldCharType="end"/>
      </w:r>
      <w:r w:rsidR="5015E4F3" w:rsidRPr="00E97A58">
        <w:rPr>
          <w:rFonts w:ascii="Arial" w:hAnsi="Arial" w:cs="Arial"/>
          <w:sz w:val="20"/>
          <w:szCs w:val="20"/>
        </w:rPr>
        <w:t xml:space="preserve"> </w:t>
      </w:r>
      <w:r w:rsidR="4C5EC988" w:rsidRPr="00E97A58">
        <w:rPr>
          <w:rFonts w:ascii="Arial" w:hAnsi="Arial" w:cs="Arial"/>
          <w:sz w:val="20"/>
          <w:szCs w:val="20"/>
        </w:rPr>
        <w:t>Balance a</w:t>
      </w:r>
      <w:r w:rsidR="62F038BA" w:rsidRPr="00E97A58">
        <w:rPr>
          <w:rFonts w:ascii="Arial" w:hAnsi="Arial" w:cs="Arial"/>
          <w:sz w:val="20"/>
          <w:szCs w:val="20"/>
        </w:rPr>
        <w:t xml:space="preserve"> 10 </w:t>
      </w:r>
      <w:r w:rsidR="7ED2CDB9" w:rsidRPr="00E97A58">
        <w:rPr>
          <w:rFonts w:ascii="Arial" w:hAnsi="Arial" w:cs="Arial"/>
          <w:sz w:val="20"/>
          <w:szCs w:val="20"/>
        </w:rPr>
        <w:t xml:space="preserve">minutos de </w:t>
      </w:r>
      <w:r w:rsidR="7A5D3E4D" w:rsidRPr="00E97A58">
        <w:rPr>
          <w:rFonts w:ascii="Arial" w:hAnsi="Arial" w:cs="Arial"/>
          <w:sz w:val="20"/>
          <w:szCs w:val="20"/>
        </w:rPr>
        <w:t xml:space="preserve">acondicionamiento </w:t>
      </w:r>
    </w:p>
    <w:p w14:paraId="409DA2F7" w14:textId="78DA7140" w:rsidR="26A4AC1C" w:rsidRDefault="0CB6A816" w:rsidP="0CB6A816">
      <w:pPr>
        <w:jc w:val="both"/>
        <w:rPr>
          <w:rFonts w:ascii="Arial" w:eastAsia="Arial" w:hAnsi="Arial" w:cs="Arial"/>
          <w:sz w:val="22"/>
          <w:szCs w:val="22"/>
        </w:rPr>
      </w:pPr>
      <w:r w:rsidRPr="0CB6A816">
        <w:rPr>
          <w:rFonts w:ascii="Arial" w:hAnsi="Arial" w:cs="Arial"/>
          <w:i/>
          <w:iCs/>
          <w:sz w:val="18"/>
          <w:szCs w:val="18"/>
        </w:rPr>
        <w:t>Fuente: Elaboración propia</w:t>
      </w:r>
    </w:p>
    <w:p w14:paraId="2A1A5C42" w14:textId="188E0D03" w:rsidR="26A4AC1C" w:rsidRDefault="26A4AC1C" w:rsidP="6EB3DF63">
      <w:pPr>
        <w:jc w:val="both"/>
        <w:rPr>
          <w:rFonts w:ascii="Arial" w:hAnsi="Arial" w:cs="Arial"/>
          <w:i/>
          <w:iCs/>
          <w:sz w:val="18"/>
          <w:szCs w:val="18"/>
        </w:rPr>
      </w:pPr>
    </w:p>
    <w:p w14:paraId="0654CA32" w14:textId="48D8BAC8" w:rsidR="5015E4F3" w:rsidRDefault="5015E4F3" w:rsidP="5015E4F3">
      <w:pPr>
        <w:jc w:val="both"/>
        <w:rPr>
          <w:rFonts w:ascii="Arial" w:hAnsi="Arial" w:cs="Arial"/>
          <w:i/>
          <w:iCs/>
          <w:sz w:val="18"/>
          <w:szCs w:val="18"/>
        </w:rPr>
      </w:pPr>
    </w:p>
    <w:p w14:paraId="0ACBA0F4" w14:textId="75F95368" w:rsidR="26A4AC1C" w:rsidRDefault="29917AEE" w:rsidP="26A4AC1C">
      <w:pPr>
        <w:jc w:val="both"/>
        <w:rPr>
          <w:rFonts w:ascii="Arial" w:hAnsi="Arial" w:cs="Arial"/>
          <w:sz w:val="22"/>
          <w:szCs w:val="22"/>
        </w:rPr>
      </w:pPr>
      <w:r>
        <w:rPr>
          <w:noProof/>
        </w:rPr>
        <w:drawing>
          <wp:inline distT="0" distB="0" distL="0" distR="0" wp14:anchorId="377BF2D6" wp14:editId="1C27FE75">
            <wp:extent cx="3191509" cy="1343772"/>
            <wp:effectExtent l="0" t="0" r="0" b="0"/>
            <wp:docPr id="668607434" name="Picture 668607434" title="Insertand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607434"/>
                    <pic:cNvPicPr/>
                  </pic:nvPicPr>
                  <pic:blipFill>
                    <a:blip r:embed="rId27">
                      <a:extLst>
                        <a:ext uri="{28A0092B-C50C-407E-A947-70E740481C1C}">
                          <a14:useLocalDpi xmlns:a14="http://schemas.microsoft.com/office/drawing/2010/main" val="0"/>
                        </a:ext>
                      </a:extLst>
                    </a:blip>
                    <a:stretch>
                      <a:fillRect/>
                    </a:stretch>
                  </pic:blipFill>
                  <pic:spPr>
                    <a:xfrm>
                      <a:off x="0" y="0"/>
                      <a:ext cx="3191509" cy="1343772"/>
                    </a:xfrm>
                    <a:prstGeom prst="rect">
                      <a:avLst/>
                    </a:prstGeom>
                  </pic:spPr>
                </pic:pic>
              </a:graphicData>
            </a:graphic>
          </wp:inline>
        </w:drawing>
      </w:r>
      <w:r w:rsidRPr="29917AEE">
        <w:rPr>
          <w:rFonts w:ascii="Arial" w:hAnsi="Arial" w:cs="Arial"/>
          <w:b/>
          <w:bCs/>
          <w:sz w:val="22"/>
          <w:szCs w:val="22"/>
        </w:rPr>
        <w:t xml:space="preserve">Tabla </w:t>
      </w:r>
      <w:r w:rsidR="00E97A58">
        <w:rPr>
          <w:rFonts w:ascii="Arial" w:hAnsi="Arial" w:cs="Arial"/>
          <w:b/>
          <w:bCs/>
          <w:sz w:val="22"/>
          <w:szCs w:val="22"/>
        </w:rPr>
        <w:t>7.</w:t>
      </w:r>
      <w:r w:rsidR="6AF6ACD2" w:rsidRPr="29917AEE">
        <w:rPr>
          <w:rFonts w:ascii="Arial" w:hAnsi="Arial" w:cs="Arial"/>
          <w:b/>
          <w:bCs/>
          <w:sz w:val="22"/>
          <w:szCs w:val="22"/>
        </w:rPr>
        <w:fldChar w:fldCharType="begin"/>
      </w:r>
      <w:r w:rsidR="6AF6ACD2" w:rsidRPr="29917AEE">
        <w:rPr>
          <w:rFonts w:ascii="Arial" w:hAnsi="Arial" w:cs="Arial"/>
          <w:b/>
          <w:bCs/>
          <w:sz w:val="22"/>
          <w:szCs w:val="22"/>
        </w:rPr>
        <w:instrText xml:space="preserve"> SEQ Figura \* ARABIC </w:instrText>
      </w:r>
      <w:r w:rsidR="6AF6ACD2" w:rsidRPr="29917AEE">
        <w:rPr>
          <w:rFonts w:ascii="Arial" w:hAnsi="Arial" w:cs="Arial"/>
          <w:b/>
          <w:bCs/>
          <w:sz w:val="22"/>
          <w:szCs w:val="22"/>
        </w:rPr>
        <w:fldChar w:fldCharType="separate"/>
      </w:r>
      <w:r w:rsidR="6AF6ACD2" w:rsidRPr="29917AEE">
        <w:rPr>
          <w:rFonts w:ascii="Arial" w:hAnsi="Arial" w:cs="Arial"/>
          <w:b/>
          <w:bCs/>
          <w:sz w:val="22"/>
          <w:szCs w:val="22"/>
        </w:rPr>
        <w:fldChar w:fldCharType="end"/>
      </w:r>
      <w:r w:rsidRPr="29917AEE">
        <w:rPr>
          <w:rFonts w:ascii="Arial" w:hAnsi="Arial" w:cs="Arial"/>
          <w:sz w:val="22"/>
          <w:szCs w:val="22"/>
        </w:rPr>
        <w:t xml:space="preserve"> Balance a </w:t>
      </w:r>
      <w:r w:rsidR="6BCA2752" w:rsidRPr="6BCA2752">
        <w:rPr>
          <w:rFonts w:ascii="Arial" w:hAnsi="Arial" w:cs="Arial"/>
          <w:sz w:val="22"/>
          <w:szCs w:val="22"/>
        </w:rPr>
        <w:t>2</w:t>
      </w:r>
      <w:r w:rsidRPr="29917AEE">
        <w:rPr>
          <w:rFonts w:ascii="Arial" w:hAnsi="Arial" w:cs="Arial"/>
          <w:sz w:val="22"/>
          <w:szCs w:val="22"/>
        </w:rPr>
        <w:t xml:space="preserve"> minutos de acondicionamiento </w:t>
      </w:r>
    </w:p>
    <w:p w14:paraId="1453B090" w14:textId="78DA7140" w:rsidR="6AF6ACD2" w:rsidRDefault="29917AEE" w:rsidP="29917AEE">
      <w:pPr>
        <w:jc w:val="both"/>
        <w:rPr>
          <w:rFonts w:ascii="Arial" w:eastAsia="Arial" w:hAnsi="Arial" w:cs="Arial"/>
          <w:sz w:val="22"/>
          <w:szCs w:val="22"/>
        </w:rPr>
      </w:pPr>
      <w:r w:rsidRPr="29917AEE">
        <w:rPr>
          <w:rFonts w:ascii="Arial" w:hAnsi="Arial" w:cs="Arial"/>
          <w:i/>
          <w:iCs/>
          <w:sz w:val="18"/>
          <w:szCs w:val="18"/>
        </w:rPr>
        <w:t>Fuente: Elaboración propia</w:t>
      </w:r>
    </w:p>
    <w:p w14:paraId="7510AAD8" w14:textId="4C9C394E" w:rsidR="6AF6ACD2" w:rsidRDefault="6AF6ACD2" w:rsidP="1B5BAFDA">
      <w:pPr>
        <w:jc w:val="both"/>
        <w:rPr>
          <w:rFonts w:ascii="Arial" w:hAnsi="Arial" w:cs="Arial"/>
          <w:i/>
          <w:iCs/>
          <w:sz w:val="18"/>
          <w:szCs w:val="18"/>
        </w:rPr>
      </w:pPr>
    </w:p>
    <w:p w14:paraId="0FD51475" w14:textId="617E24B8" w:rsidR="009E01EC" w:rsidRPr="00AA2627" w:rsidRDefault="1B5BAFDA" w:rsidP="009E01EC">
      <w:pPr>
        <w:jc w:val="both"/>
        <w:rPr>
          <w:rFonts w:ascii="Arial" w:hAnsi="Arial" w:cs="Arial"/>
          <w:sz w:val="22"/>
          <w:szCs w:val="22"/>
        </w:rPr>
      </w:pPr>
      <w:r w:rsidRPr="1B5BAFDA">
        <w:rPr>
          <w:rFonts w:ascii="Arial" w:hAnsi="Arial" w:cs="Arial"/>
          <w:sz w:val="22"/>
          <w:szCs w:val="22"/>
        </w:rPr>
        <w:t xml:space="preserve">La diferencia </w:t>
      </w:r>
      <w:r w:rsidR="7B033527" w:rsidRPr="7B033527">
        <w:rPr>
          <w:rFonts w:ascii="Arial" w:hAnsi="Arial" w:cs="Arial"/>
          <w:sz w:val="22"/>
          <w:szCs w:val="22"/>
        </w:rPr>
        <w:t xml:space="preserve">de </w:t>
      </w:r>
      <w:r w:rsidR="2AA29AF3" w:rsidRPr="2AA29AF3">
        <w:rPr>
          <w:rFonts w:ascii="Arial" w:hAnsi="Arial" w:cs="Arial"/>
          <w:sz w:val="22"/>
          <w:szCs w:val="22"/>
        </w:rPr>
        <w:t xml:space="preserve">recuperación </w:t>
      </w:r>
      <w:r w:rsidR="5F006C34" w:rsidRPr="5F006C34">
        <w:rPr>
          <w:rFonts w:ascii="Arial" w:hAnsi="Arial" w:cs="Arial"/>
          <w:sz w:val="22"/>
          <w:szCs w:val="22"/>
        </w:rPr>
        <w:t xml:space="preserve">es significativa </w:t>
      </w:r>
      <w:r w:rsidR="2AA29AF3" w:rsidRPr="2AA29AF3">
        <w:rPr>
          <w:rFonts w:ascii="Arial" w:hAnsi="Arial" w:cs="Arial"/>
          <w:sz w:val="22"/>
          <w:szCs w:val="22"/>
        </w:rPr>
        <w:t xml:space="preserve">entre los </w:t>
      </w:r>
      <w:r w:rsidR="79311D2D" w:rsidRPr="79311D2D">
        <w:rPr>
          <w:rFonts w:ascii="Arial" w:hAnsi="Arial" w:cs="Arial"/>
          <w:sz w:val="22"/>
          <w:szCs w:val="22"/>
        </w:rPr>
        <w:t xml:space="preserve">dos tiempos de </w:t>
      </w:r>
      <w:r w:rsidR="7711BA21" w:rsidRPr="7711BA21">
        <w:rPr>
          <w:rFonts w:ascii="Arial" w:hAnsi="Arial" w:cs="Arial"/>
          <w:sz w:val="22"/>
          <w:szCs w:val="22"/>
        </w:rPr>
        <w:t>acondicionamiento</w:t>
      </w:r>
      <w:r w:rsidR="3D5C4F8C" w:rsidRPr="3D5C4F8C">
        <w:rPr>
          <w:rFonts w:ascii="Arial" w:hAnsi="Arial" w:cs="Arial"/>
          <w:sz w:val="22"/>
          <w:szCs w:val="22"/>
        </w:rPr>
        <w:t xml:space="preserve">, </w:t>
      </w:r>
      <w:r w:rsidR="0E5C9B30" w:rsidRPr="0E5C9B30">
        <w:rPr>
          <w:rFonts w:ascii="Arial" w:hAnsi="Arial" w:cs="Arial"/>
          <w:sz w:val="22"/>
          <w:szCs w:val="22"/>
        </w:rPr>
        <w:t xml:space="preserve">27.7 </w:t>
      </w:r>
      <w:r w:rsidR="572953DE" w:rsidRPr="572953DE">
        <w:rPr>
          <w:rFonts w:ascii="Arial" w:hAnsi="Arial" w:cs="Arial"/>
          <w:sz w:val="22"/>
          <w:szCs w:val="22"/>
        </w:rPr>
        <w:t>(</w:t>
      </w:r>
      <w:r w:rsidR="0E5C9B30" w:rsidRPr="0E5C9B30">
        <w:rPr>
          <w:rFonts w:ascii="Arial" w:hAnsi="Arial" w:cs="Arial"/>
          <w:sz w:val="22"/>
          <w:szCs w:val="22"/>
        </w:rPr>
        <w:t>Oz/t</w:t>
      </w:r>
      <w:r w:rsidR="511E9F0B" w:rsidRPr="511E9F0B">
        <w:rPr>
          <w:rFonts w:ascii="Arial" w:hAnsi="Arial" w:cs="Arial"/>
          <w:sz w:val="22"/>
          <w:szCs w:val="22"/>
        </w:rPr>
        <w:t>),</w:t>
      </w:r>
      <w:r w:rsidR="7FB3D2FD" w:rsidRPr="7FB3D2FD">
        <w:rPr>
          <w:rFonts w:ascii="Arial" w:hAnsi="Arial" w:cs="Arial"/>
          <w:sz w:val="22"/>
          <w:szCs w:val="22"/>
        </w:rPr>
        <w:t xml:space="preserve"> </w:t>
      </w:r>
      <w:r w:rsidR="0E5C9B30" w:rsidRPr="0E5C9B30">
        <w:rPr>
          <w:rFonts w:ascii="Arial" w:hAnsi="Arial" w:cs="Arial"/>
          <w:sz w:val="22"/>
          <w:szCs w:val="22"/>
        </w:rPr>
        <w:t xml:space="preserve">23.3 </w:t>
      </w:r>
      <w:r w:rsidR="63827381" w:rsidRPr="63827381">
        <w:rPr>
          <w:rFonts w:ascii="Arial" w:hAnsi="Arial" w:cs="Arial"/>
          <w:sz w:val="22"/>
          <w:szCs w:val="22"/>
        </w:rPr>
        <w:t>(%</w:t>
      </w:r>
      <w:r w:rsidR="4E4A7DEE" w:rsidRPr="4E4A7DEE">
        <w:rPr>
          <w:rFonts w:ascii="Arial" w:hAnsi="Arial" w:cs="Arial"/>
          <w:sz w:val="22"/>
          <w:szCs w:val="22"/>
        </w:rPr>
        <w:t>Pb</w:t>
      </w:r>
      <w:r w:rsidR="63827381" w:rsidRPr="63827381">
        <w:rPr>
          <w:rFonts w:ascii="Arial" w:hAnsi="Arial" w:cs="Arial"/>
          <w:sz w:val="22"/>
          <w:szCs w:val="22"/>
        </w:rPr>
        <w:t>) y</w:t>
      </w:r>
      <w:r w:rsidR="0E5C9B30" w:rsidRPr="0E5C9B30">
        <w:rPr>
          <w:rFonts w:ascii="Arial" w:hAnsi="Arial" w:cs="Arial"/>
          <w:sz w:val="22"/>
          <w:szCs w:val="22"/>
        </w:rPr>
        <w:t xml:space="preserve"> 29 </w:t>
      </w:r>
      <w:r w:rsidR="63827381" w:rsidRPr="63827381">
        <w:rPr>
          <w:rFonts w:ascii="Arial" w:hAnsi="Arial" w:cs="Arial"/>
          <w:sz w:val="22"/>
          <w:szCs w:val="22"/>
        </w:rPr>
        <w:t>(%</w:t>
      </w:r>
      <w:r w:rsidR="0E5C9B30" w:rsidRPr="0E5C9B30">
        <w:rPr>
          <w:rFonts w:ascii="Arial" w:hAnsi="Arial" w:cs="Arial"/>
          <w:sz w:val="22"/>
          <w:szCs w:val="22"/>
        </w:rPr>
        <w:t>Cu</w:t>
      </w:r>
      <w:r w:rsidR="3186EF97" w:rsidRPr="3186EF97">
        <w:rPr>
          <w:rFonts w:ascii="Arial" w:hAnsi="Arial" w:cs="Arial"/>
          <w:sz w:val="22"/>
          <w:szCs w:val="22"/>
        </w:rPr>
        <w:t xml:space="preserve">), siendo la prueba de 10 minutos de </w:t>
      </w:r>
      <w:r w:rsidR="2E4BCC70" w:rsidRPr="2E4BCC70">
        <w:rPr>
          <w:rFonts w:ascii="Arial" w:hAnsi="Arial" w:cs="Arial"/>
          <w:sz w:val="22"/>
          <w:szCs w:val="22"/>
        </w:rPr>
        <w:t xml:space="preserve">acondicionamiento la que </w:t>
      </w:r>
      <w:r w:rsidR="7055DFA6" w:rsidRPr="7055DFA6">
        <w:rPr>
          <w:rFonts w:ascii="Arial" w:hAnsi="Arial" w:cs="Arial"/>
          <w:sz w:val="22"/>
          <w:szCs w:val="22"/>
        </w:rPr>
        <w:t>tuvo mayores valores</w:t>
      </w:r>
      <w:r w:rsidR="57C8AB6A" w:rsidRPr="57C8AB6A">
        <w:rPr>
          <w:rFonts w:ascii="Arial" w:hAnsi="Arial" w:cs="Arial"/>
          <w:sz w:val="22"/>
          <w:szCs w:val="22"/>
        </w:rPr>
        <w:t xml:space="preserve"> de recuperación.</w:t>
      </w:r>
    </w:p>
    <w:p w14:paraId="28DA4173" w14:textId="651E928F" w:rsidR="26A4AC1C" w:rsidRDefault="26A4AC1C" w:rsidP="26A4AC1C">
      <w:pPr>
        <w:jc w:val="both"/>
        <w:rPr>
          <w:rFonts w:ascii="Arial" w:hAnsi="Arial" w:cs="Arial"/>
          <w:sz w:val="22"/>
          <w:szCs w:val="22"/>
        </w:rPr>
      </w:pPr>
    </w:p>
    <w:p w14:paraId="04D65BC6" w14:textId="719B715C" w:rsidR="004C5A5E" w:rsidRDefault="3A746681" w:rsidP="3677A62F">
      <w:pPr>
        <w:jc w:val="both"/>
        <w:rPr>
          <w:rFonts w:ascii="Arial" w:hAnsi="Arial" w:cs="Arial"/>
          <w:sz w:val="22"/>
          <w:szCs w:val="22"/>
        </w:rPr>
      </w:pPr>
      <w:r w:rsidRPr="291E321E">
        <w:rPr>
          <w:rFonts w:ascii="Arial" w:hAnsi="Arial" w:cs="Arial"/>
          <w:sz w:val="22"/>
          <w:szCs w:val="22"/>
        </w:rPr>
        <w:t>S</w:t>
      </w:r>
      <w:r w:rsidR="70650E91" w:rsidRPr="291E321E">
        <w:rPr>
          <w:rFonts w:ascii="Arial" w:hAnsi="Arial" w:cs="Arial"/>
          <w:sz w:val="22"/>
          <w:szCs w:val="22"/>
        </w:rPr>
        <w:t xml:space="preserve">e realizaron </w:t>
      </w:r>
      <w:r w:rsidR="70650E91" w:rsidRPr="69B67E98">
        <w:rPr>
          <w:rFonts w:ascii="Arial" w:hAnsi="Arial" w:cs="Arial"/>
          <w:sz w:val="22"/>
          <w:szCs w:val="22"/>
        </w:rPr>
        <w:t xml:space="preserve">pruebas de </w:t>
      </w:r>
      <w:r w:rsidR="70650E91" w:rsidRPr="3AF413C1">
        <w:rPr>
          <w:rFonts w:ascii="Arial" w:hAnsi="Arial" w:cs="Arial"/>
          <w:sz w:val="22"/>
          <w:szCs w:val="22"/>
        </w:rPr>
        <w:t xml:space="preserve">variabilidad a distintos tiempos de acondicionamiento para confirmar el efecto </w:t>
      </w:r>
      <w:r w:rsidR="70650E91" w:rsidRPr="74C61179">
        <w:rPr>
          <w:rFonts w:ascii="Arial" w:hAnsi="Arial" w:cs="Arial"/>
          <w:sz w:val="22"/>
          <w:szCs w:val="22"/>
        </w:rPr>
        <w:t>sobre las recuperaciones. A partir de estas pruebas</w:t>
      </w:r>
      <w:r w:rsidR="28987606" w:rsidRPr="37350F4E">
        <w:rPr>
          <w:rFonts w:ascii="Arial" w:hAnsi="Arial" w:cs="Arial"/>
          <w:sz w:val="22"/>
          <w:szCs w:val="22"/>
        </w:rPr>
        <w:t>,</w:t>
      </w:r>
      <w:r w:rsidR="70650E91" w:rsidRPr="74C61179">
        <w:rPr>
          <w:rFonts w:ascii="Arial" w:hAnsi="Arial" w:cs="Arial"/>
          <w:sz w:val="22"/>
          <w:szCs w:val="22"/>
        </w:rPr>
        <w:t xml:space="preserve"> se </w:t>
      </w:r>
      <w:r w:rsidR="0666DF2E" w:rsidRPr="74C61179">
        <w:rPr>
          <w:rFonts w:ascii="Arial" w:hAnsi="Arial" w:cs="Arial"/>
          <w:sz w:val="22"/>
          <w:szCs w:val="22"/>
        </w:rPr>
        <w:t xml:space="preserve">evidenciaron mayores recuperaciones a 10 minutos de acondicionamiento en la </w:t>
      </w:r>
      <w:r w:rsidR="0666DF2E" w:rsidRPr="37350F4E">
        <w:rPr>
          <w:rFonts w:ascii="Arial" w:hAnsi="Arial" w:cs="Arial"/>
          <w:sz w:val="22"/>
          <w:szCs w:val="22"/>
        </w:rPr>
        <w:t xml:space="preserve">etapa </w:t>
      </w:r>
      <w:r w:rsidR="0666DF2E" w:rsidRPr="74C61179">
        <w:rPr>
          <w:rFonts w:ascii="Arial" w:hAnsi="Arial" w:cs="Arial"/>
          <w:sz w:val="22"/>
          <w:szCs w:val="22"/>
        </w:rPr>
        <w:t xml:space="preserve"> </w:t>
      </w:r>
      <w:r w:rsidR="0666DF2E" w:rsidRPr="7F24D7B7">
        <w:rPr>
          <w:rFonts w:ascii="Arial" w:hAnsi="Arial" w:cs="Arial"/>
          <w:sz w:val="22"/>
          <w:szCs w:val="22"/>
        </w:rPr>
        <w:t>Rougher</w:t>
      </w:r>
      <w:r w:rsidRPr="37350F4E">
        <w:rPr>
          <w:rFonts w:ascii="Arial" w:hAnsi="Arial" w:cs="Arial"/>
          <w:sz w:val="22"/>
          <w:szCs w:val="22"/>
        </w:rPr>
        <w:t>.</w:t>
      </w:r>
    </w:p>
    <w:p w14:paraId="753921F3" w14:textId="2CAB4505" w:rsidR="6BB0E9B6" w:rsidRDefault="6BB0E9B6" w:rsidP="6BB0E9B6">
      <w:pPr>
        <w:jc w:val="both"/>
        <w:rPr>
          <w:rFonts w:ascii="Arial" w:hAnsi="Arial" w:cs="Arial"/>
          <w:sz w:val="22"/>
          <w:szCs w:val="22"/>
        </w:rPr>
      </w:pPr>
    </w:p>
    <w:p w14:paraId="2C695822" w14:textId="05AE52E7" w:rsidR="004C5A5E" w:rsidRDefault="48293EF5" w:rsidP="3677A62F">
      <w:pPr>
        <w:jc w:val="both"/>
        <w:rPr>
          <w:rFonts w:ascii="Arial" w:hAnsi="Arial" w:cs="Arial"/>
          <w:sz w:val="22"/>
          <w:szCs w:val="22"/>
        </w:rPr>
      </w:pPr>
      <w:r>
        <w:rPr>
          <w:noProof/>
        </w:rPr>
        <w:drawing>
          <wp:inline distT="0" distB="0" distL="0" distR="0" wp14:anchorId="0F054A44" wp14:editId="2BB3370D">
            <wp:extent cx="3251406" cy="1860872"/>
            <wp:effectExtent l="0" t="0" r="0" b="0"/>
            <wp:docPr id="1570983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28">
                      <a:extLst>
                        <a:ext uri="{28A0092B-C50C-407E-A947-70E740481C1C}">
                          <a14:useLocalDpi xmlns:a14="http://schemas.microsoft.com/office/drawing/2010/main"/>
                        </a:ext>
                      </a:extLst>
                    </a:blip>
                    <a:stretch>
                      <a:fillRect/>
                    </a:stretch>
                  </pic:blipFill>
                  <pic:spPr>
                    <a:xfrm>
                      <a:off x="0" y="0"/>
                      <a:ext cx="3251406" cy="1860872"/>
                    </a:xfrm>
                    <a:prstGeom prst="rect">
                      <a:avLst/>
                    </a:prstGeom>
                  </pic:spPr>
                </pic:pic>
              </a:graphicData>
            </a:graphic>
          </wp:inline>
        </w:drawing>
      </w:r>
      <w:r w:rsidR="2CA43EC3" w:rsidRPr="2CA43EC3">
        <w:rPr>
          <w:rFonts w:ascii="Arial" w:hAnsi="Arial" w:cs="Arial"/>
          <w:b/>
          <w:bCs/>
          <w:sz w:val="22"/>
          <w:szCs w:val="22"/>
        </w:rPr>
        <w:t>Figura 5</w:t>
      </w:r>
      <w:r w:rsidRPr="2CA43EC3">
        <w:rPr>
          <w:rFonts w:ascii="Arial" w:hAnsi="Arial" w:cs="Arial"/>
          <w:b/>
          <w:bCs/>
          <w:sz w:val="22"/>
          <w:szCs w:val="22"/>
        </w:rPr>
        <w:fldChar w:fldCharType="begin"/>
      </w:r>
      <w:r w:rsidRPr="2CA43EC3">
        <w:rPr>
          <w:rFonts w:ascii="Arial" w:hAnsi="Arial" w:cs="Arial"/>
          <w:b/>
          <w:bCs/>
          <w:sz w:val="22"/>
          <w:szCs w:val="22"/>
        </w:rPr>
        <w:instrText xml:space="preserve"> SEQ Figura \* ARABIC </w:instrText>
      </w:r>
      <w:r w:rsidRPr="2CA43EC3">
        <w:rPr>
          <w:rFonts w:ascii="Arial" w:hAnsi="Arial" w:cs="Arial"/>
          <w:b/>
          <w:bCs/>
          <w:sz w:val="22"/>
          <w:szCs w:val="22"/>
        </w:rPr>
        <w:fldChar w:fldCharType="separate"/>
      </w:r>
      <w:r w:rsidRPr="2CA43EC3">
        <w:rPr>
          <w:rFonts w:ascii="Arial" w:hAnsi="Arial" w:cs="Arial"/>
          <w:b/>
          <w:bCs/>
          <w:sz w:val="22"/>
          <w:szCs w:val="22"/>
        </w:rPr>
        <w:fldChar w:fldCharType="end"/>
      </w:r>
      <w:r w:rsidR="2CA43EC3" w:rsidRPr="2CA43EC3">
        <w:rPr>
          <w:rFonts w:ascii="Arial" w:hAnsi="Arial" w:cs="Arial"/>
          <w:sz w:val="22"/>
          <w:szCs w:val="22"/>
        </w:rPr>
        <w:t xml:space="preserve"> Gráfica de caja en relación con tiempo de acondicionamientos.</w:t>
      </w:r>
    </w:p>
    <w:p w14:paraId="3BBD3FB2" w14:textId="6F42C15B" w:rsidR="004C5A5E" w:rsidRDefault="48293EF5" w:rsidP="002D1C36">
      <w:pPr>
        <w:jc w:val="both"/>
        <w:rPr>
          <w:rFonts w:ascii="Arial" w:eastAsia="Arial" w:hAnsi="Arial" w:cs="Arial"/>
          <w:sz w:val="22"/>
          <w:szCs w:val="22"/>
        </w:rPr>
      </w:pPr>
      <w:r w:rsidRPr="3677A62F">
        <w:rPr>
          <w:rFonts w:ascii="Arial" w:hAnsi="Arial" w:cs="Arial"/>
          <w:i/>
          <w:iCs/>
          <w:sz w:val="18"/>
          <w:szCs w:val="18"/>
        </w:rPr>
        <w:t>Fuente: Elaboración propia</w:t>
      </w:r>
    </w:p>
    <w:p w14:paraId="1E206485" w14:textId="0D8B9F44" w:rsidR="03F5F74F" w:rsidRDefault="03F5F74F" w:rsidP="1B5BAFDA">
      <w:pPr>
        <w:jc w:val="both"/>
        <w:rPr>
          <w:rFonts w:ascii="Arial" w:hAnsi="Arial" w:cs="Arial"/>
          <w:i/>
          <w:iCs/>
          <w:sz w:val="18"/>
          <w:szCs w:val="18"/>
        </w:rPr>
      </w:pPr>
    </w:p>
    <w:p w14:paraId="0B70C252" w14:textId="10A4544E" w:rsidR="03F5F74F" w:rsidRDefault="1B5BAFDA" w:rsidP="1B5BAFDA">
      <w:pPr>
        <w:jc w:val="both"/>
        <w:rPr>
          <w:rFonts w:ascii="Arial" w:hAnsi="Arial" w:cs="Arial"/>
          <w:sz w:val="22"/>
          <w:szCs w:val="22"/>
        </w:rPr>
      </w:pPr>
      <w:r w:rsidRPr="1B5BAFDA">
        <w:rPr>
          <w:rFonts w:ascii="Arial" w:hAnsi="Arial" w:cs="Arial"/>
          <w:sz w:val="22"/>
          <w:szCs w:val="22"/>
        </w:rPr>
        <w:t>El aumento del tiempo de acondicionamiento a 10 minutos mejora significativamente la ley de plata con una media de 72% de recuperación y plomo 83% de recuperación, lo que indica una mejor selectividad del proceso.</w:t>
      </w:r>
    </w:p>
    <w:p w14:paraId="12563BB8" w14:textId="66B1F41D" w:rsidR="03F5F74F" w:rsidRDefault="03F5F74F" w:rsidP="03F5F74F">
      <w:pPr>
        <w:jc w:val="both"/>
        <w:rPr>
          <w:rFonts w:ascii="Arial" w:hAnsi="Arial" w:cs="Arial"/>
          <w:i/>
          <w:iCs/>
          <w:sz w:val="18"/>
          <w:szCs w:val="18"/>
        </w:rPr>
      </w:pPr>
    </w:p>
    <w:p w14:paraId="5DF3ACDF" w14:textId="7D84E35D" w:rsidR="02A7EE3C" w:rsidRDefault="02A7EE3C" w:rsidP="02A7EE3C">
      <w:pPr>
        <w:jc w:val="both"/>
        <w:rPr>
          <w:rFonts w:ascii="Arial" w:hAnsi="Arial" w:cs="Arial"/>
          <w:sz w:val="22"/>
          <w:szCs w:val="22"/>
        </w:rPr>
      </w:pPr>
    </w:p>
    <w:p w14:paraId="27CF103D" w14:textId="258F5ADB" w:rsidR="68C4E13B" w:rsidRDefault="20A80B8D" w:rsidP="02A7EE3C">
      <w:pPr>
        <w:jc w:val="both"/>
        <w:rPr>
          <w:rFonts w:ascii="Arial" w:hAnsi="Arial" w:cs="Arial"/>
          <w:b/>
          <w:bCs/>
          <w:sz w:val="22"/>
          <w:szCs w:val="22"/>
        </w:rPr>
      </w:pPr>
      <w:r w:rsidRPr="20A80B8D">
        <w:rPr>
          <w:rFonts w:ascii="Arial" w:hAnsi="Arial" w:cs="Arial"/>
          <w:b/>
          <w:bCs/>
          <w:sz w:val="22"/>
          <w:szCs w:val="22"/>
        </w:rPr>
        <w:t>8.2</w:t>
      </w:r>
      <w:r w:rsidR="68C4E13B" w:rsidRPr="02A7EE3C">
        <w:rPr>
          <w:rFonts w:ascii="Arial" w:hAnsi="Arial" w:cs="Arial"/>
          <w:b/>
          <w:bCs/>
          <w:sz w:val="22"/>
          <w:szCs w:val="22"/>
        </w:rPr>
        <w:t xml:space="preserve">. Evaluación </w:t>
      </w:r>
      <w:r w:rsidR="68C4E13B" w:rsidRPr="32D11EAA">
        <w:rPr>
          <w:rFonts w:ascii="Arial" w:hAnsi="Arial" w:cs="Arial"/>
          <w:b/>
          <w:bCs/>
          <w:sz w:val="22"/>
          <w:szCs w:val="22"/>
        </w:rPr>
        <w:t xml:space="preserve">de la dosis </w:t>
      </w:r>
      <w:r w:rsidR="68C4E13B" w:rsidRPr="371700BD">
        <w:rPr>
          <w:rFonts w:ascii="Arial" w:hAnsi="Arial" w:cs="Arial"/>
          <w:b/>
          <w:bCs/>
          <w:sz w:val="22"/>
          <w:szCs w:val="22"/>
        </w:rPr>
        <w:t xml:space="preserve">de ZnSO4 </w:t>
      </w:r>
      <w:r w:rsidR="68C4E13B" w:rsidRPr="47E856FA">
        <w:rPr>
          <w:rFonts w:ascii="Arial" w:hAnsi="Arial" w:cs="Arial"/>
          <w:b/>
          <w:bCs/>
          <w:sz w:val="22"/>
          <w:szCs w:val="22"/>
        </w:rPr>
        <w:t>y NaCN</w:t>
      </w:r>
    </w:p>
    <w:p w14:paraId="292357E0" w14:textId="5F427756" w:rsidR="02A7EE3C" w:rsidRDefault="02A7EE3C" w:rsidP="02A7EE3C">
      <w:pPr>
        <w:jc w:val="both"/>
        <w:rPr>
          <w:rFonts w:ascii="Arial" w:hAnsi="Arial" w:cs="Arial"/>
          <w:sz w:val="22"/>
          <w:szCs w:val="22"/>
        </w:rPr>
      </w:pPr>
    </w:p>
    <w:p w14:paraId="5A23C01E" w14:textId="0C90D499" w:rsidR="150E2D11" w:rsidRDefault="150E2D11" w:rsidP="0C38E67A">
      <w:pPr>
        <w:jc w:val="center"/>
      </w:pPr>
      <w:r>
        <w:rPr>
          <w:noProof/>
        </w:rPr>
        <w:drawing>
          <wp:inline distT="0" distB="0" distL="0" distR="0" wp14:anchorId="45B65ED9" wp14:editId="537966AF">
            <wp:extent cx="3116262" cy="1746250"/>
            <wp:effectExtent l="0" t="0" r="0" b="0"/>
            <wp:docPr id="851245207" name="Picture 85124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245207"/>
                    <pic:cNvPicPr/>
                  </pic:nvPicPr>
                  <pic:blipFill>
                    <a:blip r:embed="rId29">
                      <a:extLst>
                        <a:ext uri="{28A0092B-C50C-407E-A947-70E740481C1C}">
                          <a14:useLocalDpi xmlns:a14="http://schemas.microsoft.com/office/drawing/2010/main" val="0"/>
                        </a:ext>
                      </a:extLst>
                    </a:blip>
                    <a:stretch>
                      <a:fillRect/>
                    </a:stretch>
                  </pic:blipFill>
                  <pic:spPr>
                    <a:xfrm>
                      <a:off x="0" y="0"/>
                      <a:ext cx="3116262" cy="1746250"/>
                    </a:xfrm>
                    <a:prstGeom prst="rect">
                      <a:avLst/>
                    </a:prstGeom>
                  </pic:spPr>
                </pic:pic>
              </a:graphicData>
            </a:graphic>
          </wp:inline>
        </w:drawing>
      </w:r>
    </w:p>
    <w:p w14:paraId="529849AD" w14:textId="763A6725" w:rsidR="3AAAC983" w:rsidRDefault="2CA43EC3" w:rsidP="1B15AFD4">
      <w:pPr>
        <w:jc w:val="both"/>
        <w:rPr>
          <w:rFonts w:ascii="Arial" w:hAnsi="Arial" w:cs="Arial"/>
          <w:sz w:val="22"/>
          <w:szCs w:val="22"/>
        </w:rPr>
      </w:pPr>
      <w:r w:rsidRPr="2CA43EC3">
        <w:rPr>
          <w:rFonts w:ascii="Arial" w:hAnsi="Arial" w:cs="Arial"/>
          <w:b/>
          <w:bCs/>
          <w:sz w:val="22"/>
          <w:szCs w:val="22"/>
        </w:rPr>
        <w:t>Figura 4</w:t>
      </w:r>
      <w:r w:rsidR="1B15AFD4" w:rsidRPr="2CA43EC3">
        <w:rPr>
          <w:rFonts w:ascii="Arial" w:hAnsi="Arial" w:cs="Arial"/>
          <w:b/>
          <w:bCs/>
          <w:sz w:val="22"/>
          <w:szCs w:val="22"/>
        </w:rPr>
        <w:fldChar w:fldCharType="begin"/>
      </w:r>
      <w:r w:rsidR="1B15AFD4" w:rsidRPr="2CA43EC3">
        <w:rPr>
          <w:rFonts w:ascii="Arial" w:hAnsi="Arial" w:cs="Arial"/>
          <w:b/>
          <w:bCs/>
          <w:sz w:val="22"/>
          <w:szCs w:val="22"/>
        </w:rPr>
        <w:instrText xml:space="preserve"> SEQ Figura \* ARABIC </w:instrText>
      </w:r>
      <w:r w:rsidR="1B15AFD4" w:rsidRPr="2CA43EC3">
        <w:rPr>
          <w:rFonts w:ascii="Arial" w:hAnsi="Arial" w:cs="Arial"/>
          <w:b/>
          <w:bCs/>
          <w:sz w:val="22"/>
          <w:szCs w:val="22"/>
        </w:rPr>
        <w:fldChar w:fldCharType="separate"/>
      </w:r>
      <w:r w:rsidR="1B15AFD4" w:rsidRPr="2CA43EC3">
        <w:rPr>
          <w:rFonts w:ascii="Arial" w:hAnsi="Arial" w:cs="Arial"/>
          <w:b/>
          <w:bCs/>
          <w:sz w:val="22"/>
          <w:szCs w:val="22"/>
        </w:rPr>
        <w:fldChar w:fldCharType="end"/>
      </w:r>
      <w:r w:rsidRPr="2CA43EC3">
        <w:rPr>
          <w:rFonts w:ascii="Arial" w:hAnsi="Arial" w:cs="Arial"/>
          <w:sz w:val="22"/>
          <w:szCs w:val="22"/>
        </w:rPr>
        <w:t xml:space="preserve"> Resultado de evaluación a diferentes dosificaciones de ZnSO</w:t>
      </w:r>
      <w:r w:rsidRPr="2CA43EC3">
        <w:rPr>
          <w:rFonts w:ascii="Arial" w:hAnsi="Arial" w:cs="Arial"/>
          <w:sz w:val="16"/>
          <w:szCs w:val="16"/>
        </w:rPr>
        <w:t xml:space="preserve">4 </w:t>
      </w:r>
      <w:r w:rsidRPr="2CA43EC3">
        <w:rPr>
          <w:rFonts w:ascii="Arial" w:hAnsi="Arial" w:cs="Arial"/>
          <w:sz w:val="22"/>
          <w:szCs w:val="22"/>
        </w:rPr>
        <w:t>y NaCN.</w:t>
      </w:r>
    </w:p>
    <w:p w14:paraId="3FCE6EA4" w14:textId="0AE646D5" w:rsidR="3AAAC983" w:rsidRDefault="1B15AFD4" w:rsidP="1B15AFD4">
      <w:pPr>
        <w:jc w:val="both"/>
        <w:rPr>
          <w:rFonts w:ascii="Arial" w:eastAsia="Arial" w:hAnsi="Arial" w:cs="Arial"/>
          <w:sz w:val="22"/>
          <w:szCs w:val="22"/>
        </w:rPr>
      </w:pPr>
      <w:r w:rsidRPr="1B15AFD4">
        <w:rPr>
          <w:rFonts w:ascii="Arial" w:hAnsi="Arial" w:cs="Arial"/>
          <w:i/>
          <w:iCs/>
          <w:sz w:val="18"/>
          <w:szCs w:val="18"/>
        </w:rPr>
        <w:t>Fuente: Elaboración propia</w:t>
      </w:r>
    </w:p>
    <w:p w14:paraId="29D78AA4" w14:textId="2FFC73E2" w:rsidR="3AAAC983" w:rsidRDefault="3AAAC983" w:rsidP="3AAAC983">
      <w:pPr>
        <w:jc w:val="both"/>
        <w:rPr>
          <w:rFonts w:ascii="Arial" w:hAnsi="Arial" w:cs="Arial"/>
          <w:sz w:val="22"/>
          <w:szCs w:val="22"/>
        </w:rPr>
      </w:pPr>
    </w:p>
    <w:p w14:paraId="31345A79" w14:textId="5FDA0900" w:rsidR="69C4168B" w:rsidRDefault="69C4168B" w:rsidP="21CA0B51">
      <w:r>
        <w:rPr>
          <w:noProof/>
        </w:rPr>
        <w:drawing>
          <wp:inline distT="0" distB="0" distL="0" distR="0" wp14:anchorId="54AD4B84" wp14:editId="490407C8">
            <wp:extent cx="2971762" cy="823729"/>
            <wp:effectExtent l="0" t="0" r="0" b="0"/>
            <wp:docPr id="1913501518" name="Picture 203878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781950"/>
                    <pic:cNvPicPr/>
                  </pic:nvPicPr>
                  <pic:blipFill>
                    <a:blip r:embed="rId30">
                      <a:extLst>
                        <a:ext uri="{28A0092B-C50C-407E-A947-70E740481C1C}">
                          <a14:useLocalDpi xmlns:a14="http://schemas.microsoft.com/office/drawing/2010/main" val="0"/>
                        </a:ext>
                      </a:extLst>
                    </a:blip>
                    <a:stretch>
                      <a:fillRect/>
                    </a:stretch>
                  </pic:blipFill>
                  <pic:spPr>
                    <a:xfrm>
                      <a:off x="0" y="0"/>
                      <a:ext cx="2971762" cy="823729"/>
                    </a:xfrm>
                    <a:prstGeom prst="rect">
                      <a:avLst/>
                    </a:prstGeom>
                  </pic:spPr>
                </pic:pic>
              </a:graphicData>
            </a:graphic>
          </wp:inline>
        </w:drawing>
      </w:r>
    </w:p>
    <w:p w14:paraId="373753DB" w14:textId="6A28C3E4" w:rsidR="21CA0B51" w:rsidRDefault="374EAF19" w:rsidP="21CA0B51">
      <w:pPr>
        <w:spacing w:line="259" w:lineRule="auto"/>
        <w:jc w:val="both"/>
        <w:rPr>
          <w:rFonts w:ascii="Arial" w:hAnsi="Arial" w:cs="Arial"/>
          <w:sz w:val="22"/>
          <w:szCs w:val="22"/>
        </w:rPr>
      </w:pPr>
      <w:r w:rsidRPr="374EAF19">
        <w:rPr>
          <w:rFonts w:ascii="Arial" w:hAnsi="Arial" w:cs="Arial"/>
          <w:b/>
          <w:bCs/>
          <w:sz w:val="22"/>
          <w:szCs w:val="22"/>
        </w:rPr>
        <w:t xml:space="preserve">Tabla 8 </w:t>
      </w:r>
      <w:r w:rsidR="68483B22" w:rsidRPr="374EAF19">
        <w:rPr>
          <w:rFonts w:ascii="Arial" w:hAnsi="Arial" w:cs="Arial"/>
          <w:b/>
          <w:bCs/>
          <w:sz w:val="22"/>
          <w:szCs w:val="22"/>
        </w:rPr>
        <w:fldChar w:fldCharType="begin"/>
      </w:r>
      <w:r w:rsidR="68483B22" w:rsidRPr="374EAF19">
        <w:rPr>
          <w:rFonts w:ascii="Arial" w:hAnsi="Arial" w:cs="Arial"/>
          <w:b/>
          <w:bCs/>
          <w:sz w:val="22"/>
          <w:szCs w:val="22"/>
        </w:rPr>
        <w:instrText xml:space="preserve"> SEQ Figura \* ARABIC </w:instrText>
      </w:r>
      <w:r w:rsidR="68483B22" w:rsidRPr="374EAF19">
        <w:rPr>
          <w:rFonts w:ascii="Arial" w:hAnsi="Arial" w:cs="Arial"/>
          <w:b/>
          <w:bCs/>
          <w:sz w:val="22"/>
          <w:szCs w:val="22"/>
        </w:rPr>
        <w:fldChar w:fldCharType="separate"/>
      </w:r>
      <w:r w:rsidR="68483B22" w:rsidRPr="374EAF19">
        <w:rPr>
          <w:rFonts w:ascii="Arial" w:hAnsi="Arial" w:cs="Arial"/>
          <w:b/>
          <w:bCs/>
          <w:sz w:val="22"/>
          <w:szCs w:val="22"/>
        </w:rPr>
        <w:fldChar w:fldCharType="end"/>
      </w:r>
      <w:r w:rsidRPr="374EAF19">
        <w:rPr>
          <w:rFonts w:ascii="Arial" w:hAnsi="Arial" w:cs="Arial"/>
          <w:sz w:val="22"/>
          <w:szCs w:val="22"/>
        </w:rPr>
        <w:t xml:space="preserve"> Leyenda de dosificaciones </w:t>
      </w:r>
    </w:p>
    <w:p w14:paraId="76977E04" w14:textId="6F42C15B" w:rsidR="21CA0B51" w:rsidRDefault="21CA0B51" w:rsidP="21CA0B51">
      <w:pPr>
        <w:jc w:val="both"/>
        <w:rPr>
          <w:rFonts w:ascii="Arial" w:eastAsia="Arial" w:hAnsi="Arial" w:cs="Arial"/>
          <w:sz w:val="22"/>
          <w:szCs w:val="22"/>
        </w:rPr>
      </w:pPr>
      <w:r w:rsidRPr="21CA0B51">
        <w:rPr>
          <w:rFonts w:ascii="Arial" w:hAnsi="Arial" w:cs="Arial"/>
          <w:i/>
          <w:iCs/>
          <w:sz w:val="18"/>
          <w:szCs w:val="18"/>
        </w:rPr>
        <w:t>Fuente: Elaboración propia</w:t>
      </w:r>
    </w:p>
    <w:p w14:paraId="1D65131E" w14:textId="162CFB3C" w:rsidR="21CA0B51" w:rsidRDefault="21CA0B51" w:rsidP="21CA0B51">
      <w:pPr>
        <w:jc w:val="center"/>
      </w:pPr>
    </w:p>
    <w:p w14:paraId="11B87566" w14:textId="53E444FB" w:rsidR="68C4E13B" w:rsidRDefault="68C4E13B" w:rsidP="76573337">
      <w:pPr>
        <w:jc w:val="both"/>
        <w:rPr>
          <w:rFonts w:ascii="Arial" w:hAnsi="Arial" w:cs="Arial"/>
          <w:sz w:val="22"/>
          <w:szCs w:val="22"/>
        </w:rPr>
      </w:pPr>
      <w:r w:rsidRPr="76573337">
        <w:rPr>
          <w:rFonts w:ascii="Arial" w:hAnsi="Arial" w:cs="Arial"/>
          <w:sz w:val="22"/>
          <w:szCs w:val="22"/>
        </w:rPr>
        <w:t xml:space="preserve">Se concluye que </w:t>
      </w:r>
      <w:r w:rsidRPr="4E09E9A3">
        <w:rPr>
          <w:rFonts w:ascii="Arial" w:hAnsi="Arial" w:cs="Arial"/>
          <w:sz w:val="22"/>
          <w:szCs w:val="22"/>
        </w:rPr>
        <w:t xml:space="preserve">la dosis adecuada </w:t>
      </w:r>
      <w:r w:rsidR="7DDD16DC" w:rsidRPr="7DDD16DC">
        <w:rPr>
          <w:rFonts w:ascii="Arial" w:hAnsi="Arial" w:cs="Arial"/>
          <w:sz w:val="22"/>
          <w:szCs w:val="22"/>
        </w:rPr>
        <w:t xml:space="preserve">es </w:t>
      </w:r>
      <w:r w:rsidR="7ABDB272" w:rsidRPr="7ABDB272">
        <w:rPr>
          <w:rFonts w:ascii="Arial" w:hAnsi="Arial" w:cs="Arial"/>
          <w:sz w:val="22"/>
          <w:szCs w:val="22"/>
        </w:rPr>
        <w:t>de 10 kg/t de ZnSO</w:t>
      </w:r>
      <w:r w:rsidR="7ABDB272" w:rsidRPr="7ABDB272">
        <w:rPr>
          <w:rFonts w:ascii="Arial" w:hAnsi="Arial" w:cs="Arial"/>
          <w:sz w:val="14"/>
          <w:szCs w:val="14"/>
        </w:rPr>
        <w:t xml:space="preserve">4 </w:t>
      </w:r>
      <w:r w:rsidR="7ABDB272" w:rsidRPr="7ABDB272">
        <w:rPr>
          <w:rFonts w:ascii="Arial" w:hAnsi="Arial" w:cs="Arial"/>
          <w:sz w:val="22"/>
          <w:szCs w:val="22"/>
        </w:rPr>
        <w:t>y 6 kg/t de NaCN.</w:t>
      </w:r>
    </w:p>
    <w:p w14:paraId="526442A1" w14:textId="3DAE8FE9" w:rsidR="20C37695" w:rsidRDefault="20C37695" w:rsidP="20C37695">
      <w:pPr>
        <w:jc w:val="both"/>
        <w:rPr>
          <w:rFonts w:ascii="Arial" w:hAnsi="Arial" w:cs="Arial"/>
          <w:sz w:val="22"/>
          <w:szCs w:val="22"/>
        </w:rPr>
      </w:pPr>
    </w:p>
    <w:p w14:paraId="6137903E" w14:textId="75E7E86C" w:rsidR="16784E12" w:rsidRDefault="16784E12" w:rsidP="16784E12">
      <w:pPr>
        <w:jc w:val="both"/>
        <w:rPr>
          <w:rFonts w:ascii="Arial" w:hAnsi="Arial" w:cs="Arial"/>
          <w:sz w:val="22"/>
          <w:szCs w:val="22"/>
        </w:rPr>
      </w:pPr>
    </w:p>
    <w:p w14:paraId="06A0988B" w14:textId="30106788" w:rsidR="5ADDAB34" w:rsidRDefault="20A80B8D" w:rsidP="2DAAB501">
      <w:pPr>
        <w:jc w:val="both"/>
        <w:rPr>
          <w:rFonts w:ascii="Arial" w:hAnsi="Arial" w:cs="Arial"/>
          <w:b/>
          <w:sz w:val="22"/>
          <w:szCs w:val="22"/>
        </w:rPr>
      </w:pPr>
      <w:r w:rsidRPr="20A80B8D">
        <w:rPr>
          <w:rFonts w:ascii="Arial" w:hAnsi="Arial" w:cs="Arial"/>
          <w:b/>
          <w:bCs/>
          <w:sz w:val="22"/>
          <w:szCs w:val="22"/>
        </w:rPr>
        <w:t>8.3</w:t>
      </w:r>
      <w:r w:rsidR="2DAAB501" w:rsidRPr="20A80B8D">
        <w:rPr>
          <w:rFonts w:ascii="Arial" w:hAnsi="Arial" w:cs="Arial"/>
          <w:b/>
          <w:bCs/>
          <w:sz w:val="22"/>
          <w:szCs w:val="22"/>
        </w:rPr>
        <w:t>.</w:t>
      </w:r>
      <w:r w:rsidR="2DAAB501" w:rsidRPr="099EB58D">
        <w:rPr>
          <w:rFonts w:ascii="Arial" w:hAnsi="Arial" w:cs="Arial"/>
          <w:b/>
          <w:sz w:val="22"/>
          <w:szCs w:val="22"/>
        </w:rPr>
        <w:t xml:space="preserve"> </w:t>
      </w:r>
      <w:r w:rsidR="2DAAB501" w:rsidRPr="2DAAB501">
        <w:rPr>
          <w:rFonts w:ascii="Arial" w:hAnsi="Arial" w:cs="Arial"/>
          <w:b/>
          <w:bCs/>
          <w:sz w:val="22"/>
          <w:szCs w:val="22"/>
        </w:rPr>
        <w:t>RESULTADO PRUEBA BATCH (10kg/t ZnSO</w:t>
      </w:r>
      <w:r w:rsidR="2DAAB501" w:rsidRPr="2DAAB501">
        <w:rPr>
          <w:rFonts w:ascii="Arial" w:hAnsi="Arial" w:cs="Arial"/>
          <w:b/>
          <w:bCs/>
          <w:sz w:val="12"/>
          <w:szCs w:val="12"/>
        </w:rPr>
        <w:t>4</w:t>
      </w:r>
      <w:r w:rsidR="2DAAB501" w:rsidRPr="2DAAB501">
        <w:rPr>
          <w:rFonts w:ascii="Arial" w:hAnsi="Arial" w:cs="Arial"/>
          <w:b/>
          <w:bCs/>
          <w:sz w:val="22"/>
          <w:szCs w:val="22"/>
        </w:rPr>
        <w:t xml:space="preserve">, 6 kg/t NaCN) </w:t>
      </w:r>
    </w:p>
    <w:p w14:paraId="19687E60" w14:textId="154D3A57" w:rsidR="0D323812" w:rsidRDefault="0D323812" w:rsidP="0D323812">
      <w:pPr>
        <w:jc w:val="both"/>
        <w:rPr>
          <w:rFonts w:ascii="Arial" w:hAnsi="Arial" w:cs="Arial"/>
          <w:b/>
          <w:bCs/>
          <w:sz w:val="22"/>
          <w:szCs w:val="22"/>
        </w:rPr>
      </w:pPr>
    </w:p>
    <w:p w14:paraId="629E9C83" w14:textId="4C3AD0DA" w:rsidR="1AF791E9" w:rsidRDefault="1AF791E9" w:rsidP="38A830E6">
      <w:pPr>
        <w:jc w:val="both"/>
        <w:rPr>
          <w:rFonts w:ascii="Arial" w:hAnsi="Arial" w:cs="Arial"/>
          <w:sz w:val="22"/>
          <w:szCs w:val="22"/>
        </w:rPr>
      </w:pPr>
      <w:r w:rsidRPr="38A830E6">
        <w:rPr>
          <w:rFonts w:ascii="Arial" w:hAnsi="Arial" w:cs="Arial"/>
          <w:sz w:val="22"/>
          <w:szCs w:val="22"/>
        </w:rPr>
        <w:t>La prueba P01 muestra una flotación eficiente, con altas recuperaciones de plomo (77.2%) y cobre (74.1%), y una buena recuperación de plata (72.1%) acompañada de una ley elevada (32.10 oz/t).</w:t>
      </w:r>
    </w:p>
    <w:p w14:paraId="6E20303F" w14:textId="103E0411" w:rsidR="1153DE55" w:rsidRDefault="1153DE55" w:rsidP="1153DE55">
      <w:pPr>
        <w:jc w:val="both"/>
        <w:rPr>
          <w:rFonts w:ascii="Arial" w:hAnsi="Arial" w:cs="Arial"/>
          <w:sz w:val="22"/>
          <w:szCs w:val="22"/>
        </w:rPr>
      </w:pPr>
    </w:p>
    <w:p w14:paraId="12FCD795" w14:textId="39CDCE6F" w:rsidR="5015E4F3" w:rsidRDefault="5015E4F3" w:rsidP="5015E4F3">
      <w:pPr>
        <w:jc w:val="both"/>
        <w:rPr>
          <w:rFonts w:ascii="Arial" w:hAnsi="Arial" w:cs="Arial"/>
          <w:sz w:val="22"/>
          <w:szCs w:val="22"/>
        </w:rPr>
      </w:pPr>
      <w:r>
        <w:rPr>
          <w:noProof/>
        </w:rPr>
        <w:drawing>
          <wp:inline distT="0" distB="0" distL="0" distR="0" wp14:anchorId="43ACC502" wp14:editId="2889EC28">
            <wp:extent cx="3171825" cy="1167039"/>
            <wp:effectExtent l="0" t="0" r="0" b="0"/>
            <wp:docPr id="997701733" name="Picture 79622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226676"/>
                    <pic:cNvPicPr/>
                  </pic:nvPicPr>
                  <pic:blipFill>
                    <a:blip r:embed="rId31">
                      <a:extLst>
                        <a:ext uri="{28A0092B-C50C-407E-A947-70E740481C1C}">
                          <a14:useLocalDpi xmlns:a14="http://schemas.microsoft.com/office/drawing/2010/main" val="0"/>
                        </a:ext>
                      </a:extLst>
                    </a:blip>
                    <a:stretch>
                      <a:fillRect/>
                    </a:stretch>
                  </pic:blipFill>
                  <pic:spPr>
                    <a:xfrm>
                      <a:off x="0" y="0"/>
                      <a:ext cx="3171825" cy="1167039"/>
                    </a:xfrm>
                    <a:prstGeom prst="rect">
                      <a:avLst/>
                    </a:prstGeom>
                  </pic:spPr>
                </pic:pic>
              </a:graphicData>
            </a:graphic>
          </wp:inline>
        </w:drawing>
      </w:r>
    </w:p>
    <w:p w14:paraId="3B88CF94" w14:textId="32F31231" w:rsidR="530DC299" w:rsidRDefault="374EAF19" w:rsidP="530DC299">
      <w:pPr>
        <w:jc w:val="both"/>
        <w:rPr>
          <w:rFonts w:ascii="Arial" w:hAnsi="Arial" w:cs="Arial"/>
          <w:sz w:val="22"/>
          <w:szCs w:val="22"/>
        </w:rPr>
      </w:pPr>
      <w:r w:rsidRPr="374EAF19">
        <w:rPr>
          <w:rFonts w:ascii="Arial" w:hAnsi="Arial" w:cs="Arial"/>
          <w:b/>
          <w:bCs/>
          <w:sz w:val="22"/>
          <w:szCs w:val="22"/>
        </w:rPr>
        <w:t>Tabla 9</w:t>
      </w:r>
      <w:r w:rsidR="68483B22" w:rsidRPr="374EAF19">
        <w:rPr>
          <w:rFonts w:ascii="Arial" w:hAnsi="Arial" w:cs="Arial"/>
          <w:b/>
          <w:bCs/>
          <w:sz w:val="22"/>
          <w:szCs w:val="22"/>
        </w:rPr>
        <w:fldChar w:fldCharType="begin"/>
      </w:r>
      <w:r w:rsidR="68483B22" w:rsidRPr="374EAF19">
        <w:rPr>
          <w:rFonts w:ascii="Arial" w:hAnsi="Arial" w:cs="Arial"/>
          <w:b/>
          <w:bCs/>
          <w:sz w:val="22"/>
          <w:szCs w:val="22"/>
        </w:rPr>
        <w:instrText xml:space="preserve"> SEQ Figura \* ARABIC </w:instrText>
      </w:r>
      <w:r w:rsidR="68483B22" w:rsidRPr="374EAF19">
        <w:rPr>
          <w:rFonts w:ascii="Arial" w:hAnsi="Arial" w:cs="Arial"/>
          <w:b/>
          <w:bCs/>
          <w:sz w:val="22"/>
          <w:szCs w:val="22"/>
        </w:rPr>
        <w:fldChar w:fldCharType="separate"/>
      </w:r>
      <w:r w:rsidR="68483B22" w:rsidRPr="374EAF19">
        <w:rPr>
          <w:rFonts w:ascii="Arial" w:hAnsi="Arial" w:cs="Arial"/>
          <w:b/>
          <w:bCs/>
          <w:sz w:val="22"/>
          <w:szCs w:val="22"/>
        </w:rPr>
        <w:fldChar w:fldCharType="end"/>
      </w:r>
      <w:r w:rsidRPr="374EAF19">
        <w:rPr>
          <w:rFonts w:ascii="Arial" w:hAnsi="Arial" w:cs="Arial"/>
          <w:sz w:val="22"/>
          <w:szCs w:val="22"/>
        </w:rPr>
        <w:t xml:space="preserve"> Balance de la mejor prueba </w:t>
      </w:r>
    </w:p>
    <w:p w14:paraId="27202E5C" w14:textId="796B79D4" w:rsidR="393F5390" w:rsidRDefault="393F5390" w:rsidP="2B9E7989">
      <w:pPr>
        <w:jc w:val="both"/>
        <w:rPr>
          <w:rFonts w:ascii="Arial" w:eastAsia="Arial" w:hAnsi="Arial" w:cs="Arial"/>
          <w:sz w:val="22"/>
          <w:szCs w:val="22"/>
        </w:rPr>
      </w:pPr>
      <w:r w:rsidRPr="2B9E7989">
        <w:rPr>
          <w:rFonts w:ascii="Arial" w:hAnsi="Arial" w:cs="Arial"/>
          <w:i/>
          <w:iCs/>
          <w:sz w:val="18"/>
          <w:szCs w:val="18"/>
        </w:rPr>
        <w:t>Fuente: Elaboración propia</w:t>
      </w:r>
    </w:p>
    <w:p w14:paraId="6518AA3D" w14:textId="38CF28E4" w:rsidR="68015B1E" w:rsidRDefault="68015B1E" w:rsidP="68015B1E">
      <w:pPr>
        <w:jc w:val="both"/>
      </w:pPr>
    </w:p>
    <w:p w14:paraId="2B31E8D1" w14:textId="5E4FFFE4" w:rsidR="71E10AE6" w:rsidRDefault="71E10AE6" w:rsidP="71E10AE6">
      <w:pPr>
        <w:jc w:val="both"/>
        <w:rPr>
          <w:rFonts w:ascii="Arial" w:hAnsi="Arial" w:cs="Arial"/>
          <w:b/>
          <w:bCs/>
          <w:sz w:val="22"/>
          <w:szCs w:val="22"/>
        </w:rPr>
      </w:pPr>
    </w:p>
    <w:p w14:paraId="54780CF8" w14:textId="2F09A992" w:rsidR="393F5390" w:rsidRDefault="393F5390" w:rsidP="2308EABE">
      <w:pPr>
        <w:jc w:val="both"/>
        <w:rPr>
          <w:rFonts w:ascii="Arial" w:hAnsi="Arial" w:cs="Arial"/>
          <w:sz w:val="22"/>
          <w:szCs w:val="22"/>
        </w:rPr>
      </w:pPr>
      <w:r w:rsidRPr="5D2F0EAC">
        <w:rPr>
          <w:rFonts w:ascii="Arial" w:hAnsi="Arial" w:cs="Arial"/>
          <w:sz w:val="22"/>
          <w:szCs w:val="22"/>
        </w:rPr>
        <w:t xml:space="preserve">El concentrado </w:t>
      </w:r>
      <w:r w:rsidR="7ABDB272" w:rsidRPr="7ABDB272">
        <w:rPr>
          <w:rFonts w:ascii="Arial" w:hAnsi="Arial" w:cs="Arial"/>
          <w:sz w:val="22"/>
          <w:szCs w:val="22"/>
        </w:rPr>
        <w:t>Rougher</w:t>
      </w:r>
      <w:r w:rsidRPr="5D2F0EAC">
        <w:rPr>
          <w:rFonts w:ascii="Arial" w:hAnsi="Arial" w:cs="Arial"/>
          <w:sz w:val="22"/>
          <w:szCs w:val="22"/>
        </w:rPr>
        <w:t xml:space="preserve"> presenta </w:t>
      </w:r>
      <w:r w:rsidR="7ABDB272" w:rsidRPr="7ABDB272">
        <w:rPr>
          <w:rFonts w:ascii="Arial" w:hAnsi="Arial" w:cs="Arial"/>
          <w:sz w:val="22"/>
          <w:szCs w:val="22"/>
        </w:rPr>
        <w:t>recuperaciones altas</w:t>
      </w:r>
      <w:r w:rsidRPr="5D2F0EAC">
        <w:rPr>
          <w:rFonts w:ascii="Arial" w:hAnsi="Arial" w:cs="Arial"/>
          <w:sz w:val="22"/>
          <w:szCs w:val="22"/>
        </w:rPr>
        <w:t xml:space="preserve">, especialmente en </w:t>
      </w:r>
      <w:r w:rsidR="7ABDB272" w:rsidRPr="7ABDB272">
        <w:rPr>
          <w:rFonts w:ascii="Arial" w:hAnsi="Arial" w:cs="Arial"/>
          <w:sz w:val="22"/>
          <w:szCs w:val="22"/>
        </w:rPr>
        <w:t xml:space="preserve">plata, </w:t>
      </w:r>
      <w:r w:rsidRPr="5D2F0EAC">
        <w:rPr>
          <w:rFonts w:ascii="Arial" w:hAnsi="Arial" w:cs="Arial"/>
          <w:sz w:val="22"/>
          <w:szCs w:val="22"/>
        </w:rPr>
        <w:t>plomo y cobre, lo que refleja una buena selectividad del proceso.</w:t>
      </w:r>
    </w:p>
    <w:p w14:paraId="60C5B0B2" w14:textId="4C9E9BB8" w:rsidR="3FB8AEB5" w:rsidRDefault="3FB8AEB5" w:rsidP="3FB8AEB5">
      <w:pPr>
        <w:spacing w:line="259" w:lineRule="auto"/>
        <w:jc w:val="both"/>
        <w:rPr>
          <w:rFonts w:ascii="Arial" w:hAnsi="Arial" w:cs="Arial"/>
          <w:b/>
          <w:bCs/>
          <w:sz w:val="22"/>
          <w:szCs w:val="22"/>
        </w:rPr>
      </w:pPr>
      <w:r w:rsidRPr="3FB8AEB5">
        <w:rPr>
          <w:rFonts w:ascii="Arial" w:hAnsi="Arial" w:cs="Arial"/>
          <w:sz w:val="22"/>
          <w:szCs w:val="22"/>
        </w:rPr>
        <w:t>La baja recuperación de zinc (11.2%) indica una efectiva depresión de la esfalerita.</w:t>
      </w:r>
    </w:p>
    <w:p w14:paraId="6E2EB476" w14:textId="62521CB2" w:rsidR="275AA50E" w:rsidRDefault="275AA50E" w:rsidP="275AA50E">
      <w:pPr>
        <w:jc w:val="both"/>
        <w:rPr>
          <w:rFonts w:ascii="Arial" w:hAnsi="Arial" w:cs="Arial"/>
          <w:sz w:val="22"/>
          <w:szCs w:val="22"/>
        </w:rPr>
      </w:pPr>
    </w:p>
    <w:p w14:paraId="3610F08A" w14:textId="4AD506A5" w:rsidR="70A7AF0D" w:rsidRDefault="1E80AA31" w:rsidP="275AA50E">
      <w:pPr>
        <w:jc w:val="both"/>
        <w:rPr>
          <w:rFonts w:ascii="Arial" w:hAnsi="Arial" w:cs="Arial"/>
          <w:b/>
          <w:bCs/>
          <w:sz w:val="22"/>
          <w:szCs w:val="22"/>
        </w:rPr>
      </w:pPr>
      <w:r w:rsidRPr="1E80AA31">
        <w:rPr>
          <w:rFonts w:ascii="Arial" w:hAnsi="Arial" w:cs="Arial"/>
          <w:b/>
          <w:bCs/>
          <w:sz w:val="22"/>
          <w:szCs w:val="22"/>
        </w:rPr>
        <w:t>8</w:t>
      </w:r>
      <w:r w:rsidR="75CD7441" w:rsidRPr="75CD7441">
        <w:rPr>
          <w:rFonts w:ascii="Arial" w:hAnsi="Arial" w:cs="Arial"/>
          <w:b/>
          <w:bCs/>
          <w:sz w:val="22"/>
          <w:szCs w:val="22"/>
        </w:rPr>
        <w:t>.4.</w:t>
      </w:r>
      <w:r w:rsidR="78D34E9F" w:rsidRPr="78D34E9F">
        <w:rPr>
          <w:rFonts w:ascii="Arial" w:hAnsi="Arial" w:cs="Arial"/>
          <w:b/>
          <w:bCs/>
          <w:sz w:val="22"/>
          <w:szCs w:val="22"/>
        </w:rPr>
        <w:t xml:space="preserve"> Prueba Cíclica Cerrada </w:t>
      </w:r>
    </w:p>
    <w:p w14:paraId="5CE326EA" w14:textId="03915730" w:rsidR="2DAAB501" w:rsidRDefault="2DAAB501" w:rsidP="2DAAB501">
      <w:pPr>
        <w:jc w:val="both"/>
      </w:pPr>
    </w:p>
    <w:p w14:paraId="196A44FC" w14:textId="76EA650C" w:rsidR="78D34E9F" w:rsidRDefault="275AA50E" w:rsidP="78D34E9F">
      <w:pPr>
        <w:jc w:val="both"/>
        <w:rPr>
          <w:rFonts w:ascii="Arial" w:hAnsi="Arial" w:cs="Arial"/>
          <w:sz w:val="22"/>
          <w:szCs w:val="22"/>
        </w:rPr>
      </w:pPr>
      <w:r>
        <w:rPr>
          <w:noProof/>
        </w:rPr>
        <w:drawing>
          <wp:inline distT="0" distB="0" distL="0" distR="0" wp14:anchorId="5C0A9362" wp14:editId="196AC123">
            <wp:extent cx="3316266" cy="1226039"/>
            <wp:effectExtent l="0" t="0" r="0" b="0"/>
            <wp:docPr id="1620348575" name="Picture 162034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348575"/>
                    <pic:cNvPicPr/>
                  </pic:nvPicPr>
                  <pic:blipFill>
                    <a:blip r:embed="rId32">
                      <a:extLst>
                        <a:ext uri="{28A0092B-C50C-407E-A947-70E740481C1C}">
                          <a14:useLocalDpi xmlns:a14="http://schemas.microsoft.com/office/drawing/2010/main" val="0"/>
                        </a:ext>
                      </a:extLst>
                    </a:blip>
                    <a:stretch>
                      <a:fillRect/>
                    </a:stretch>
                  </pic:blipFill>
                  <pic:spPr>
                    <a:xfrm>
                      <a:off x="0" y="0"/>
                      <a:ext cx="3316266" cy="1226039"/>
                    </a:xfrm>
                    <a:prstGeom prst="rect">
                      <a:avLst/>
                    </a:prstGeom>
                  </pic:spPr>
                </pic:pic>
              </a:graphicData>
            </a:graphic>
          </wp:inline>
        </w:drawing>
      </w:r>
      <w:r w:rsidR="374EAF19" w:rsidRPr="374EAF19">
        <w:rPr>
          <w:rFonts w:ascii="Arial" w:hAnsi="Arial" w:cs="Arial"/>
          <w:b/>
          <w:bCs/>
          <w:sz w:val="22"/>
          <w:szCs w:val="22"/>
        </w:rPr>
        <w:t>Tabla 10</w:t>
      </w:r>
      <w:r w:rsidRPr="374EAF19">
        <w:rPr>
          <w:rFonts w:ascii="Arial" w:hAnsi="Arial" w:cs="Arial"/>
          <w:b/>
          <w:bCs/>
          <w:sz w:val="22"/>
          <w:szCs w:val="22"/>
        </w:rPr>
        <w:fldChar w:fldCharType="begin"/>
      </w:r>
      <w:r w:rsidRPr="374EAF19">
        <w:rPr>
          <w:rFonts w:ascii="Arial" w:hAnsi="Arial" w:cs="Arial"/>
          <w:b/>
          <w:bCs/>
          <w:sz w:val="22"/>
          <w:szCs w:val="22"/>
        </w:rPr>
        <w:instrText xml:space="preserve"> SEQ Figura \* ARABIC </w:instrText>
      </w:r>
      <w:r w:rsidRPr="374EAF19">
        <w:rPr>
          <w:rFonts w:ascii="Arial" w:hAnsi="Arial" w:cs="Arial"/>
          <w:b/>
          <w:bCs/>
          <w:sz w:val="22"/>
          <w:szCs w:val="22"/>
        </w:rPr>
        <w:fldChar w:fldCharType="separate"/>
      </w:r>
      <w:r w:rsidRPr="374EAF19">
        <w:rPr>
          <w:rFonts w:ascii="Arial" w:hAnsi="Arial" w:cs="Arial"/>
          <w:b/>
          <w:bCs/>
          <w:sz w:val="22"/>
          <w:szCs w:val="22"/>
        </w:rPr>
        <w:fldChar w:fldCharType="end"/>
      </w:r>
      <w:r w:rsidR="374EAF19" w:rsidRPr="374EAF19">
        <w:rPr>
          <w:rFonts w:ascii="Arial" w:hAnsi="Arial" w:cs="Arial"/>
          <w:sz w:val="22"/>
          <w:szCs w:val="22"/>
        </w:rPr>
        <w:t xml:space="preserve"> Balance de prueba cíclica cerrada</w:t>
      </w:r>
    </w:p>
    <w:p w14:paraId="531F60FE" w14:textId="28D9139C" w:rsidR="275AA50E" w:rsidRDefault="08E3751E" w:rsidP="08E3751E">
      <w:pPr>
        <w:jc w:val="both"/>
        <w:rPr>
          <w:rFonts w:ascii="Arial" w:eastAsia="Arial" w:hAnsi="Arial" w:cs="Arial"/>
          <w:sz w:val="22"/>
          <w:szCs w:val="22"/>
        </w:rPr>
      </w:pPr>
      <w:r w:rsidRPr="08E3751E">
        <w:rPr>
          <w:rFonts w:ascii="Arial" w:hAnsi="Arial" w:cs="Arial"/>
          <w:i/>
          <w:iCs/>
          <w:sz w:val="18"/>
          <w:szCs w:val="18"/>
        </w:rPr>
        <w:t>Fuente: Elaboración propia</w:t>
      </w:r>
    </w:p>
    <w:p w14:paraId="42390447" w14:textId="725BC7E2" w:rsidR="275AA50E" w:rsidRDefault="275AA50E" w:rsidP="08E3751E">
      <w:pPr>
        <w:jc w:val="both"/>
        <w:rPr>
          <w:rFonts w:ascii="Arial" w:hAnsi="Arial" w:cs="Arial"/>
          <w:i/>
          <w:iCs/>
          <w:sz w:val="18"/>
          <w:szCs w:val="18"/>
        </w:rPr>
      </w:pPr>
    </w:p>
    <w:p w14:paraId="38BD71CA" w14:textId="2FB98D8E" w:rsidR="275AA50E" w:rsidRDefault="6FA7FC7E" w:rsidP="08E3751E">
      <w:pPr>
        <w:jc w:val="both"/>
        <w:rPr>
          <w:rFonts w:ascii="Arial" w:eastAsia="Arial" w:hAnsi="Arial" w:cs="Arial"/>
          <w:sz w:val="22"/>
          <w:szCs w:val="22"/>
        </w:rPr>
      </w:pPr>
      <w:r w:rsidRPr="6FA7FC7E">
        <w:rPr>
          <w:rFonts w:ascii="Arial" w:eastAsia="Arial" w:hAnsi="Arial" w:cs="Arial"/>
          <w:sz w:val="22"/>
          <w:szCs w:val="22"/>
        </w:rPr>
        <w:t xml:space="preserve">El balance evidencia </w:t>
      </w:r>
      <w:r w:rsidR="2C47B65D" w:rsidRPr="2C47B65D">
        <w:rPr>
          <w:rFonts w:ascii="Arial" w:eastAsia="Arial" w:hAnsi="Arial" w:cs="Arial"/>
          <w:sz w:val="22"/>
          <w:szCs w:val="22"/>
        </w:rPr>
        <w:t>una recuperación de 62 %Pb</w:t>
      </w:r>
      <w:r w:rsidR="7EDF2504" w:rsidRPr="7EDF2504">
        <w:rPr>
          <w:rFonts w:ascii="Arial" w:eastAsia="Arial" w:hAnsi="Arial" w:cs="Arial"/>
          <w:sz w:val="22"/>
          <w:szCs w:val="22"/>
        </w:rPr>
        <w:t>, esto afirma</w:t>
      </w:r>
      <w:r w:rsidR="2C47B65D" w:rsidRPr="2C47B65D">
        <w:rPr>
          <w:rFonts w:ascii="Arial" w:eastAsia="Arial" w:hAnsi="Arial" w:cs="Arial"/>
          <w:sz w:val="22"/>
          <w:szCs w:val="22"/>
        </w:rPr>
        <w:t xml:space="preserve"> </w:t>
      </w:r>
      <w:r w:rsidRPr="6FA7FC7E">
        <w:rPr>
          <w:rFonts w:ascii="Arial" w:eastAsia="Arial" w:hAnsi="Arial" w:cs="Arial"/>
          <w:sz w:val="22"/>
          <w:szCs w:val="22"/>
        </w:rPr>
        <w:t xml:space="preserve">que el </w:t>
      </w:r>
      <w:r w:rsidR="013A3B6F" w:rsidRPr="013A3B6F">
        <w:rPr>
          <w:rFonts w:ascii="Arial" w:eastAsia="Arial" w:hAnsi="Arial" w:cs="Arial"/>
          <w:sz w:val="22"/>
          <w:szCs w:val="22"/>
        </w:rPr>
        <w:t>deleading</w:t>
      </w:r>
      <w:r w:rsidRPr="6FA7FC7E">
        <w:rPr>
          <w:rFonts w:ascii="Arial" w:eastAsia="Arial" w:hAnsi="Arial" w:cs="Arial"/>
          <w:sz w:val="22"/>
          <w:szCs w:val="22"/>
        </w:rPr>
        <w:t xml:space="preserve"> de </w:t>
      </w:r>
      <w:r w:rsidR="4287FE40" w:rsidRPr="4287FE40">
        <w:rPr>
          <w:rFonts w:ascii="Arial" w:eastAsia="Arial" w:hAnsi="Arial" w:cs="Arial"/>
          <w:sz w:val="22"/>
          <w:szCs w:val="22"/>
        </w:rPr>
        <w:t>zinc</w:t>
      </w:r>
      <w:r w:rsidRPr="6FA7FC7E">
        <w:rPr>
          <w:rFonts w:ascii="Arial" w:eastAsia="Arial" w:hAnsi="Arial" w:cs="Arial"/>
          <w:sz w:val="22"/>
          <w:szCs w:val="22"/>
        </w:rPr>
        <w:t xml:space="preserve"> </w:t>
      </w:r>
      <w:r w:rsidR="013A3B6F" w:rsidRPr="013A3B6F">
        <w:rPr>
          <w:rFonts w:ascii="Arial" w:eastAsia="Arial" w:hAnsi="Arial" w:cs="Arial"/>
          <w:sz w:val="22"/>
          <w:szCs w:val="22"/>
        </w:rPr>
        <w:t>es un proceso confiable, dado</w:t>
      </w:r>
      <w:r w:rsidRPr="6FA7FC7E">
        <w:rPr>
          <w:rFonts w:ascii="Arial" w:eastAsia="Arial" w:hAnsi="Arial" w:cs="Arial"/>
          <w:sz w:val="22"/>
          <w:szCs w:val="22"/>
        </w:rPr>
        <w:t xml:space="preserve"> que </w:t>
      </w:r>
      <w:r w:rsidR="013A3B6F" w:rsidRPr="013A3B6F">
        <w:rPr>
          <w:rFonts w:ascii="Arial" w:eastAsia="Arial" w:hAnsi="Arial" w:cs="Arial"/>
          <w:sz w:val="22"/>
          <w:szCs w:val="22"/>
        </w:rPr>
        <w:t xml:space="preserve">la </w:t>
      </w:r>
      <w:r w:rsidRPr="6FA7FC7E">
        <w:rPr>
          <w:rFonts w:ascii="Arial" w:eastAsia="Arial" w:hAnsi="Arial" w:cs="Arial"/>
          <w:sz w:val="22"/>
          <w:szCs w:val="22"/>
        </w:rPr>
        <w:t xml:space="preserve">recuperación se </w:t>
      </w:r>
      <w:r w:rsidR="3F65A6BD" w:rsidRPr="3F65A6BD">
        <w:rPr>
          <w:rFonts w:ascii="Arial" w:eastAsia="Arial" w:hAnsi="Arial" w:cs="Arial"/>
          <w:sz w:val="22"/>
          <w:szCs w:val="22"/>
        </w:rPr>
        <w:t>aproxima</w:t>
      </w:r>
      <w:r w:rsidR="00179981" w:rsidRPr="00179981">
        <w:rPr>
          <w:rFonts w:ascii="Arial" w:eastAsia="Arial" w:hAnsi="Arial" w:cs="Arial"/>
          <w:sz w:val="22"/>
          <w:szCs w:val="22"/>
        </w:rPr>
        <w:t xml:space="preserve"> a </w:t>
      </w:r>
      <w:r w:rsidR="6F55A42B" w:rsidRPr="6F55A42B">
        <w:rPr>
          <w:rFonts w:ascii="Arial" w:eastAsia="Arial" w:hAnsi="Arial" w:cs="Arial"/>
          <w:sz w:val="22"/>
          <w:szCs w:val="22"/>
        </w:rPr>
        <w:t xml:space="preserve">una prueba de </w:t>
      </w:r>
      <w:r w:rsidR="5E4FF8A2" w:rsidRPr="5E4FF8A2">
        <w:rPr>
          <w:rFonts w:ascii="Arial" w:eastAsia="Arial" w:hAnsi="Arial" w:cs="Arial"/>
          <w:sz w:val="22"/>
          <w:szCs w:val="22"/>
        </w:rPr>
        <w:t>Ciclo Abierto</w:t>
      </w:r>
      <w:r w:rsidR="3F65A6BD" w:rsidRPr="3F65A6BD">
        <w:rPr>
          <w:rFonts w:ascii="Arial" w:eastAsia="Arial" w:hAnsi="Arial" w:cs="Arial"/>
          <w:sz w:val="22"/>
          <w:szCs w:val="22"/>
        </w:rPr>
        <w:t xml:space="preserve"> (70-80%).</w:t>
      </w:r>
      <w:r w:rsidR="787284A3" w:rsidRPr="787284A3">
        <w:rPr>
          <w:rFonts w:ascii="Arial" w:eastAsia="Arial" w:hAnsi="Arial" w:cs="Arial"/>
          <w:sz w:val="22"/>
          <w:szCs w:val="22"/>
        </w:rPr>
        <w:t xml:space="preserve"> </w:t>
      </w:r>
      <w:r w:rsidR="7EDF2504" w:rsidRPr="7EDF2504">
        <w:rPr>
          <w:rFonts w:ascii="Arial" w:eastAsia="Arial" w:hAnsi="Arial" w:cs="Arial"/>
          <w:sz w:val="22"/>
          <w:szCs w:val="22"/>
        </w:rPr>
        <w:t xml:space="preserve"> Así mismo el zinc mantiene </w:t>
      </w:r>
      <w:r w:rsidR="07AF58D3" w:rsidRPr="07AF58D3">
        <w:rPr>
          <w:rFonts w:ascii="Arial" w:eastAsia="Arial" w:hAnsi="Arial" w:cs="Arial"/>
          <w:sz w:val="22"/>
          <w:szCs w:val="22"/>
        </w:rPr>
        <w:t xml:space="preserve">una baja </w:t>
      </w:r>
      <w:r w:rsidR="4288C55C" w:rsidRPr="4288C55C">
        <w:rPr>
          <w:rFonts w:ascii="Arial" w:eastAsia="Arial" w:hAnsi="Arial" w:cs="Arial"/>
          <w:sz w:val="22"/>
          <w:szCs w:val="22"/>
        </w:rPr>
        <w:t>recuperación</w:t>
      </w:r>
      <w:r w:rsidR="3F65A6BD" w:rsidRPr="3F65A6BD">
        <w:rPr>
          <w:rFonts w:ascii="Arial" w:eastAsia="Arial" w:hAnsi="Arial" w:cs="Arial"/>
          <w:sz w:val="22"/>
          <w:szCs w:val="22"/>
        </w:rPr>
        <w:t xml:space="preserve"> (4%),</w:t>
      </w:r>
      <w:r w:rsidR="4288C55C" w:rsidRPr="4288C55C">
        <w:rPr>
          <w:rFonts w:ascii="Arial" w:eastAsia="Arial" w:hAnsi="Arial" w:cs="Arial"/>
          <w:sz w:val="22"/>
          <w:szCs w:val="22"/>
        </w:rPr>
        <w:t xml:space="preserve"> lo que refuerza </w:t>
      </w:r>
      <w:r w:rsidR="3009506E" w:rsidRPr="3009506E">
        <w:rPr>
          <w:rFonts w:ascii="Arial" w:eastAsia="Arial" w:hAnsi="Arial" w:cs="Arial"/>
          <w:sz w:val="22"/>
          <w:szCs w:val="22"/>
        </w:rPr>
        <w:t xml:space="preserve">nuestra efectividad </w:t>
      </w:r>
      <w:r w:rsidR="403A40C2" w:rsidRPr="403A40C2">
        <w:rPr>
          <w:rFonts w:ascii="Arial" w:eastAsia="Arial" w:hAnsi="Arial" w:cs="Arial"/>
          <w:sz w:val="22"/>
          <w:szCs w:val="22"/>
        </w:rPr>
        <w:t>en depresión</w:t>
      </w:r>
      <w:r w:rsidR="6F3ACD9E" w:rsidRPr="6F3ACD9E">
        <w:rPr>
          <w:rFonts w:ascii="Arial" w:eastAsia="Arial" w:hAnsi="Arial" w:cs="Arial"/>
          <w:sz w:val="22"/>
          <w:szCs w:val="22"/>
        </w:rPr>
        <w:t xml:space="preserve"> de la esfalerita </w:t>
      </w:r>
      <w:r w:rsidR="6EB0B366" w:rsidRPr="6EB0B366">
        <w:rPr>
          <w:rFonts w:ascii="Arial" w:eastAsia="Arial" w:hAnsi="Arial" w:cs="Arial"/>
          <w:sz w:val="22"/>
          <w:szCs w:val="22"/>
        </w:rPr>
        <w:t xml:space="preserve">y buena </w:t>
      </w:r>
      <w:r w:rsidR="6F519E86" w:rsidRPr="6F519E86">
        <w:rPr>
          <w:rFonts w:ascii="Arial" w:eastAsia="Arial" w:hAnsi="Arial" w:cs="Arial"/>
          <w:sz w:val="22"/>
          <w:szCs w:val="22"/>
        </w:rPr>
        <w:t xml:space="preserve">selectividad del </w:t>
      </w:r>
      <w:r w:rsidR="77E3A825" w:rsidRPr="77E3A825">
        <w:rPr>
          <w:rFonts w:ascii="Arial" w:eastAsia="Arial" w:hAnsi="Arial" w:cs="Arial"/>
          <w:sz w:val="22"/>
          <w:szCs w:val="22"/>
        </w:rPr>
        <w:t xml:space="preserve">proceso.  </w:t>
      </w:r>
    </w:p>
    <w:p w14:paraId="34133BF0" w14:textId="1E102C98" w:rsidR="60E94BE5" w:rsidRDefault="60E94BE5" w:rsidP="60E94BE5">
      <w:pPr>
        <w:jc w:val="both"/>
        <w:rPr>
          <w:rFonts w:ascii="Arial" w:eastAsia="Arial" w:hAnsi="Arial" w:cs="Arial"/>
          <w:sz w:val="22"/>
          <w:szCs w:val="22"/>
        </w:rPr>
      </w:pPr>
    </w:p>
    <w:p w14:paraId="463938F2" w14:textId="7439CC4B" w:rsidR="275AA50E" w:rsidRDefault="275AA50E" w:rsidP="275AA50E">
      <w:pPr>
        <w:jc w:val="both"/>
      </w:pPr>
      <w:r>
        <w:rPr>
          <w:noProof/>
        </w:rPr>
        <w:drawing>
          <wp:anchor distT="0" distB="0" distL="114300" distR="114300" simplePos="0" relativeHeight="251658240" behindDoc="1" locked="0" layoutInCell="1" allowOverlap="1" wp14:anchorId="7C7762EB" wp14:editId="093056CA">
            <wp:simplePos x="0" y="0"/>
            <wp:positionH relativeFrom="column">
              <wp:align>left</wp:align>
            </wp:positionH>
            <wp:positionV relativeFrom="paragraph">
              <wp:posOffset>0</wp:posOffset>
            </wp:positionV>
            <wp:extent cx="3171825" cy="1581150"/>
            <wp:effectExtent l="0" t="0" r="0" b="0"/>
            <wp:wrapNone/>
            <wp:docPr id="583065895" name="Picture 128274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745426"/>
                    <pic:cNvPicPr/>
                  </pic:nvPicPr>
                  <pic:blipFill>
                    <a:blip r:embed="rId33">
                      <a:extLst>
                        <a:ext uri="{28A0092B-C50C-407E-A947-70E740481C1C}">
                          <a14:useLocalDpi xmlns:a14="http://schemas.microsoft.com/office/drawing/2010/main" val="0"/>
                        </a:ext>
                      </a:extLst>
                    </a:blip>
                    <a:stretch>
                      <a:fillRect/>
                    </a:stretch>
                  </pic:blipFill>
                  <pic:spPr>
                    <a:xfrm>
                      <a:off x="0" y="0"/>
                      <a:ext cx="3171825" cy="1581150"/>
                    </a:xfrm>
                    <a:prstGeom prst="rect">
                      <a:avLst/>
                    </a:prstGeom>
                  </pic:spPr>
                </pic:pic>
              </a:graphicData>
            </a:graphic>
            <wp14:sizeRelH relativeFrom="page">
              <wp14:pctWidth>0</wp14:pctWidth>
            </wp14:sizeRelH>
            <wp14:sizeRelV relativeFrom="page">
              <wp14:pctHeight>0</wp14:pctHeight>
            </wp14:sizeRelV>
          </wp:anchor>
        </w:drawing>
      </w:r>
    </w:p>
    <w:p w14:paraId="6CF4FAC9" w14:textId="150E3FEA" w:rsidR="0006694E" w:rsidRDefault="0006694E" w:rsidP="002D1C36">
      <w:pPr>
        <w:jc w:val="both"/>
      </w:pPr>
    </w:p>
    <w:p w14:paraId="773702FF" w14:textId="242B1CAF" w:rsidR="004C5A5E" w:rsidRDefault="004C5A5E" w:rsidP="002D1C36">
      <w:pPr>
        <w:jc w:val="both"/>
        <w:rPr>
          <w:rFonts w:ascii="Arial" w:hAnsi="Arial" w:cs="Arial"/>
          <w:sz w:val="22"/>
          <w:szCs w:val="22"/>
        </w:rPr>
      </w:pPr>
    </w:p>
    <w:p w14:paraId="6C2B8756" w14:textId="77777777" w:rsidR="00BF4CB4" w:rsidRDefault="00BF4CB4" w:rsidP="002D1C36">
      <w:pPr>
        <w:jc w:val="both"/>
        <w:rPr>
          <w:rFonts w:ascii="Arial" w:hAnsi="Arial" w:cs="Arial"/>
          <w:sz w:val="22"/>
          <w:szCs w:val="22"/>
        </w:rPr>
      </w:pPr>
    </w:p>
    <w:p w14:paraId="002C7898" w14:textId="2E08B287" w:rsidR="00E77D13" w:rsidRDefault="00E77D13" w:rsidP="263E1919">
      <w:pPr>
        <w:jc w:val="both"/>
      </w:pPr>
    </w:p>
    <w:p w14:paraId="5E9197F2" w14:textId="1E9C887C" w:rsidR="00CF5D52" w:rsidRPr="000270E6" w:rsidRDefault="00CF5D52" w:rsidP="00E77D13">
      <w:pPr>
        <w:ind w:firstLine="142"/>
        <w:jc w:val="both"/>
      </w:pPr>
    </w:p>
    <w:p w14:paraId="1A815227" w14:textId="4AF953D0" w:rsidR="5CF7D44C" w:rsidRDefault="5CF7D44C" w:rsidP="5CF7D44C">
      <w:pPr>
        <w:ind w:firstLine="142"/>
        <w:jc w:val="both"/>
      </w:pPr>
    </w:p>
    <w:p w14:paraId="47A69B66" w14:textId="62870C28" w:rsidR="5CF7D44C" w:rsidRDefault="5CF7D44C" w:rsidP="5CF7D44C">
      <w:pPr>
        <w:ind w:firstLine="142"/>
        <w:jc w:val="both"/>
        <w:rPr>
          <w:rFonts w:ascii="Arial" w:hAnsi="Arial" w:cs="Arial"/>
          <w:sz w:val="22"/>
          <w:szCs w:val="22"/>
        </w:rPr>
      </w:pPr>
    </w:p>
    <w:p w14:paraId="2F2EA995" w14:textId="2A70B9FE" w:rsidR="5CF7D44C" w:rsidRDefault="2CA43EC3" w:rsidP="5015E4F3">
      <w:pPr>
        <w:jc w:val="both"/>
        <w:rPr>
          <w:rFonts w:ascii="Arial" w:hAnsi="Arial" w:cs="Arial"/>
          <w:sz w:val="22"/>
          <w:szCs w:val="22"/>
        </w:rPr>
      </w:pPr>
      <w:r w:rsidRPr="2CA43EC3">
        <w:rPr>
          <w:rFonts w:ascii="Arial" w:hAnsi="Arial" w:cs="Arial"/>
          <w:b/>
          <w:bCs/>
          <w:sz w:val="22"/>
          <w:szCs w:val="22"/>
        </w:rPr>
        <w:t>Figura 6</w:t>
      </w:r>
      <w:r w:rsidRPr="2CA43EC3">
        <w:rPr>
          <w:rFonts w:ascii="Arial" w:hAnsi="Arial" w:cs="Arial"/>
          <w:sz w:val="22"/>
          <w:szCs w:val="22"/>
        </w:rPr>
        <w:t xml:space="preserve"> Gráfica de concentrado final de plomo en seco </w:t>
      </w:r>
    </w:p>
    <w:p w14:paraId="5B89FB7D" w14:textId="6FEA12FC" w:rsidR="5CF7D44C" w:rsidRDefault="5015E4F3" w:rsidP="5015E4F3">
      <w:pPr>
        <w:jc w:val="both"/>
        <w:rPr>
          <w:rFonts w:ascii="Arial" w:hAnsi="Arial" w:cs="Arial"/>
          <w:sz w:val="22"/>
          <w:szCs w:val="22"/>
        </w:rPr>
      </w:pPr>
      <w:r w:rsidRPr="5015E4F3">
        <w:rPr>
          <w:rFonts w:ascii="Arial" w:hAnsi="Arial" w:cs="Arial"/>
          <w:i/>
          <w:iCs/>
          <w:sz w:val="18"/>
          <w:szCs w:val="18"/>
        </w:rPr>
        <w:t>Fuente: Elaboración propia</w:t>
      </w:r>
    </w:p>
    <w:p w14:paraId="2455FDAD" w14:textId="4AA0FA73" w:rsidR="5CF7D44C" w:rsidRDefault="5CF7D44C" w:rsidP="5CF7D44C">
      <w:pPr>
        <w:ind w:firstLine="142"/>
        <w:jc w:val="both"/>
        <w:rPr>
          <w:rFonts w:ascii="Arial" w:hAnsi="Arial" w:cs="Arial"/>
          <w:sz w:val="22"/>
          <w:szCs w:val="22"/>
        </w:rPr>
      </w:pPr>
    </w:p>
    <w:p w14:paraId="451B031C" w14:textId="15FD7D73" w:rsidR="008C3927" w:rsidRPr="000270E6" w:rsidRDefault="5322F928" w:rsidP="5322F928">
      <w:pPr>
        <w:jc w:val="both"/>
        <w:rPr>
          <w:rFonts w:ascii="Arial" w:hAnsi="Arial" w:cs="Arial"/>
          <w:b/>
          <w:bCs/>
        </w:rPr>
      </w:pPr>
      <w:r w:rsidRPr="5322F928">
        <w:rPr>
          <w:rFonts w:ascii="Arial" w:hAnsi="Arial" w:cs="Arial"/>
          <w:b/>
          <w:bCs/>
          <w:sz w:val="22"/>
          <w:szCs w:val="22"/>
        </w:rPr>
        <w:t xml:space="preserve">9. </w:t>
      </w:r>
      <w:r w:rsidRPr="1218827C">
        <w:rPr>
          <w:rFonts w:ascii="Arial" w:hAnsi="Arial" w:cs="Arial"/>
          <w:b/>
          <w:sz w:val="22"/>
          <w:szCs w:val="22"/>
        </w:rPr>
        <w:t>Conclusiones</w:t>
      </w:r>
    </w:p>
    <w:p w14:paraId="6618EA12" w14:textId="4A49E3F2" w:rsidR="5073CF96" w:rsidRDefault="5073CF96" w:rsidP="5073CF96">
      <w:pPr>
        <w:spacing w:line="259" w:lineRule="auto"/>
        <w:jc w:val="both"/>
        <w:rPr>
          <w:rFonts w:ascii="Arial" w:hAnsi="Arial" w:cs="Arial"/>
          <w:sz w:val="22"/>
          <w:szCs w:val="22"/>
        </w:rPr>
      </w:pPr>
    </w:p>
    <w:p w14:paraId="58D014EF" w14:textId="57B4EFEE" w:rsidR="008C3927" w:rsidRPr="000270E6" w:rsidRDefault="7D9D9C27" w:rsidP="7D9D9C27">
      <w:pPr>
        <w:pStyle w:val="ListParagraph"/>
        <w:numPr>
          <w:ilvl w:val="0"/>
          <w:numId w:val="1"/>
        </w:numPr>
        <w:spacing w:line="259" w:lineRule="auto"/>
        <w:jc w:val="both"/>
        <w:rPr>
          <w:rFonts w:ascii="Arial" w:hAnsi="Arial" w:cs="Arial"/>
        </w:rPr>
      </w:pPr>
      <w:r w:rsidRPr="7D9D9C27">
        <w:rPr>
          <w:rFonts w:ascii="Arial" w:hAnsi="Arial" w:cs="Arial"/>
          <w:sz w:val="22"/>
          <w:szCs w:val="22"/>
        </w:rPr>
        <w:t>Se valida el esquema de reactivos y flowsheet para reducir las pérdidas de Zinc al concentrado Bulk a niveles de 1% en distribución.</w:t>
      </w:r>
    </w:p>
    <w:p w14:paraId="5D55A84F" w14:textId="0E77D3B3" w:rsidR="008C3927" w:rsidRPr="000270E6" w:rsidRDefault="7D9D9C27" w:rsidP="7D9D9C27">
      <w:pPr>
        <w:pStyle w:val="ListParagraph"/>
        <w:numPr>
          <w:ilvl w:val="0"/>
          <w:numId w:val="1"/>
        </w:numPr>
        <w:spacing w:line="259" w:lineRule="auto"/>
        <w:jc w:val="both"/>
        <w:rPr>
          <w:rFonts w:ascii="Arial" w:hAnsi="Arial" w:cs="Arial"/>
        </w:rPr>
      </w:pPr>
      <w:r w:rsidRPr="7D9D9C27">
        <w:rPr>
          <w:rFonts w:ascii="Arial" w:hAnsi="Arial" w:cs="Arial"/>
          <w:sz w:val="22"/>
          <w:szCs w:val="22"/>
        </w:rPr>
        <w:t>Se obtiene un concentrado bulk con 30% de Plomo y 13% de Cobre, con oportunidad de separarlos para alcanzar calidades de 50-60% de Plomo y 70-80 Oz/t de Plata.</w:t>
      </w:r>
    </w:p>
    <w:p w14:paraId="247BC1C0" w14:textId="24D46AFD" w:rsidR="008C3927" w:rsidRPr="000270E6" w:rsidRDefault="6E4B17AD" w:rsidP="00347B13">
      <w:pPr>
        <w:pStyle w:val="ListParagraph"/>
        <w:numPr>
          <w:ilvl w:val="0"/>
          <w:numId w:val="1"/>
        </w:numPr>
        <w:spacing w:line="259" w:lineRule="auto"/>
        <w:jc w:val="both"/>
        <w:rPr>
          <w:rFonts w:ascii="Arial" w:hAnsi="Arial" w:cs="Arial"/>
        </w:rPr>
      </w:pPr>
      <w:r w:rsidRPr="5073CF96">
        <w:rPr>
          <w:rFonts w:ascii="Arial" w:hAnsi="Arial" w:cs="Arial"/>
          <w:sz w:val="22"/>
          <w:szCs w:val="22"/>
          <w:lang w:val="fr-FR"/>
        </w:rPr>
        <w:t xml:space="preserve">Se validó una estrategia metalúrgica eficaz para la recuperación de Pb-Ag-Cu sin comprometer la calidad del concentrado de </w:t>
      </w:r>
      <w:r w:rsidR="00864495">
        <w:rPr>
          <w:rFonts w:ascii="Arial" w:hAnsi="Arial" w:cs="Arial"/>
          <w:sz w:val="22"/>
          <w:szCs w:val="22"/>
          <w:lang w:val="fr-FR"/>
        </w:rPr>
        <w:t>zinc</w:t>
      </w:r>
      <w:r w:rsidRPr="5073CF96">
        <w:rPr>
          <w:rFonts w:ascii="Arial" w:hAnsi="Arial" w:cs="Arial"/>
          <w:sz w:val="22"/>
          <w:szCs w:val="22"/>
          <w:lang w:val="fr-FR"/>
        </w:rPr>
        <w:t>.</w:t>
      </w:r>
    </w:p>
    <w:p w14:paraId="28208B0B" w14:textId="5852DAF1" w:rsidR="008C3927" w:rsidRPr="000270E6" w:rsidRDefault="6E4B17AD" w:rsidP="00347B13">
      <w:pPr>
        <w:pStyle w:val="ListParagraph"/>
        <w:numPr>
          <w:ilvl w:val="0"/>
          <w:numId w:val="1"/>
        </w:numPr>
        <w:spacing w:line="259" w:lineRule="auto"/>
        <w:jc w:val="both"/>
        <w:rPr>
          <w:rFonts w:ascii="Arial" w:hAnsi="Arial" w:cs="Arial"/>
        </w:rPr>
      </w:pPr>
      <w:r w:rsidRPr="5073CF96">
        <w:rPr>
          <w:rFonts w:ascii="Arial" w:hAnsi="Arial" w:cs="Arial"/>
          <w:sz w:val="22"/>
          <w:szCs w:val="22"/>
          <w:lang w:val="fr-FR"/>
        </w:rPr>
        <w:t>El proyecto presenta beneficios tangibles en recuperación metalúrgica y rentabilidad</w:t>
      </w:r>
      <w:r w:rsidR="7C3B9661" w:rsidRPr="7C3B9661">
        <w:rPr>
          <w:rFonts w:ascii="Arial" w:hAnsi="Arial" w:cs="Arial"/>
          <w:sz w:val="22"/>
          <w:szCs w:val="22"/>
          <w:lang w:val="fr-FR"/>
        </w:rPr>
        <w:t>, promoviendo</w:t>
      </w:r>
      <w:r w:rsidR="6CCB3295" w:rsidRPr="6CCB3295">
        <w:rPr>
          <w:rFonts w:ascii="Arial" w:hAnsi="Arial" w:cs="Arial"/>
          <w:sz w:val="22"/>
          <w:szCs w:val="22"/>
          <w:lang w:val="fr-FR"/>
        </w:rPr>
        <w:t xml:space="preserve"> la sostenibilidad operativa y el aprovechamiento integral de los recursos minerales.</w:t>
      </w:r>
    </w:p>
    <w:p w14:paraId="7BE781DE" w14:textId="69BDCD3D" w:rsidR="575E1E2B" w:rsidRDefault="4E56CAFB" w:rsidP="3B03E6D9">
      <w:pPr>
        <w:pStyle w:val="ListParagraph"/>
        <w:numPr>
          <w:ilvl w:val="0"/>
          <w:numId w:val="1"/>
        </w:numPr>
        <w:spacing w:line="259" w:lineRule="auto"/>
        <w:jc w:val="both"/>
        <w:rPr>
          <w:rFonts w:ascii="Arial" w:hAnsi="Arial" w:cs="Arial"/>
        </w:rPr>
      </w:pPr>
      <w:r w:rsidRPr="4E26515F">
        <w:rPr>
          <w:rFonts w:ascii="Arial" w:hAnsi="Arial" w:cs="Arial"/>
          <w:sz w:val="22"/>
          <w:szCs w:val="22"/>
        </w:rPr>
        <w:t>El proceso es técnica y económicamente viable, con un EBITDA de 3MM USD y un TIR de 178% con un payback de 6 meses.</w:t>
      </w:r>
    </w:p>
    <w:p w14:paraId="5C534D9D" w14:textId="74E45743" w:rsidR="20C37695" w:rsidRDefault="20C37695" w:rsidP="20C37695">
      <w:pPr>
        <w:pStyle w:val="ListParagraph"/>
        <w:numPr>
          <w:ilvl w:val="0"/>
          <w:numId w:val="1"/>
        </w:numPr>
        <w:spacing w:line="259" w:lineRule="auto"/>
        <w:jc w:val="both"/>
        <w:rPr>
          <w:rFonts w:ascii="Arial" w:hAnsi="Arial" w:cs="Arial"/>
        </w:rPr>
      </w:pPr>
      <w:r w:rsidRPr="20C37695">
        <w:rPr>
          <w:rFonts w:ascii="Arial" w:hAnsi="Arial" w:cs="Arial"/>
          <w:sz w:val="22"/>
          <w:szCs w:val="22"/>
          <w:lang w:val="fr-FR"/>
        </w:rPr>
        <w:t>La implementación del circuito de flotación selectiva es viable técnica, operativa y económicamente.</w:t>
      </w:r>
    </w:p>
    <w:p w14:paraId="7B3C1575" w14:textId="1D25E2FC" w:rsidR="20C37695" w:rsidRDefault="20C37695" w:rsidP="20C37695">
      <w:pPr>
        <w:spacing w:line="259" w:lineRule="auto"/>
        <w:jc w:val="both"/>
        <w:rPr>
          <w:rFonts w:ascii="Arial" w:hAnsi="Arial" w:cs="Arial"/>
        </w:rPr>
      </w:pPr>
    </w:p>
    <w:p w14:paraId="0B285748" w14:textId="3CF3BF7E" w:rsidR="008C3927" w:rsidRPr="000270E6" w:rsidRDefault="122C0F33" w:rsidP="122C0F33">
      <w:pPr>
        <w:jc w:val="both"/>
        <w:rPr>
          <w:rFonts w:ascii="Arial" w:hAnsi="Arial" w:cs="Arial"/>
          <w:b/>
          <w:bCs/>
          <w:sz w:val="22"/>
          <w:szCs w:val="22"/>
        </w:rPr>
      </w:pPr>
      <w:r w:rsidRPr="122C0F33">
        <w:rPr>
          <w:rFonts w:ascii="Arial" w:hAnsi="Arial" w:cs="Arial"/>
          <w:b/>
          <w:bCs/>
          <w:sz w:val="22"/>
          <w:szCs w:val="22"/>
        </w:rPr>
        <w:t xml:space="preserve"> 10. Recomendaciones</w:t>
      </w:r>
    </w:p>
    <w:p w14:paraId="10790DDE" w14:textId="7509588A" w:rsidR="00683CEC" w:rsidRDefault="00683CEC" w:rsidP="1D90EBE3">
      <w:pPr>
        <w:jc w:val="both"/>
        <w:rPr>
          <w:rFonts w:ascii="Arial" w:hAnsi="Arial" w:cs="Arial"/>
          <w:b/>
          <w:bCs/>
          <w:sz w:val="22"/>
          <w:szCs w:val="22"/>
          <w:lang w:val="es-ES"/>
        </w:rPr>
      </w:pPr>
    </w:p>
    <w:p w14:paraId="7151411C" w14:textId="5C27DFF3" w:rsidR="00683CEC" w:rsidRDefault="14CC51ED" w:rsidP="7A807F34">
      <w:pPr>
        <w:pStyle w:val="ListParagraph"/>
        <w:numPr>
          <w:ilvl w:val="0"/>
          <w:numId w:val="13"/>
        </w:numPr>
        <w:spacing w:line="259" w:lineRule="auto"/>
        <w:jc w:val="both"/>
        <w:rPr>
          <w:rFonts w:ascii="Arial" w:hAnsi="Arial" w:cs="Arial"/>
          <w:lang w:val="es-ES"/>
        </w:rPr>
      </w:pPr>
      <w:r w:rsidRPr="1218827C">
        <w:rPr>
          <w:rFonts w:ascii="Arial" w:hAnsi="Arial" w:cs="Arial"/>
          <w:sz w:val="22"/>
          <w:szCs w:val="22"/>
        </w:rPr>
        <w:t xml:space="preserve">Basado en los resultados favorables obtenidos en pruebas </w:t>
      </w:r>
      <w:r w:rsidR="34D251C9" w:rsidRPr="34D251C9">
        <w:rPr>
          <w:rFonts w:ascii="Arial" w:hAnsi="Arial" w:cs="Arial"/>
          <w:sz w:val="22"/>
          <w:szCs w:val="22"/>
        </w:rPr>
        <w:t xml:space="preserve">de </w:t>
      </w:r>
      <w:r w:rsidR="68015B1E" w:rsidRPr="68015B1E">
        <w:rPr>
          <w:rFonts w:ascii="Arial" w:hAnsi="Arial" w:cs="Arial"/>
          <w:sz w:val="22"/>
          <w:szCs w:val="22"/>
        </w:rPr>
        <w:t>laboratorio</w:t>
      </w:r>
      <w:r w:rsidRPr="1218827C">
        <w:rPr>
          <w:rFonts w:ascii="Arial" w:hAnsi="Arial" w:cs="Arial"/>
          <w:sz w:val="22"/>
          <w:szCs w:val="22"/>
        </w:rPr>
        <w:t xml:space="preserve">, se recomienda avanzar con </w:t>
      </w:r>
      <w:r w:rsidR="44463C59" w:rsidRPr="44463C59">
        <w:rPr>
          <w:rFonts w:ascii="Arial" w:hAnsi="Arial" w:cs="Arial"/>
          <w:sz w:val="22"/>
          <w:szCs w:val="22"/>
        </w:rPr>
        <w:t xml:space="preserve">el </w:t>
      </w:r>
      <w:r w:rsidR="032D7523" w:rsidRPr="032D7523">
        <w:rPr>
          <w:rFonts w:ascii="Arial" w:hAnsi="Arial" w:cs="Arial"/>
          <w:sz w:val="22"/>
          <w:szCs w:val="22"/>
        </w:rPr>
        <w:t>pilotaje</w:t>
      </w:r>
      <w:r w:rsidRPr="1218827C">
        <w:rPr>
          <w:rFonts w:ascii="Arial" w:hAnsi="Arial" w:cs="Arial"/>
          <w:sz w:val="22"/>
          <w:szCs w:val="22"/>
        </w:rPr>
        <w:t xml:space="preserve"> del circuito de </w:t>
      </w:r>
      <w:r w:rsidR="45E99D2B" w:rsidRPr="45E99D2B">
        <w:rPr>
          <w:rFonts w:ascii="Arial" w:hAnsi="Arial" w:cs="Arial"/>
          <w:sz w:val="22"/>
          <w:szCs w:val="22"/>
        </w:rPr>
        <w:t>separación Pb/</w:t>
      </w:r>
      <w:r w:rsidR="26B893CB" w:rsidRPr="26B893CB">
        <w:rPr>
          <w:rFonts w:ascii="Arial" w:hAnsi="Arial" w:cs="Arial"/>
          <w:sz w:val="22"/>
          <w:szCs w:val="22"/>
        </w:rPr>
        <w:t>Zn</w:t>
      </w:r>
      <w:r w:rsidRPr="1218827C">
        <w:rPr>
          <w:rFonts w:ascii="Arial" w:hAnsi="Arial" w:cs="Arial"/>
          <w:sz w:val="22"/>
          <w:szCs w:val="22"/>
        </w:rPr>
        <w:t>, garantizando el control adecuado de variables críticas como pH, dosificación de colectores y uso de depresores.</w:t>
      </w:r>
    </w:p>
    <w:p w14:paraId="24B59FB8" w14:textId="4E049EEF" w:rsidR="00683CEC" w:rsidRDefault="14CC51ED" w:rsidP="03D5715F">
      <w:pPr>
        <w:pStyle w:val="ListParagraph"/>
        <w:numPr>
          <w:ilvl w:val="0"/>
          <w:numId w:val="13"/>
        </w:numPr>
        <w:spacing w:line="259" w:lineRule="auto"/>
        <w:jc w:val="both"/>
        <w:rPr>
          <w:rFonts w:ascii="Arial" w:hAnsi="Arial" w:cs="Arial"/>
        </w:rPr>
      </w:pPr>
      <w:r w:rsidRPr="1218827C">
        <w:rPr>
          <w:rFonts w:ascii="Arial" w:hAnsi="Arial" w:cs="Arial"/>
          <w:sz w:val="22"/>
          <w:szCs w:val="22"/>
        </w:rPr>
        <w:t xml:space="preserve">Monitorear continuamente la calidad del concentrado de </w:t>
      </w:r>
      <w:r w:rsidR="00864495">
        <w:rPr>
          <w:rFonts w:ascii="Arial" w:hAnsi="Arial" w:cs="Arial"/>
          <w:sz w:val="22"/>
          <w:szCs w:val="22"/>
        </w:rPr>
        <w:t>zinc</w:t>
      </w:r>
      <w:r w:rsidR="03D5715F" w:rsidRPr="03D5715F">
        <w:rPr>
          <w:rFonts w:ascii="Arial" w:hAnsi="Arial" w:cs="Arial"/>
          <w:sz w:val="22"/>
          <w:szCs w:val="22"/>
        </w:rPr>
        <w:t>.</w:t>
      </w:r>
    </w:p>
    <w:p w14:paraId="5AB9072F" w14:textId="46A15890" w:rsidR="00683CEC" w:rsidRDefault="14CC51ED" w:rsidP="26B893CB">
      <w:pPr>
        <w:pStyle w:val="ListParagraph"/>
        <w:numPr>
          <w:ilvl w:val="0"/>
          <w:numId w:val="13"/>
        </w:numPr>
        <w:spacing w:line="259" w:lineRule="auto"/>
        <w:jc w:val="both"/>
        <w:rPr>
          <w:rFonts w:ascii="Arial" w:hAnsi="Arial" w:cs="Arial"/>
        </w:rPr>
      </w:pPr>
      <w:r w:rsidRPr="1218827C">
        <w:rPr>
          <w:rFonts w:ascii="Arial" w:hAnsi="Arial" w:cs="Arial"/>
          <w:sz w:val="22"/>
          <w:szCs w:val="22"/>
        </w:rPr>
        <w:t xml:space="preserve">Establecer un sistema de control metalúrgico en tiempo real para asegurar que los niveles de Pb y Cu en el concentrado de </w:t>
      </w:r>
      <w:r w:rsidR="00864495">
        <w:rPr>
          <w:rFonts w:ascii="Arial" w:hAnsi="Arial" w:cs="Arial"/>
          <w:sz w:val="22"/>
          <w:szCs w:val="22"/>
        </w:rPr>
        <w:t>zinc</w:t>
      </w:r>
      <w:r w:rsidRPr="1218827C">
        <w:rPr>
          <w:rFonts w:ascii="Arial" w:hAnsi="Arial" w:cs="Arial"/>
          <w:sz w:val="22"/>
          <w:szCs w:val="22"/>
        </w:rPr>
        <w:t xml:space="preserve"> se mantengan dentro de las especificaciones comerciales y evitar penalidades.</w:t>
      </w:r>
    </w:p>
    <w:p w14:paraId="536C5C06" w14:textId="68E54D87" w:rsidR="00683CEC" w:rsidRDefault="14CC51ED" w:rsidP="48485F21">
      <w:pPr>
        <w:pStyle w:val="ListParagraph"/>
        <w:numPr>
          <w:ilvl w:val="0"/>
          <w:numId w:val="13"/>
        </w:numPr>
        <w:spacing w:line="259" w:lineRule="auto"/>
        <w:jc w:val="both"/>
        <w:rPr>
          <w:rFonts w:ascii="Arial" w:hAnsi="Arial" w:cs="Arial"/>
        </w:rPr>
      </w:pPr>
      <w:r w:rsidRPr="1218827C">
        <w:rPr>
          <w:rFonts w:ascii="Arial" w:hAnsi="Arial" w:cs="Arial"/>
          <w:sz w:val="22"/>
          <w:szCs w:val="22"/>
        </w:rPr>
        <w:t>Optimizar la dosificación de reactivos</w:t>
      </w:r>
      <w:r w:rsidR="48485F21" w:rsidRPr="48485F21">
        <w:rPr>
          <w:rFonts w:ascii="Arial" w:hAnsi="Arial" w:cs="Arial"/>
          <w:sz w:val="22"/>
          <w:szCs w:val="22"/>
        </w:rPr>
        <w:t>.</w:t>
      </w:r>
    </w:p>
    <w:p w14:paraId="11130FE1" w14:textId="5EE06E83" w:rsidR="00683CEC" w:rsidRDefault="14CC51ED" w:rsidP="25E7E1B4">
      <w:pPr>
        <w:pStyle w:val="ListParagraph"/>
        <w:numPr>
          <w:ilvl w:val="0"/>
          <w:numId w:val="13"/>
        </w:numPr>
        <w:spacing w:line="259" w:lineRule="auto"/>
        <w:jc w:val="both"/>
        <w:rPr>
          <w:rFonts w:ascii="Arial" w:hAnsi="Arial" w:cs="Arial"/>
        </w:rPr>
      </w:pPr>
      <w:r w:rsidRPr="1218827C">
        <w:rPr>
          <w:rFonts w:ascii="Arial" w:hAnsi="Arial" w:cs="Arial"/>
          <w:sz w:val="22"/>
          <w:szCs w:val="22"/>
        </w:rPr>
        <w:t xml:space="preserve">Evaluar periódicamente el consumo y eficiencia de colectores y depresores, buscando el equilibrio entre recuperación, selectividad y costos operativos. Se sugiere mantener el uso de sulfato de </w:t>
      </w:r>
      <w:r w:rsidR="00864495">
        <w:rPr>
          <w:rFonts w:ascii="Arial" w:hAnsi="Arial" w:cs="Arial"/>
          <w:sz w:val="22"/>
          <w:szCs w:val="22"/>
        </w:rPr>
        <w:t>zinc</w:t>
      </w:r>
      <w:r w:rsidRPr="1218827C">
        <w:rPr>
          <w:rFonts w:ascii="Arial" w:hAnsi="Arial" w:cs="Arial"/>
          <w:sz w:val="22"/>
          <w:szCs w:val="22"/>
        </w:rPr>
        <w:t xml:space="preserve"> y cianuro, pero con posibilidad de investigar alternativas más amigables con el medio ambiente.</w:t>
      </w:r>
    </w:p>
    <w:p w14:paraId="2DF54165" w14:textId="4F737C37" w:rsidR="00683CEC" w:rsidRDefault="14CC51ED" w:rsidP="48D69E85">
      <w:pPr>
        <w:pStyle w:val="ListParagraph"/>
        <w:numPr>
          <w:ilvl w:val="0"/>
          <w:numId w:val="13"/>
        </w:numPr>
        <w:spacing w:line="259" w:lineRule="auto"/>
        <w:jc w:val="both"/>
        <w:rPr>
          <w:rFonts w:ascii="Arial" w:hAnsi="Arial" w:cs="Arial"/>
          <w:sz w:val="22"/>
          <w:szCs w:val="22"/>
        </w:rPr>
      </w:pPr>
      <w:r w:rsidRPr="1218827C">
        <w:rPr>
          <w:rFonts w:ascii="Arial" w:hAnsi="Arial" w:cs="Arial"/>
          <w:sz w:val="22"/>
          <w:szCs w:val="22"/>
        </w:rPr>
        <w:t xml:space="preserve">Capacitar al personal operativo y </w:t>
      </w:r>
      <w:r w:rsidR="48D69E85" w:rsidRPr="48D69E85">
        <w:rPr>
          <w:rFonts w:ascii="Arial" w:hAnsi="Arial" w:cs="Arial"/>
          <w:sz w:val="22"/>
          <w:szCs w:val="22"/>
        </w:rPr>
        <w:t>técnico.</w:t>
      </w:r>
    </w:p>
    <w:p w14:paraId="640B57C0" w14:textId="72448D0D" w:rsidR="00683CEC" w:rsidRDefault="48D69E85" w:rsidP="60E94BE5">
      <w:pPr>
        <w:pStyle w:val="ListParagraph"/>
        <w:numPr>
          <w:ilvl w:val="0"/>
          <w:numId w:val="13"/>
        </w:numPr>
        <w:spacing w:line="259" w:lineRule="auto"/>
        <w:jc w:val="both"/>
        <w:rPr>
          <w:rFonts w:ascii="Arial" w:hAnsi="Arial" w:cs="Arial"/>
          <w:sz w:val="22"/>
          <w:szCs w:val="22"/>
        </w:rPr>
      </w:pPr>
      <w:r w:rsidRPr="48D69E85">
        <w:rPr>
          <w:rFonts w:ascii="Arial" w:hAnsi="Arial" w:cs="Arial"/>
          <w:sz w:val="22"/>
          <w:szCs w:val="22"/>
        </w:rPr>
        <w:t>Asegurar</w:t>
      </w:r>
      <w:r w:rsidR="14CC51ED" w:rsidRPr="1218827C">
        <w:rPr>
          <w:rFonts w:ascii="Arial" w:hAnsi="Arial" w:cs="Arial"/>
          <w:sz w:val="22"/>
          <w:szCs w:val="22"/>
        </w:rPr>
        <w:t xml:space="preserve"> que los operadores y supervisores comprendan la lógica del circuito de flotación selectiva y las acciones correctivas necesarias ante desviaciones en las variables de operación.</w:t>
      </w:r>
    </w:p>
    <w:p w14:paraId="3F8DC191" w14:textId="5D8BECC5" w:rsidR="00683CEC" w:rsidRDefault="14CC51ED" w:rsidP="07FBDE55">
      <w:pPr>
        <w:pStyle w:val="ListParagraph"/>
        <w:numPr>
          <w:ilvl w:val="0"/>
          <w:numId w:val="13"/>
        </w:numPr>
        <w:spacing w:line="259" w:lineRule="auto"/>
        <w:jc w:val="both"/>
        <w:rPr>
          <w:rFonts w:ascii="Arial" w:hAnsi="Arial" w:cs="Arial"/>
        </w:rPr>
      </w:pPr>
      <w:r w:rsidRPr="1218827C">
        <w:rPr>
          <w:rFonts w:ascii="Arial" w:hAnsi="Arial" w:cs="Arial"/>
          <w:sz w:val="22"/>
          <w:szCs w:val="22"/>
        </w:rPr>
        <w:t>Programar revisiones trimestrales del comportamiento metalúrgico del nuevo circuito, evaluando recuperaciones, leyes, relaciones de enriquecimiento y rendimiento económico.</w:t>
      </w:r>
    </w:p>
    <w:p w14:paraId="08583B21" w14:textId="30F50CD0" w:rsidR="00683CEC" w:rsidRDefault="14CC51ED" w:rsidP="5B15CA88">
      <w:pPr>
        <w:pStyle w:val="ListParagraph"/>
        <w:numPr>
          <w:ilvl w:val="0"/>
          <w:numId w:val="13"/>
        </w:numPr>
        <w:spacing w:line="259" w:lineRule="auto"/>
        <w:jc w:val="both"/>
        <w:rPr>
          <w:rFonts w:ascii="Arial" w:hAnsi="Arial" w:cs="Arial"/>
        </w:rPr>
      </w:pPr>
      <w:r w:rsidRPr="1218827C">
        <w:rPr>
          <w:rFonts w:ascii="Arial" w:hAnsi="Arial" w:cs="Arial"/>
          <w:sz w:val="22"/>
          <w:szCs w:val="22"/>
        </w:rPr>
        <w:t>Profundizar el análisis mineralógico</w:t>
      </w:r>
      <w:r w:rsidR="5B15CA88" w:rsidRPr="5B15CA88">
        <w:rPr>
          <w:rFonts w:ascii="Arial" w:hAnsi="Arial" w:cs="Arial"/>
          <w:sz w:val="22"/>
          <w:szCs w:val="22"/>
        </w:rPr>
        <w:t>.</w:t>
      </w:r>
    </w:p>
    <w:p w14:paraId="1C528574" w14:textId="63CC7B7D" w:rsidR="00683CEC" w:rsidRDefault="14CC51ED" w:rsidP="0C8DE7EA">
      <w:pPr>
        <w:pStyle w:val="ListParagraph"/>
        <w:numPr>
          <w:ilvl w:val="0"/>
          <w:numId w:val="13"/>
        </w:numPr>
        <w:spacing w:line="259" w:lineRule="auto"/>
        <w:jc w:val="both"/>
        <w:rPr>
          <w:rFonts w:ascii="Arial" w:hAnsi="Arial" w:cs="Arial"/>
        </w:rPr>
      </w:pPr>
      <w:r w:rsidRPr="1218827C">
        <w:rPr>
          <w:rFonts w:ascii="Arial" w:hAnsi="Arial" w:cs="Arial"/>
          <w:sz w:val="22"/>
          <w:szCs w:val="22"/>
        </w:rPr>
        <w:t xml:space="preserve">Evaluar impacto ambiental y manejo de </w:t>
      </w:r>
      <w:r w:rsidR="7E6ECF70" w:rsidRPr="7E6ECF70">
        <w:rPr>
          <w:rFonts w:ascii="Arial" w:hAnsi="Arial" w:cs="Arial"/>
          <w:sz w:val="22"/>
          <w:szCs w:val="22"/>
        </w:rPr>
        <w:t>residuos.</w:t>
      </w:r>
    </w:p>
    <w:p w14:paraId="15617E5E" w14:textId="48A32BDC" w:rsidR="00683CEC" w:rsidRDefault="7E6ECF70" w:rsidP="0C8DE7EA">
      <w:pPr>
        <w:pStyle w:val="ListParagraph"/>
        <w:numPr>
          <w:ilvl w:val="0"/>
          <w:numId w:val="13"/>
        </w:numPr>
        <w:spacing w:line="259" w:lineRule="auto"/>
        <w:jc w:val="both"/>
        <w:rPr>
          <w:rFonts w:ascii="Arial" w:hAnsi="Arial" w:cs="Arial"/>
        </w:rPr>
      </w:pPr>
      <w:r w:rsidRPr="7E6ECF70">
        <w:rPr>
          <w:rFonts w:ascii="Arial" w:hAnsi="Arial" w:cs="Arial"/>
          <w:sz w:val="22"/>
          <w:szCs w:val="22"/>
        </w:rPr>
        <w:t>Asegurar</w:t>
      </w:r>
      <w:r w:rsidR="14CC51ED" w:rsidRPr="1218827C">
        <w:rPr>
          <w:rFonts w:ascii="Arial" w:hAnsi="Arial" w:cs="Arial"/>
          <w:sz w:val="22"/>
          <w:szCs w:val="22"/>
        </w:rPr>
        <w:t xml:space="preserve"> que los cambios en el circuito no generen impactos ambientales no previstos. Verificar que los nuevos residuos de flotación cumplan con los parámetros ambientales establecidos por la legislación vigente.</w:t>
      </w:r>
    </w:p>
    <w:p w14:paraId="1FF18447" w14:textId="1EA3A864" w:rsidR="00683CEC" w:rsidRDefault="14CC51ED" w:rsidP="26E8AD65">
      <w:pPr>
        <w:pStyle w:val="ListParagraph"/>
        <w:numPr>
          <w:ilvl w:val="0"/>
          <w:numId w:val="13"/>
        </w:numPr>
        <w:spacing w:line="259" w:lineRule="auto"/>
        <w:jc w:val="both"/>
        <w:rPr>
          <w:rFonts w:ascii="Arial" w:hAnsi="Arial" w:cs="Arial"/>
        </w:rPr>
      </w:pPr>
      <w:r w:rsidRPr="1218827C">
        <w:rPr>
          <w:rFonts w:ascii="Arial" w:hAnsi="Arial" w:cs="Arial"/>
          <w:sz w:val="22"/>
          <w:szCs w:val="22"/>
        </w:rPr>
        <w:t xml:space="preserve">Explorar tecnologías </w:t>
      </w:r>
      <w:r w:rsidR="26E8AD65" w:rsidRPr="26E8AD65">
        <w:rPr>
          <w:rFonts w:ascii="Arial" w:hAnsi="Arial" w:cs="Arial"/>
          <w:sz w:val="22"/>
          <w:szCs w:val="22"/>
        </w:rPr>
        <w:t>complementarias.</w:t>
      </w:r>
    </w:p>
    <w:p w14:paraId="4FBB9B18" w14:textId="30E38BD9" w:rsidR="00683CEC" w:rsidRDefault="26E8AD65" w:rsidP="339DAF73">
      <w:pPr>
        <w:pStyle w:val="ListParagraph"/>
        <w:numPr>
          <w:ilvl w:val="0"/>
          <w:numId w:val="13"/>
        </w:numPr>
        <w:spacing w:line="259" w:lineRule="auto"/>
        <w:jc w:val="both"/>
        <w:rPr>
          <w:rFonts w:ascii="Arial" w:hAnsi="Arial" w:cs="Arial"/>
        </w:rPr>
      </w:pPr>
      <w:r w:rsidRPr="26E8AD65">
        <w:rPr>
          <w:rFonts w:ascii="Arial" w:hAnsi="Arial" w:cs="Arial"/>
          <w:sz w:val="22"/>
          <w:szCs w:val="22"/>
        </w:rPr>
        <w:t>En</w:t>
      </w:r>
      <w:r w:rsidR="14CC51ED" w:rsidRPr="1218827C">
        <w:rPr>
          <w:rFonts w:ascii="Arial" w:hAnsi="Arial" w:cs="Arial"/>
          <w:sz w:val="22"/>
          <w:szCs w:val="22"/>
        </w:rPr>
        <w:t xml:space="preserve"> el mediano plazo, evaluar la integración de tecnologías como sensores en línea (pH, Eh, ley de concentrado) o control automático de flotación para estabilizar el proceso y maximizar la recuperación.</w:t>
      </w:r>
    </w:p>
    <w:p w14:paraId="77880588" w14:textId="1BC840BC" w:rsidR="00683CEC" w:rsidRDefault="7E76B800" w:rsidP="7E76B800">
      <w:pPr>
        <w:jc w:val="both"/>
        <w:rPr>
          <w:rFonts w:ascii="Arial" w:hAnsi="Arial" w:cs="Arial"/>
          <w:b/>
          <w:sz w:val="22"/>
          <w:szCs w:val="22"/>
        </w:rPr>
      </w:pPr>
      <w:r w:rsidRPr="7E76B800">
        <w:rPr>
          <w:rFonts w:ascii="Arial" w:hAnsi="Arial" w:cs="Arial"/>
          <w:b/>
          <w:bCs/>
          <w:sz w:val="22"/>
          <w:szCs w:val="22"/>
        </w:rPr>
        <w:t xml:space="preserve">11. </w:t>
      </w:r>
      <w:r w:rsidRPr="1218827C">
        <w:rPr>
          <w:rFonts w:ascii="Arial" w:hAnsi="Arial" w:cs="Arial"/>
          <w:b/>
          <w:sz w:val="22"/>
          <w:szCs w:val="22"/>
        </w:rPr>
        <w:t xml:space="preserve"> Next Stage</w:t>
      </w:r>
    </w:p>
    <w:p w14:paraId="42933545" w14:textId="77777777" w:rsidR="00C517AA" w:rsidRPr="00C517AA" w:rsidRDefault="00C517AA" w:rsidP="00C517AA">
      <w:pPr>
        <w:jc w:val="both"/>
        <w:rPr>
          <w:rFonts w:ascii="Arial" w:hAnsi="Arial" w:cs="Arial"/>
          <w:b/>
          <w:sz w:val="22"/>
          <w:szCs w:val="22"/>
        </w:rPr>
      </w:pPr>
    </w:p>
    <w:p w14:paraId="774A69FC" w14:textId="16911067" w:rsidR="00A534CB" w:rsidRPr="004E25F8" w:rsidRDefault="2CA43EC3" w:rsidP="002D1C36">
      <w:pPr>
        <w:jc w:val="both"/>
        <w:rPr>
          <w:rFonts w:ascii="Arial" w:hAnsi="Arial" w:cs="Arial"/>
          <w:sz w:val="22"/>
          <w:szCs w:val="22"/>
        </w:rPr>
      </w:pPr>
      <w:r w:rsidRPr="2CA43EC3">
        <w:rPr>
          <w:rFonts w:ascii="Arial" w:hAnsi="Arial" w:cs="Arial"/>
          <w:sz w:val="22"/>
          <w:szCs w:val="22"/>
        </w:rPr>
        <w:t>Realizar una prueba semi-industrial en la unidad El Porvenir para corroborar los potenciales beneficios.</w:t>
      </w:r>
    </w:p>
    <w:p w14:paraId="5A4EE2AB" w14:textId="62F08EF6" w:rsidR="7E76B800" w:rsidRDefault="7E76B800" w:rsidP="7E76B800">
      <w:pPr>
        <w:jc w:val="both"/>
        <w:rPr>
          <w:rFonts w:ascii="Arial" w:hAnsi="Arial" w:cs="Arial"/>
          <w:b/>
          <w:bCs/>
          <w:sz w:val="22"/>
          <w:szCs w:val="22"/>
        </w:rPr>
      </w:pPr>
    </w:p>
    <w:p w14:paraId="0346E950" w14:textId="1A8FCA4A" w:rsidR="006178C0" w:rsidRPr="000270E6" w:rsidRDefault="7E76B800" w:rsidP="7E76B800">
      <w:pPr>
        <w:jc w:val="both"/>
        <w:rPr>
          <w:rFonts w:ascii="Arial" w:hAnsi="Arial" w:cs="Arial"/>
          <w:b/>
          <w:sz w:val="22"/>
          <w:szCs w:val="22"/>
        </w:rPr>
      </w:pPr>
      <w:r w:rsidRPr="7E76B800">
        <w:rPr>
          <w:rFonts w:ascii="Arial" w:hAnsi="Arial" w:cs="Arial"/>
          <w:b/>
          <w:bCs/>
          <w:sz w:val="22"/>
          <w:szCs w:val="22"/>
        </w:rPr>
        <w:t>12.</w:t>
      </w:r>
      <w:r w:rsidRPr="1218827C">
        <w:rPr>
          <w:rFonts w:ascii="Arial" w:hAnsi="Arial" w:cs="Arial"/>
          <w:b/>
          <w:sz w:val="22"/>
          <w:szCs w:val="22"/>
        </w:rPr>
        <w:t xml:space="preserve"> Referencias bibliográficas</w:t>
      </w:r>
    </w:p>
    <w:p w14:paraId="52714C79" w14:textId="77777777" w:rsidR="006178C0" w:rsidRPr="000270E6" w:rsidRDefault="006178C0" w:rsidP="2CA43EC3">
      <w:pPr>
        <w:jc w:val="both"/>
        <w:rPr>
          <w:rFonts w:ascii="Arial" w:hAnsi="Arial" w:cs="Arial"/>
          <w:b/>
          <w:sz w:val="22"/>
          <w:szCs w:val="22"/>
        </w:rPr>
      </w:pPr>
    </w:p>
    <w:p w14:paraId="7F4F0E80" w14:textId="77777777" w:rsidR="00873104" w:rsidRPr="00873104" w:rsidRDefault="2CA43EC3" w:rsidP="00873104">
      <w:pPr>
        <w:ind w:left="142" w:hanging="142"/>
        <w:rPr>
          <w:rFonts w:ascii="Arial" w:hAnsi="Arial" w:cs="Arial"/>
          <w:sz w:val="22"/>
          <w:szCs w:val="22"/>
        </w:rPr>
      </w:pPr>
      <w:r w:rsidRPr="2CA43EC3">
        <w:rPr>
          <w:rFonts w:ascii="Arial" w:hAnsi="Arial" w:cs="Arial"/>
          <w:sz w:val="22"/>
          <w:szCs w:val="22"/>
        </w:rPr>
        <w:t>Zegarra West, A., García Calderón, E., &amp; Pérez Guerra, J. (1970). Desarrollo tecnológico del empleo del SO</w:t>
      </w:r>
      <w:r w:rsidRPr="2CA43EC3">
        <w:rPr>
          <w:rFonts w:ascii="Cambria Math" w:hAnsi="Cambria Math" w:cs="Cambria Math"/>
          <w:sz w:val="22"/>
          <w:szCs w:val="22"/>
        </w:rPr>
        <w:t>₂</w:t>
      </w:r>
      <w:r w:rsidRPr="2CA43EC3">
        <w:rPr>
          <w:rFonts w:ascii="Arial" w:hAnsi="Arial" w:cs="Arial"/>
          <w:sz w:val="22"/>
          <w:szCs w:val="22"/>
        </w:rPr>
        <w:t xml:space="preserve"> en la flotación selectiva de minerales sulfurados. Boletín de la Sociedad Nacional de Minería, Petróleo y Energía.</w:t>
      </w:r>
    </w:p>
    <w:p w14:paraId="0E9D7108" w14:textId="77777777" w:rsidR="008B48C8" w:rsidRPr="000270E6" w:rsidRDefault="008B48C8" w:rsidP="00837CF7">
      <w:pPr>
        <w:ind w:left="142" w:hanging="142"/>
        <w:jc w:val="both"/>
        <w:rPr>
          <w:rFonts w:ascii="Arial" w:hAnsi="Arial" w:cs="Arial"/>
          <w:b/>
          <w:sz w:val="22"/>
          <w:szCs w:val="22"/>
        </w:rPr>
      </w:pPr>
    </w:p>
    <w:p w14:paraId="2A007C82" w14:textId="671C8072" w:rsidR="008B48C8" w:rsidRPr="000270E6" w:rsidRDefault="7E76B800" w:rsidP="7E76B800">
      <w:pPr>
        <w:jc w:val="both"/>
        <w:rPr>
          <w:rFonts w:ascii="Arial" w:hAnsi="Arial" w:cs="Arial"/>
          <w:b/>
          <w:sz w:val="22"/>
          <w:szCs w:val="22"/>
        </w:rPr>
      </w:pPr>
      <w:r w:rsidRPr="7E76B800">
        <w:rPr>
          <w:rFonts w:ascii="Arial" w:hAnsi="Arial" w:cs="Arial"/>
          <w:b/>
          <w:bCs/>
          <w:sz w:val="22"/>
          <w:szCs w:val="22"/>
        </w:rPr>
        <w:t>13</w:t>
      </w:r>
      <w:r w:rsidRPr="1218827C">
        <w:rPr>
          <w:rFonts w:ascii="Arial" w:hAnsi="Arial" w:cs="Arial"/>
          <w:b/>
          <w:sz w:val="22"/>
          <w:szCs w:val="22"/>
        </w:rPr>
        <w:t>. Ilustraciones / Imágenes / Tablas</w:t>
      </w:r>
    </w:p>
    <w:p w14:paraId="754B90FE" w14:textId="632A7066" w:rsidR="004C3B69" w:rsidRPr="000270E6" w:rsidRDefault="3CEB8470" w:rsidP="004C3B69">
      <w:pPr>
        <w:widowControl w:val="0"/>
        <w:autoSpaceDE w:val="0"/>
        <w:autoSpaceDN w:val="0"/>
        <w:adjustRightInd w:val="0"/>
        <w:rPr>
          <w:ins w:id="0" w:author="Microsoft Word" w:date="2025-07-18T21:57:00Z" w16du:dateUtc="2025-07-19T04:57:00Z"/>
          <w:rFonts w:ascii="Arial" w:hAnsi="Arial" w:cs="Arial"/>
          <w:sz w:val="22"/>
          <w:szCs w:val="22"/>
        </w:rPr>
      </w:pPr>
      <w:ins w:id="1" w:author="Microsoft Word" w:date="2025-07-18T21:57:00Z" w16du:dateUtc="2025-07-19T04:57:00Z">
        <w:r w:rsidRPr="3CEB8470">
          <w:rPr>
            <w:rFonts w:ascii="Arial" w:hAnsi="Arial" w:cs="Arial"/>
            <w:sz w:val="22"/>
            <w:szCs w:val="22"/>
          </w:rPr>
          <w:t xml:space="preserve">Nombre completo del coautor: Wilfredo Astete </w:t>
        </w:r>
      </w:ins>
    </w:p>
    <w:p w14:paraId="3CE7F4E2" w14:textId="77777777" w:rsidR="00E84004" w:rsidRPr="000270E6" w:rsidRDefault="00E84004" w:rsidP="0CFB2247">
      <w:pPr>
        <w:jc w:val="both"/>
        <w:rPr>
          <w:rFonts w:ascii="Arial" w:hAnsi="Arial" w:cs="Arial"/>
          <w:b/>
          <w:bCs/>
        </w:rPr>
      </w:pPr>
    </w:p>
    <w:p w14:paraId="701DC0F5" w14:textId="77777777" w:rsidR="00904E24" w:rsidRPr="000270E6" w:rsidRDefault="00904E24" w:rsidP="00975533">
      <w:pPr>
        <w:ind w:left="142" w:hanging="142"/>
        <w:jc w:val="both"/>
        <w:rPr>
          <w:rFonts w:ascii="Arial" w:hAnsi="Arial" w:cs="Arial"/>
          <w:sz w:val="22"/>
          <w:szCs w:val="22"/>
        </w:rPr>
      </w:pPr>
    </w:p>
    <w:p w14:paraId="18AC9D8F" w14:textId="77777777" w:rsidR="00904E24" w:rsidRPr="000270E6" w:rsidRDefault="00904E24" w:rsidP="00975533">
      <w:pPr>
        <w:ind w:left="142" w:hanging="142"/>
        <w:jc w:val="both"/>
        <w:rPr>
          <w:rFonts w:ascii="Arial" w:hAnsi="Arial" w:cs="Arial"/>
          <w:sz w:val="22"/>
          <w:szCs w:val="22"/>
        </w:rPr>
      </w:pPr>
    </w:p>
    <w:p w14:paraId="1215344E" w14:textId="77777777" w:rsidR="00904E24" w:rsidRPr="000270E6" w:rsidRDefault="00904E24" w:rsidP="144B142B">
      <w:pPr>
        <w:jc w:val="both"/>
        <w:rPr>
          <w:rFonts w:ascii="Arial" w:hAnsi="Arial" w:cs="Arial"/>
          <w:sz w:val="22"/>
          <w:szCs w:val="22"/>
        </w:rPr>
        <w:sectPr w:rsidR="00904E24" w:rsidRPr="000270E6" w:rsidSect="00D34811">
          <w:footerReference w:type="default" r:id="rId34"/>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rPr>
      </w:pPr>
    </w:p>
    <w:p w14:paraId="427FBA4C" w14:textId="77777777" w:rsidR="001F29ED" w:rsidRDefault="001F29ED" w:rsidP="003D3A4A">
      <w:pPr>
        <w:ind w:left="142" w:hanging="142"/>
        <w:jc w:val="center"/>
        <w:rPr>
          <w:rFonts w:ascii="Arial" w:hAnsi="Arial" w:cs="Arial"/>
          <w:b/>
          <w:sz w:val="22"/>
          <w:szCs w:val="22"/>
        </w:rPr>
      </w:pPr>
    </w:p>
    <w:p w14:paraId="521FBCC5" w14:textId="77777777" w:rsidR="001F29ED" w:rsidRDefault="001F29ED" w:rsidP="003D3A4A">
      <w:pPr>
        <w:ind w:left="142" w:hanging="142"/>
        <w:jc w:val="center"/>
        <w:rPr>
          <w:rFonts w:ascii="Arial" w:hAnsi="Arial" w:cs="Arial"/>
          <w:b/>
          <w:sz w:val="22"/>
          <w:szCs w:val="22"/>
        </w:rPr>
      </w:pPr>
    </w:p>
    <w:p w14:paraId="446EEDD1" w14:textId="389B8BD7" w:rsidR="38474F0B" w:rsidRDefault="38474F0B" w:rsidP="38474F0B">
      <w:pPr>
        <w:ind w:left="142" w:hanging="142"/>
        <w:jc w:val="center"/>
        <w:rPr>
          <w:rFonts w:ascii="Arial" w:hAnsi="Arial" w:cs="Arial"/>
          <w:b/>
          <w:bCs/>
          <w:sz w:val="22"/>
          <w:szCs w:val="22"/>
        </w:rPr>
      </w:pPr>
    </w:p>
    <w:p w14:paraId="7FD4ABD2" w14:textId="4ACB92C3" w:rsidR="5015E4F3" w:rsidRDefault="5015E4F3" w:rsidP="5015E4F3">
      <w:pPr>
        <w:ind w:left="142" w:hanging="142"/>
        <w:jc w:val="center"/>
        <w:rPr>
          <w:rFonts w:ascii="Arial" w:hAnsi="Arial" w:cs="Arial"/>
          <w:b/>
          <w:bCs/>
          <w:sz w:val="22"/>
          <w:szCs w:val="22"/>
        </w:rPr>
      </w:pPr>
    </w:p>
    <w:p w14:paraId="66B4193A" w14:textId="43E1EEEC" w:rsidR="5015E4F3" w:rsidRDefault="5015E4F3" w:rsidP="5015E4F3">
      <w:pPr>
        <w:ind w:left="142" w:hanging="142"/>
        <w:jc w:val="center"/>
        <w:rPr>
          <w:rFonts w:ascii="Arial" w:hAnsi="Arial" w:cs="Arial"/>
          <w:b/>
          <w:bCs/>
          <w:sz w:val="22"/>
          <w:szCs w:val="22"/>
        </w:rPr>
      </w:pPr>
    </w:p>
    <w:p w14:paraId="08765150" w14:textId="683BBDC0" w:rsidR="5015E4F3" w:rsidRDefault="5015E4F3" w:rsidP="5015E4F3">
      <w:pPr>
        <w:ind w:left="142" w:hanging="142"/>
        <w:jc w:val="center"/>
        <w:rPr>
          <w:rFonts w:ascii="Arial" w:hAnsi="Arial" w:cs="Arial"/>
          <w:b/>
          <w:bCs/>
          <w:sz w:val="22"/>
          <w:szCs w:val="22"/>
        </w:rPr>
      </w:pPr>
    </w:p>
    <w:p w14:paraId="663670DF" w14:textId="05F37F55" w:rsidR="5015E4F3" w:rsidRDefault="5015E4F3" w:rsidP="5015E4F3">
      <w:pPr>
        <w:ind w:left="142" w:hanging="142"/>
        <w:jc w:val="center"/>
        <w:rPr>
          <w:rFonts w:ascii="Arial" w:hAnsi="Arial" w:cs="Arial"/>
          <w:b/>
          <w:bCs/>
          <w:sz w:val="22"/>
          <w:szCs w:val="22"/>
        </w:rPr>
      </w:pPr>
    </w:p>
    <w:p w14:paraId="1EBC2081" w14:textId="007F0C3C" w:rsidR="5015E4F3" w:rsidRDefault="5015E4F3" w:rsidP="5015E4F3">
      <w:pPr>
        <w:ind w:left="142" w:hanging="142"/>
        <w:jc w:val="center"/>
        <w:rPr>
          <w:rFonts w:ascii="Arial" w:hAnsi="Arial" w:cs="Arial"/>
          <w:b/>
          <w:bCs/>
          <w:sz w:val="22"/>
          <w:szCs w:val="22"/>
        </w:rPr>
      </w:pPr>
    </w:p>
    <w:p w14:paraId="25F37D46" w14:textId="7F52B96B" w:rsidR="5015E4F3" w:rsidRDefault="5015E4F3" w:rsidP="5015E4F3">
      <w:pPr>
        <w:ind w:left="142" w:hanging="142"/>
        <w:jc w:val="center"/>
        <w:rPr>
          <w:rFonts w:ascii="Arial" w:hAnsi="Arial" w:cs="Arial"/>
          <w:b/>
          <w:bCs/>
          <w:sz w:val="22"/>
          <w:szCs w:val="22"/>
        </w:rPr>
      </w:pPr>
    </w:p>
    <w:p w14:paraId="61BE2DE0" w14:textId="41BB6EA0" w:rsidR="5015E4F3" w:rsidRDefault="5015E4F3" w:rsidP="5015E4F3">
      <w:pPr>
        <w:ind w:left="142" w:hanging="142"/>
        <w:jc w:val="center"/>
        <w:rPr>
          <w:rFonts w:ascii="Arial" w:hAnsi="Arial" w:cs="Arial"/>
          <w:b/>
          <w:bCs/>
          <w:sz w:val="22"/>
          <w:szCs w:val="22"/>
        </w:rPr>
      </w:pPr>
    </w:p>
    <w:p w14:paraId="270ACDD1" w14:textId="7EF27A4E" w:rsidR="5015E4F3" w:rsidRDefault="5015E4F3" w:rsidP="5015E4F3">
      <w:pPr>
        <w:ind w:left="142" w:hanging="142"/>
        <w:jc w:val="center"/>
        <w:rPr>
          <w:rFonts w:ascii="Arial" w:hAnsi="Arial" w:cs="Arial"/>
          <w:b/>
          <w:bCs/>
          <w:sz w:val="22"/>
          <w:szCs w:val="22"/>
        </w:rPr>
      </w:pPr>
    </w:p>
    <w:p w14:paraId="1923487C" w14:textId="6411C5AA" w:rsidR="5015E4F3" w:rsidRDefault="5015E4F3" w:rsidP="5015E4F3">
      <w:pPr>
        <w:ind w:left="142" w:hanging="142"/>
        <w:jc w:val="center"/>
        <w:rPr>
          <w:rFonts w:ascii="Arial" w:hAnsi="Arial" w:cs="Arial"/>
          <w:b/>
          <w:bCs/>
          <w:sz w:val="22"/>
          <w:szCs w:val="22"/>
        </w:rPr>
      </w:pPr>
    </w:p>
    <w:p w14:paraId="78EEDB2B" w14:textId="4E7CFDF1" w:rsidR="5015E4F3" w:rsidRDefault="5015E4F3" w:rsidP="5015E4F3">
      <w:pPr>
        <w:ind w:left="142" w:hanging="142"/>
        <w:jc w:val="center"/>
        <w:rPr>
          <w:rFonts w:ascii="Arial" w:hAnsi="Arial" w:cs="Arial"/>
          <w:b/>
          <w:bCs/>
          <w:sz w:val="22"/>
          <w:szCs w:val="22"/>
        </w:rPr>
      </w:pPr>
    </w:p>
    <w:p w14:paraId="080E8A6E" w14:textId="72F4F667" w:rsidR="5015E4F3" w:rsidRDefault="5015E4F3" w:rsidP="5015E4F3">
      <w:pPr>
        <w:ind w:left="142" w:hanging="142"/>
        <w:jc w:val="center"/>
        <w:rPr>
          <w:rFonts w:ascii="Arial" w:hAnsi="Arial" w:cs="Arial"/>
          <w:b/>
          <w:bCs/>
          <w:sz w:val="22"/>
          <w:szCs w:val="22"/>
        </w:rPr>
      </w:pPr>
    </w:p>
    <w:p w14:paraId="2AD61996" w14:textId="38F47659" w:rsidR="5015E4F3" w:rsidRDefault="5015E4F3" w:rsidP="5015E4F3">
      <w:pPr>
        <w:ind w:left="142" w:hanging="142"/>
        <w:jc w:val="center"/>
        <w:rPr>
          <w:rFonts w:ascii="Arial" w:hAnsi="Arial" w:cs="Arial"/>
          <w:b/>
          <w:bCs/>
          <w:sz w:val="22"/>
          <w:szCs w:val="22"/>
        </w:rPr>
      </w:pPr>
    </w:p>
    <w:p w14:paraId="2EB4B627" w14:textId="6F893F91" w:rsidR="5015E4F3" w:rsidRDefault="5015E4F3" w:rsidP="5015E4F3">
      <w:pPr>
        <w:ind w:left="142" w:hanging="142"/>
        <w:jc w:val="center"/>
        <w:rPr>
          <w:rFonts w:ascii="Arial" w:hAnsi="Arial" w:cs="Arial"/>
          <w:b/>
          <w:bCs/>
          <w:sz w:val="22"/>
          <w:szCs w:val="22"/>
        </w:rPr>
      </w:pPr>
    </w:p>
    <w:p w14:paraId="1010621C" w14:textId="3CB0BD88" w:rsidR="5015E4F3" w:rsidRDefault="5015E4F3" w:rsidP="5015E4F3">
      <w:pPr>
        <w:ind w:left="142" w:hanging="142"/>
        <w:jc w:val="center"/>
        <w:rPr>
          <w:rFonts w:ascii="Arial" w:hAnsi="Arial" w:cs="Arial"/>
          <w:b/>
          <w:bCs/>
          <w:sz w:val="22"/>
          <w:szCs w:val="22"/>
        </w:rPr>
      </w:pPr>
    </w:p>
    <w:p w14:paraId="089E9C61" w14:textId="3CF954DB" w:rsidR="38474F0B" w:rsidRDefault="38474F0B" w:rsidP="38474F0B">
      <w:pPr>
        <w:ind w:left="142" w:hanging="142"/>
        <w:jc w:val="center"/>
        <w:rPr>
          <w:rFonts w:ascii="Arial" w:hAnsi="Arial" w:cs="Arial"/>
          <w:b/>
          <w:bCs/>
          <w:sz w:val="22"/>
          <w:szCs w:val="22"/>
        </w:rPr>
      </w:pPr>
    </w:p>
    <w:p w14:paraId="27C379BB" w14:textId="77777777" w:rsidR="001F29ED" w:rsidRPr="000270E6" w:rsidRDefault="001F29ED" w:rsidP="001F29ED">
      <w:pPr>
        <w:ind w:left="142" w:hanging="142"/>
        <w:jc w:val="center"/>
        <w:rPr>
          <w:rFonts w:ascii="Arial" w:hAnsi="Arial" w:cs="Arial"/>
          <w:b/>
          <w:sz w:val="22"/>
          <w:szCs w:val="22"/>
        </w:rPr>
      </w:pPr>
      <w:r w:rsidRPr="1218827C">
        <w:rPr>
          <w:rFonts w:ascii="Arial" w:hAnsi="Arial" w:cs="Arial"/>
          <w:b/>
          <w:sz w:val="22"/>
          <w:szCs w:val="22"/>
        </w:rPr>
        <w:t>AUTORIZACIÓN DE PARTICIPACIÓN</w:t>
      </w:r>
    </w:p>
    <w:p w14:paraId="1121D1C7" w14:textId="77777777" w:rsidR="001F29ED" w:rsidRPr="000270E6" w:rsidRDefault="001F29ED" w:rsidP="001F29ED">
      <w:pPr>
        <w:ind w:left="142" w:hanging="142"/>
        <w:jc w:val="both"/>
        <w:rPr>
          <w:rFonts w:ascii="Arial" w:hAnsi="Arial" w:cs="Arial"/>
          <w:sz w:val="22"/>
          <w:szCs w:val="22"/>
        </w:rPr>
      </w:pPr>
    </w:p>
    <w:p w14:paraId="597986C6" w14:textId="77777777" w:rsidR="001F29ED" w:rsidRPr="000270E6" w:rsidRDefault="001F29ED" w:rsidP="001F29ED">
      <w:pPr>
        <w:ind w:left="142" w:hanging="142"/>
        <w:jc w:val="both"/>
        <w:rPr>
          <w:rFonts w:ascii="Arial" w:hAnsi="Arial" w:cs="Arial"/>
          <w:sz w:val="22"/>
          <w:szCs w:val="22"/>
        </w:rPr>
      </w:pPr>
    </w:p>
    <w:p w14:paraId="12DE3E21" w14:textId="77777777" w:rsidR="00122588" w:rsidRDefault="00122588" w:rsidP="001F29ED">
      <w:pPr>
        <w:spacing w:line="480" w:lineRule="auto"/>
        <w:ind w:left="142" w:hanging="142"/>
        <w:jc w:val="both"/>
        <w:rPr>
          <w:rFonts w:ascii="Arial" w:hAnsi="Arial" w:cs="Arial"/>
          <w:sz w:val="22"/>
          <w:szCs w:val="22"/>
        </w:rPr>
      </w:pPr>
    </w:p>
    <w:p w14:paraId="26343EB6" w14:textId="7302428A" w:rsidR="001F29ED" w:rsidRPr="000270E6" w:rsidRDefault="001F29ED" w:rsidP="001F29ED">
      <w:pPr>
        <w:spacing w:line="480" w:lineRule="auto"/>
        <w:ind w:left="142" w:hanging="142"/>
        <w:jc w:val="both"/>
        <w:rPr>
          <w:rFonts w:ascii="Arial" w:hAnsi="Arial" w:cs="Arial"/>
          <w:sz w:val="22"/>
          <w:szCs w:val="22"/>
        </w:rPr>
      </w:pPr>
      <w:r w:rsidRPr="1218827C">
        <w:rPr>
          <w:rFonts w:ascii="Arial" w:hAnsi="Arial" w:cs="Arial"/>
          <w:sz w:val="22"/>
          <w:szCs w:val="22"/>
        </w:rPr>
        <w:t xml:space="preserve">Yo </w:t>
      </w:r>
      <w:r w:rsidRPr="1218827C">
        <w:rPr>
          <w:rFonts w:ascii="Arial" w:hAnsi="Arial" w:cs="Arial"/>
          <w:sz w:val="22"/>
          <w:szCs w:val="22"/>
          <w:u w:val="single"/>
        </w:rPr>
        <w:t>(Nombre completo), (cargo), (Nombre de la empresa o institución educativa)</w:t>
      </w:r>
      <w:r w:rsidRPr="1218827C">
        <w:rPr>
          <w:rFonts w:ascii="Arial" w:hAnsi="Arial" w:cs="Arial"/>
          <w:sz w:val="22"/>
          <w:szCs w:val="22"/>
        </w:rPr>
        <w:t>; autorizo que el trabajo</w:t>
      </w:r>
    </w:p>
    <w:p w14:paraId="3D568B5B" w14:textId="77777777" w:rsidR="001F29ED" w:rsidRPr="000270E6" w:rsidRDefault="001F29ED" w:rsidP="001F29ED">
      <w:pPr>
        <w:spacing w:line="480" w:lineRule="auto"/>
        <w:jc w:val="both"/>
        <w:rPr>
          <w:rFonts w:ascii="Arial" w:hAnsi="Arial" w:cs="Arial"/>
          <w:sz w:val="22"/>
          <w:szCs w:val="22"/>
        </w:rPr>
      </w:pPr>
      <w:r w:rsidRPr="1218827C">
        <w:rPr>
          <w:rFonts w:ascii="Arial" w:hAnsi="Arial" w:cs="Arial"/>
          <w:sz w:val="22"/>
          <w:szCs w:val="22"/>
        </w:rPr>
        <w:t xml:space="preserve">titulado “____________________” presentado por el autor </w:t>
      </w:r>
      <w:r w:rsidRPr="1218827C">
        <w:rPr>
          <w:rFonts w:ascii="Arial" w:hAnsi="Arial" w:cs="Arial"/>
          <w:sz w:val="22"/>
          <w:szCs w:val="22"/>
          <w:u w:val="single"/>
        </w:rPr>
        <w:t>(nombre completo)</w:t>
      </w:r>
      <w:r w:rsidRPr="1218827C">
        <w:rPr>
          <w:rFonts w:ascii="Arial" w:hAnsi="Arial" w:cs="Arial"/>
          <w:sz w:val="22"/>
          <w:szCs w:val="22"/>
        </w:rPr>
        <w:t xml:space="preserve"> y coautores </w:t>
      </w:r>
      <w:r w:rsidRPr="1218827C">
        <w:rPr>
          <w:rFonts w:ascii="Arial" w:hAnsi="Arial" w:cs="Arial"/>
          <w:sz w:val="22"/>
          <w:szCs w:val="22"/>
          <w:u w:val="single"/>
        </w:rPr>
        <w:t>(nombres completos)</w:t>
      </w:r>
      <w:r w:rsidRPr="1218827C">
        <w:rPr>
          <w:rFonts w:ascii="Arial" w:hAnsi="Arial" w:cs="Arial"/>
          <w:sz w:val="22"/>
          <w:szCs w:val="22"/>
        </w:rPr>
        <w:t xml:space="preserve"> sea presentado en el concurso del Premio Nacional de Minería del evento PERUMIN 37 Convención Minera en las fechas del 22 al 26 de setiembre del 2025 en la ciudad de Arequipa.</w:t>
      </w:r>
    </w:p>
    <w:p w14:paraId="3C2D0796" w14:textId="77777777" w:rsidR="001F29ED" w:rsidRPr="000270E6" w:rsidRDefault="001F29ED" w:rsidP="001F29ED">
      <w:pPr>
        <w:spacing w:line="480" w:lineRule="auto"/>
        <w:ind w:left="142" w:hanging="142"/>
        <w:jc w:val="both"/>
        <w:rPr>
          <w:rFonts w:ascii="Arial" w:hAnsi="Arial" w:cs="Arial"/>
          <w:sz w:val="22"/>
          <w:szCs w:val="22"/>
        </w:rPr>
      </w:pPr>
    </w:p>
    <w:p w14:paraId="2688E40E" w14:textId="77777777" w:rsidR="001F29ED" w:rsidRPr="000270E6" w:rsidRDefault="001F29ED" w:rsidP="001F29ED">
      <w:pPr>
        <w:spacing w:line="480" w:lineRule="auto"/>
        <w:ind w:left="142" w:hanging="142"/>
        <w:jc w:val="both"/>
        <w:rPr>
          <w:rFonts w:ascii="Arial" w:hAnsi="Arial" w:cs="Arial"/>
          <w:sz w:val="22"/>
          <w:szCs w:val="22"/>
        </w:rPr>
      </w:pPr>
    </w:p>
    <w:p w14:paraId="6CA1A967" w14:textId="77777777" w:rsidR="001F29ED" w:rsidRPr="000270E6" w:rsidRDefault="001F29ED" w:rsidP="001F29ED">
      <w:pPr>
        <w:ind w:left="142" w:hanging="142"/>
        <w:jc w:val="both"/>
        <w:rPr>
          <w:rFonts w:ascii="Arial" w:hAnsi="Arial" w:cs="Arial"/>
          <w:sz w:val="22"/>
          <w:szCs w:val="22"/>
        </w:rPr>
      </w:pPr>
      <w:r w:rsidRPr="1218827C">
        <w:rPr>
          <w:rFonts w:ascii="Arial" w:hAnsi="Arial" w:cs="Arial"/>
          <w:sz w:val="22"/>
          <w:szCs w:val="22"/>
        </w:rPr>
        <w:t>___________</w:t>
      </w:r>
    </w:p>
    <w:p w14:paraId="10ECB6BA" w14:textId="77777777" w:rsidR="001F29ED" w:rsidRPr="000270E6" w:rsidRDefault="001F29ED" w:rsidP="001F29ED">
      <w:pPr>
        <w:ind w:left="142" w:hanging="142"/>
        <w:jc w:val="both"/>
        <w:rPr>
          <w:rFonts w:ascii="Arial" w:hAnsi="Arial" w:cs="Arial"/>
          <w:sz w:val="22"/>
          <w:szCs w:val="22"/>
        </w:rPr>
      </w:pPr>
      <w:r w:rsidRPr="1218827C">
        <w:rPr>
          <w:rFonts w:ascii="Arial" w:hAnsi="Arial" w:cs="Arial"/>
          <w:sz w:val="22"/>
          <w:szCs w:val="22"/>
        </w:rPr>
        <w:t>Firma</w:t>
      </w:r>
    </w:p>
    <w:p w14:paraId="642ABD08" w14:textId="77777777" w:rsidR="001F29ED" w:rsidRPr="000270E6" w:rsidRDefault="001F29ED" w:rsidP="001F29ED">
      <w:pPr>
        <w:ind w:left="142" w:hanging="142"/>
        <w:jc w:val="both"/>
        <w:rPr>
          <w:rFonts w:ascii="Arial" w:hAnsi="Arial" w:cs="Arial"/>
          <w:sz w:val="22"/>
          <w:szCs w:val="22"/>
        </w:rPr>
      </w:pPr>
      <w:r w:rsidRPr="1218827C">
        <w:rPr>
          <w:rFonts w:ascii="Arial" w:hAnsi="Arial" w:cs="Arial"/>
          <w:sz w:val="22"/>
          <w:szCs w:val="22"/>
        </w:rPr>
        <w:t>DNI/Pasaporte</w:t>
      </w:r>
    </w:p>
    <w:p w14:paraId="56A2D657" w14:textId="77777777" w:rsidR="001F29ED" w:rsidRPr="000270E6" w:rsidRDefault="001F29ED" w:rsidP="001F29ED">
      <w:pPr>
        <w:ind w:left="142" w:hanging="142"/>
        <w:jc w:val="both"/>
        <w:rPr>
          <w:rFonts w:ascii="Arial" w:hAnsi="Arial" w:cs="Arial"/>
          <w:sz w:val="22"/>
          <w:szCs w:val="22"/>
        </w:rPr>
      </w:pPr>
      <w:r w:rsidRPr="1218827C">
        <w:rPr>
          <w:rFonts w:ascii="Arial" w:hAnsi="Arial" w:cs="Arial"/>
          <w:sz w:val="22"/>
          <w:szCs w:val="22"/>
        </w:rPr>
        <w:t>Fecha</w:t>
      </w:r>
    </w:p>
    <w:p w14:paraId="400599CD" w14:textId="77777777" w:rsidR="001F29ED" w:rsidRPr="000270E6" w:rsidRDefault="001F29ED" w:rsidP="001F29ED">
      <w:pPr>
        <w:spacing w:line="480" w:lineRule="auto"/>
        <w:ind w:left="142" w:hanging="142"/>
        <w:jc w:val="both"/>
        <w:rPr>
          <w:rFonts w:ascii="Arial" w:hAnsi="Arial" w:cs="Arial"/>
          <w:sz w:val="22"/>
          <w:szCs w:val="22"/>
        </w:rPr>
      </w:pPr>
    </w:p>
    <w:p w14:paraId="0002060B" w14:textId="77777777" w:rsidR="000703C0" w:rsidRDefault="001F29ED" w:rsidP="001F29ED">
      <w:pPr>
        <w:spacing w:line="480" w:lineRule="auto"/>
        <w:ind w:left="142" w:hanging="142"/>
        <w:jc w:val="both"/>
        <w:rPr>
          <w:rFonts w:ascii="Arial" w:hAnsi="Arial" w:cs="Arial"/>
          <w:sz w:val="22"/>
          <w:szCs w:val="22"/>
        </w:rPr>
      </w:pPr>
      <w:r w:rsidRPr="1218827C">
        <w:rPr>
          <w:rFonts w:ascii="Arial" w:hAnsi="Arial" w:cs="Arial"/>
          <w:sz w:val="22"/>
          <w:szCs w:val="22"/>
        </w:rPr>
        <w:t xml:space="preserve">Nota: </w:t>
      </w:r>
    </w:p>
    <w:p w14:paraId="55345014" w14:textId="77777777" w:rsidR="000703C0" w:rsidRDefault="001F29ED" w:rsidP="001F29ED">
      <w:pPr>
        <w:spacing w:line="480" w:lineRule="auto"/>
        <w:ind w:left="142" w:hanging="142"/>
        <w:jc w:val="both"/>
        <w:rPr>
          <w:rFonts w:ascii="Arial" w:hAnsi="Arial" w:cs="Arial"/>
          <w:sz w:val="22"/>
          <w:szCs w:val="22"/>
        </w:rPr>
      </w:pPr>
      <w:r w:rsidRPr="1218827C">
        <w:rPr>
          <w:rFonts w:ascii="Arial" w:hAnsi="Arial" w:cs="Arial"/>
          <w:sz w:val="22"/>
          <w:szCs w:val="22"/>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sz w:val="22"/>
          <w:szCs w:val="22"/>
        </w:rPr>
      </w:pPr>
      <w:r w:rsidRPr="1218827C">
        <w:rPr>
          <w:rFonts w:ascii="Arial" w:hAnsi="Arial" w:cs="Arial"/>
          <w:sz w:val="22"/>
          <w:szCs w:val="22"/>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sz w:val="22"/>
          <w:szCs w:val="22"/>
        </w:rPr>
      </w:pPr>
      <w:r w:rsidRPr="1218827C">
        <w:rPr>
          <w:rFonts w:ascii="Arial" w:hAnsi="Arial" w:cs="Arial"/>
          <w:sz w:val="22"/>
          <w:szCs w:val="22"/>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sz w:val="22"/>
          <w:szCs w:val="22"/>
        </w:rPr>
      </w:pPr>
    </w:p>
    <w:p w14:paraId="0F14B702" w14:textId="77777777" w:rsidR="00904E24" w:rsidRPr="000270E6" w:rsidRDefault="00904E24" w:rsidP="5322F928">
      <w:pPr>
        <w:jc w:val="both"/>
        <w:rPr>
          <w:rFonts w:ascii="Arial" w:hAnsi="Arial" w:cs="Arial"/>
          <w:sz w:val="22"/>
          <w:szCs w:val="22"/>
        </w:rPr>
      </w:pPr>
    </w:p>
    <w:sectPr w:rsidR="00904E24" w:rsidRPr="000270E6" w:rsidSect="00904E24">
      <w:footerReference w:type="default" r:id="rId35"/>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DDFB" w14:textId="77777777" w:rsidR="00E56723" w:rsidRDefault="00E56723" w:rsidP="004D469A">
      <w:r>
        <w:separator/>
      </w:r>
    </w:p>
  </w:endnote>
  <w:endnote w:type="continuationSeparator" w:id="0">
    <w:p w14:paraId="45B122D8" w14:textId="77777777" w:rsidR="00E56723" w:rsidRDefault="00E5672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C52B1A2" w14:paraId="52B3ABB7" w14:textId="77777777" w:rsidTr="3C52B1A2">
      <w:trPr>
        <w:trHeight w:val="300"/>
      </w:trPr>
      <w:tc>
        <w:tcPr>
          <w:tcW w:w="3455" w:type="dxa"/>
        </w:tcPr>
        <w:p w14:paraId="173D218E" w14:textId="33975DEC" w:rsidR="3C52B1A2" w:rsidRDefault="3C52B1A2" w:rsidP="3C52B1A2">
          <w:pPr>
            <w:pStyle w:val="Header"/>
            <w:ind w:left="-115"/>
          </w:pPr>
        </w:p>
      </w:tc>
      <w:tc>
        <w:tcPr>
          <w:tcW w:w="3455" w:type="dxa"/>
        </w:tcPr>
        <w:p w14:paraId="2FDACB7D" w14:textId="596249A9" w:rsidR="3C52B1A2" w:rsidRDefault="3C52B1A2" w:rsidP="3C52B1A2">
          <w:pPr>
            <w:pStyle w:val="Header"/>
            <w:jc w:val="center"/>
          </w:pPr>
        </w:p>
      </w:tc>
      <w:tc>
        <w:tcPr>
          <w:tcW w:w="3455" w:type="dxa"/>
        </w:tcPr>
        <w:p w14:paraId="0F9EBF72" w14:textId="4FBEAF5C" w:rsidR="3C52B1A2" w:rsidRDefault="3C52B1A2" w:rsidP="3C52B1A2">
          <w:pPr>
            <w:pStyle w:val="Header"/>
            <w:ind w:right="-115"/>
            <w:jc w:val="right"/>
          </w:pPr>
        </w:p>
      </w:tc>
    </w:tr>
  </w:tbl>
  <w:p w14:paraId="33E9A5BD" w14:textId="38FB2854" w:rsidR="006508C6" w:rsidRDefault="006508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C52B1A2" w14:paraId="34720193" w14:textId="77777777" w:rsidTr="3C52B1A2">
      <w:trPr>
        <w:trHeight w:val="300"/>
      </w:trPr>
      <w:tc>
        <w:tcPr>
          <w:tcW w:w="3455" w:type="dxa"/>
        </w:tcPr>
        <w:p w14:paraId="19AD9F89" w14:textId="3E0AC628" w:rsidR="3C52B1A2" w:rsidRDefault="3C52B1A2" w:rsidP="3C52B1A2">
          <w:pPr>
            <w:pStyle w:val="Header"/>
            <w:ind w:left="-115"/>
          </w:pPr>
        </w:p>
      </w:tc>
      <w:tc>
        <w:tcPr>
          <w:tcW w:w="3455" w:type="dxa"/>
        </w:tcPr>
        <w:p w14:paraId="0583ACF3" w14:textId="284460DE" w:rsidR="3C52B1A2" w:rsidRDefault="3C52B1A2" w:rsidP="3C52B1A2">
          <w:pPr>
            <w:pStyle w:val="Header"/>
            <w:jc w:val="center"/>
          </w:pPr>
        </w:p>
      </w:tc>
      <w:tc>
        <w:tcPr>
          <w:tcW w:w="3455" w:type="dxa"/>
        </w:tcPr>
        <w:p w14:paraId="11A80483" w14:textId="02B39CD8" w:rsidR="3C52B1A2" w:rsidRDefault="3C52B1A2" w:rsidP="3C52B1A2">
          <w:pPr>
            <w:pStyle w:val="Header"/>
            <w:ind w:right="-115"/>
            <w:jc w:val="right"/>
          </w:pPr>
        </w:p>
      </w:tc>
    </w:tr>
  </w:tbl>
  <w:p w14:paraId="3ACBE5D4" w14:textId="72E00233" w:rsidR="006508C6" w:rsidRDefault="006508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C52B1A2" w14:paraId="022E2A64" w14:textId="77777777" w:rsidTr="3C52B1A2">
      <w:trPr>
        <w:trHeight w:val="300"/>
      </w:trPr>
      <w:tc>
        <w:tcPr>
          <w:tcW w:w="3455" w:type="dxa"/>
        </w:tcPr>
        <w:p w14:paraId="21A83DC5" w14:textId="36FF9D2B" w:rsidR="3C52B1A2" w:rsidRDefault="3C52B1A2" w:rsidP="3C52B1A2">
          <w:pPr>
            <w:pStyle w:val="Header"/>
            <w:ind w:left="-115"/>
          </w:pPr>
        </w:p>
      </w:tc>
      <w:tc>
        <w:tcPr>
          <w:tcW w:w="3455" w:type="dxa"/>
        </w:tcPr>
        <w:p w14:paraId="48CE633F" w14:textId="21C30612" w:rsidR="3C52B1A2" w:rsidRDefault="3C52B1A2" w:rsidP="3C52B1A2">
          <w:pPr>
            <w:pStyle w:val="Header"/>
            <w:jc w:val="center"/>
          </w:pPr>
        </w:p>
      </w:tc>
      <w:tc>
        <w:tcPr>
          <w:tcW w:w="3455" w:type="dxa"/>
        </w:tcPr>
        <w:p w14:paraId="0EC563F0" w14:textId="4731D522" w:rsidR="3C52B1A2" w:rsidRDefault="3C52B1A2" w:rsidP="3C52B1A2">
          <w:pPr>
            <w:pStyle w:val="Header"/>
            <w:ind w:right="-115"/>
            <w:jc w:val="right"/>
          </w:pPr>
        </w:p>
      </w:tc>
    </w:tr>
  </w:tbl>
  <w:p w14:paraId="0AD0E5B8" w14:textId="38BAE249" w:rsidR="006508C6" w:rsidRDefault="00650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DAA4" w14:textId="77777777" w:rsidR="00E56723" w:rsidRDefault="00E56723" w:rsidP="004D469A">
      <w:r>
        <w:separator/>
      </w:r>
    </w:p>
  </w:footnote>
  <w:footnote w:type="continuationSeparator" w:id="0">
    <w:p w14:paraId="6ACFE817" w14:textId="77777777" w:rsidR="00E56723" w:rsidRDefault="00E56723"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3810FB2E" w:rsidP="3810FB2E">
    <w:pPr>
      <w:pStyle w:val="Header"/>
      <w:ind w:right="360" w:firstLine="360"/>
      <w:jc w:val="center"/>
      <w:rPr>
        <w:sz w:val="18"/>
        <w:szCs w:val="18"/>
      </w:rPr>
    </w:pPr>
    <w:r w:rsidRPr="3810FB2E">
      <w:rPr>
        <w:sz w:val="18"/>
        <w:szCs w:val="18"/>
      </w:rPr>
      <w:t>XVIII Congreso Peruano de Geología, p. xxx-xxx (2016)</w:t>
    </w:r>
  </w:p>
</w:hdr>
</file>

<file path=word/intelligence2.xml><?xml version="1.0" encoding="utf-8"?>
<int2:intelligence xmlns:int2="http://schemas.microsoft.com/office/intelligence/2020/intelligence" xmlns:oel="http://schemas.microsoft.com/office/2019/extlst">
  <int2:observations>
    <int2:textHash int2:hashCode="TwA0gaCmW7MBSY" int2:id="ZiPlWaIJ">
      <int2:state int2:value="Rejected" int2:type="spell"/>
    </int2:textHash>
    <int2:textHash int2:hashCode="CdLjoVAueKIf1j" int2:id="a4uWT0h3">
      <int2:state int2:value="Rejected" int2:type="spell"/>
    </int2:textHash>
    <int2:textHash int2:hashCode="46WWCrlgTaPi2F" int2:id="mhQ7t8hH">
      <int2:state int2:value="Rejected" int2:type="spell"/>
    </int2:textHash>
    <int2:textHash int2:hashCode="OX/47gK3mB9s64" int2:id="n0SfYjuJ">
      <int2:state int2:value="Rejected" int2:type="spell"/>
    </int2:textHash>
    <int2:textHash int2:hashCode="Po5P0Z2reo4rLU" int2:id="oVslakC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7704"/>
    <w:multiLevelType w:val="hybridMultilevel"/>
    <w:tmpl w:val="FFFFFFFF"/>
    <w:lvl w:ilvl="0" w:tplc="96B04688">
      <w:start w:val="1"/>
      <w:numFmt w:val="decimal"/>
      <w:lvlText w:val="%1."/>
      <w:lvlJc w:val="left"/>
      <w:pPr>
        <w:ind w:left="720" w:hanging="360"/>
      </w:pPr>
    </w:lvl>
    <w:lvl w:ilvl="1" w:tplc="604A5080">
      <w:start w:val="1"/>
      <w:numFmt w:val="lowerLetter"/>
      <w:lvlText w:val="%2."/>
      <w:lvlJc w:val="left"/>
      <w:pPr>
        <w:ind w:left="1440" w:hanging="360"/>
      </w:pPr>
    </w:lvl>
    <w:lvl w:ilvl="2" w:tplc="913C4800">
      <w:start w:val="1"/>
      <w:numFmt w:val="lowerRoman"/>
      <w:lvlText w:val="%3."/>
      <w:lvlJc w:val="right"/>
      <w:pPr>
        <w:ind w:left="2160" w:hanging="180"/>
      </w:pPr>
    </w:lvl>
    <w:lvl w:ilvl="3" w:tplc="A2CE6A3A">
      <w:start w:val="1"/>
      <w:numFmt w:val="decimal"/>
      <w:lvlText w:val="%4."/>
      <w:lvlJc w:val="left"/>
      <w:pPr>
        <w:ind w:left="2880" w:hanging="360"/>
      </w:pPr>
    </w:lvl>
    <w:lvl w:ilvl="4" w:tplc="9440DB1E">
      <w:start w:val="1"/>
      <w:numFmt w:val="lowerLetter"/>
      <w:lvlText w:val="%5."/>
      <w:lvlJc w:val="left"/>
      <w:pPr>
        <w:ind w:left="3600" w:hanging="360"/>
      </w:pPr>
    </w:lvl>
    <w:lvl w:ilvl="5" w:tplc="C5AA81EC">
      <w:start w:val="1"/>
      <w:numFmt w:val="lowerRoman"/>
      <w:lvlText w:val="%6."/>
      <w:lvlJc w:val="right"/>
      <w:pPr>
        <w:ind w:left="4320" w:hanging="180"/>
      </w:pPr>
    </w:lvl>
    <w:lvl w:ilvl="6" w:tplc="DE923474">
      <w:start w:val="1"/>
      <w:numFmt w:val="decimal"/>
      <w:lvlText w:val="%7."/>
      <w:lvlJc w:val="left"/>
      <w:pPr>
        <w:ind w:left="5040" w:hanging="360"/>
      </w:pPr>
    </w:lvl>
    <w:lvl w:ilvl="7" w:tplc="B3C05FFA">
      <w:start w:val="1"/>
      <w:numFmt w:val="lowerLetter"/>
      <w:lvlText w:val="%8."/>
      <w:lvlJc w:val="left"/>
      <w:pPr>
        <w:ind w:left="5760" w:hanging="360"/>
      </w:pPr>
    </w:lvl>
    <w:lvl w:ilvl="8" w:tplc="82186AA4">
      <w:start w:val="1"/>
      <w:numFmt w:val="lowerRoman"/>
      <w:lvlText w:val="%9."/>
      <w:lvlJc w:val="right"/>
      <w:pPr>
        <w:ind w:left="6480" w:hanging="180"/>
      </w:pPr>
    </w:lvl>
  </w:abstractNum>
  <w:abstractNum w:abstractNumId="1" w15:restartNumberingAfterBreak="0">
    <w:nsid w:val="1833FAA9"/>
    <w:multiLevelType w:val="hybridMultilevel"/>
    <w:tmpl w:val="FFFFFFFF"/>
    <w:lvl w:ilvl="0" w:tplc="65585D96">
      <w:start w:val="1"/>
      <w:numFmt w:val="bullet"/>
      <w:lvlText w:val=""/>
      <w:lvlJc w:val="left"/>
      <w:pPr>
        <w:ind w:left="720" w:hanging="360"/>
      </w:pPr>
      <w:rPr>
        <w:rFonts w:ascii="Symbol" w:hAnsi="Symbol" w:hint="default"/>
      </w:rPr>
    </w:lvl>
    <w:lvl w:ilvl="1" w:tplc="B0A079AE">
      <w:start w:val="1"/>
      <w:numFmt w:val="bullet"/>
      <w:lvlText w:val="o"/>
      <w:lvlJc w:val="left"/>
      <w:pPr>
        <w:ind w:left="1440" w:hanging="360"/>
      </w:pPr>
      <w:rPr>
        <w:rFonts w:ascii="Courier New" w:hAnsi="Courier New" w:hint="default"/>
      </w:rPr>
    </w:lvl>
    <w:lvl w:ilvl="2" w:tplc="ACBE6CE4">
      <w:start w:val="1"/>
      <w:numFmt w:val="bullet"/>
      <w:lvlText w:val=""/>
      <w:lvlJc w:val="left"/>
      <w:pPr>
        <w:ind w:left="2160" w:hanging="360"/>
      </w:pPr>
      <w:rPr>
        <w:rFonts w:ascii="Wingdings" w:hAnsi="Wingdings" w:hint="default"/>
      </w:rPr>
    </w:lvl>
    <w:lvl w:ilvl="3" w:tplc="D1D43DFA">
      <w:start w:val="1"/>
      <w:numFmt w:val="bullet"/>
      <w:lvlText w:val=""/>
      <w:lvlJc w:val="left"/>
      <w:pPr>
        <w:ind w:left="2880" w:hanging="360"/>
      </w:pPr>
      <w:rPr>
        <w:rFonts w:ascii="Symbol" w:hAnsi="Symbol" w:hint="default"/>
      </w:rPr>
    </w:lvl>
    <w:lvl w:ilvl="4" w:tplc="334A099A">
      <w:start w:val="1"/>
      <w:numFmt w:val="bullet"/>
      <w:lvlText w:val="o"/>
      <w:lvlJc w:val="left"/>
      <w:pPr>
        <w:ind w:left="3600" w:hanging="360"/>
      </w:pPr>
      <w:rPr>
        <w:rFonts w:ascii="Courier New" w:hAnsi="Courier New" w:hint="default"/>
      </w:rPr>
    </w:lvl>
    <w:lvl w:ilvl="5" w:tplc="DE92057C">
      <w:start w:val="1"/>
      <w:numFmt w:val="bullet"/>
      <w:lvlText w:val=""/>
      <w:lvlJc w:val="left"/>
      <w:pPr>
        <w:ind w:left="4320" w:hanging="360"/>
      </w:pPr>
      <w:rPr>
        <w:rFonts w:ascii="Wingdings" w:hAnsi="Wingdings" w:hint="default"/>
      </w:rPr>
    </w:lvl>
    <w:lvl w:ilvl="6" w:tplc="DBBECB52">
      <w:start w:val="1"/>
      <w:numFmt w:val="bullet"/>
      <w:lvlText w:val=""/>
      <w:lvlJc w:val="left"/>
      <w:pPr>
        <w:ind w:left="5040" w:hanging="360"/>
      </w:pPr>
      <w:rPr>
        <w:rFonts w:ascii="Symbol" w:hAnsi="Symbol" w:hint="default"/>
      </w:rPr>
    </w:lvl>
    <w:lvl w:ilvl="7" w:tplc="A5462028">
      <w:start w:val="1"/>
      <w:numFmt w:val="bullet"/>
      <w:lvlText w:val="o"/>
      <w:lvlJc w:val="left"/>
      <w:pPr>
        <w:ind w:left="5760" w:hanging="360"/>
      </w:pPr>
      <w:rPr>
        <w:rFonts w:ascii="Courier New" w:hAnsi="Courier New" w:hint="default"/>
      </w:rPr>
    </w:lvl>
    <w:lvl w:ilvl="8" w:tplc="F454C6EA">
      <w:start w:val="1"/>
      <w:numFmt w:val="bullet"/>
      <w:lvlText w:val=""/>
      <w:lvlJc w:val="left"/>
      <w:pPr>
        <w:ind w:left="6480" w:hanging="360"/>
      </w:pPr>
      <w:rPr>
        <w:rFonts w:ascii="Wingdings" w:hAnsi="Wingdings" w:hint="default"/>
      </w:rPr>
    </w:lvl>
  </w:abstractNum>
  <w:abstractNum w:abstractNumId="2" w15:restartNumberingAfterBreak="0">
    <w:nsid w:val="1C731A3E"/>
    <w:multiLevelType w:val="multilevel"/>
    <w:tmpl w:val="3042AC10"/>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89B9D7"/>
    <w:multiLevelType w:val="hybridMultilevel"/>
    <w:tmpl w:val="FFFFFFFF"/>
    <w:lvl w:ilvl="0" w:tplc="D1D2FA12">
      <w:start w:val="1"/>
      <w:numFmt w:val="lowerLetter"/>
      <w:lvlText w:val="%1)"/>
      <w:lvlJc w:val="left"/>
      <w:pPr>
        <w:ind w:left="1080" w:hanging="360"/>
      </w:pPr>
    </w:lvl>
    <w:lvl w:ilvl="1" w:tplc="24589894">
      <w:start w:val="1"/>
      <w:numFmt w:val="lowerLetter"/>
      <w:lvlText w:val="%2."/>
      <w:lvlJc w:val="left"/>
      <w:pPr>
        <w:ind w:left="1800" w:hanging="360"/>
      </w:pPr>
    </w:lvl>
    <w:lvl w:ilvl="2" w:tplc="025250A0">
      <w:start w:val="1"/>
      <w:numFmt w:val="lowerRoman"/>
      <w:lvlText w:val="%3."/>
      <w:lvlJc w:val="right"/>
      <w:pPr>
        <w:ind w:left="2520" w:hanging="180"/>
      </w:pPr>
    </w:lvl>
    <w:lvl w:ilvl="3" w:tplc="8EC47428">
      <w:start w:val="1"/>
      <w:numFmt w:val="decimal"/>
      <w:lvlText w:val="%4."/>
      <w:lvlJc w:val="left"/>
      <w:pPr>
        <w:ind w:left="3240" w:hanging="360"/>
      </w:pPr>
    </w:lvl>
    <w:lvl w:ilvl="4" w:tplc="A282CD16">
      <w:start w:val="1"/>
      <w:numFmt w:val="lowerLetter"/>
      <w:lvlText w:val="%5."/>
      <w:lvlJc w:val="left"/>
      <w:pPr>
        <w:ind w:left="3960" w:hanging="360"/>
      </w:pPr>
    </w:lvl>
    <w:lvl w:ilvl="5" w:tplc="811A2A14">
      <w:start w:val="1"/>
      <w:numFmt w:val="lowerRoman"/>
      <w:lvlText w:val="%6."/>
      <w:lvlJc w:val="right"/>
      <w:pPr>
        <w:ind w:left="4680" w:hanging="180"/>
      </w:pPr>
    </w:lvl>
    <w:lvl w:ilvl="6" w:tplc="BA909916">
      <w:start w:val="1"/>
      <w:numFmt w:val="decimal"/>
      <w:lvlText w:val="%7."/>
      <w:lvlJc w:val="left"/>
      <w:pPr>
        <w:ind w:left="5400" w:hanging="360"/>
      </w:pPr>
    </w:lvl>
    <w:lvl w:ilvl="7" w:tplc="6A802C2E">
      <w:start w:val="1"/>
      <w:numFmt w:val="lowerLetter"/>
      <w:lvlText w:val="%8."/>
      <w:lvlJc w:val="left"/>
      <w:pPr>
        <w:ind w:left="6120" w:hanging="360"/>
      </w:pPr>
    </w:lvl>
    <w:lvl w:ilvl="8" w:tplc="25E6498E">
      <w:start w:val="1"/>
      <w:numFmt w:val="lowerRoman"/>
      <w:lvlText w:val="%9."/>
      <w:lvlJc w:val="right"/>
      <w:pPr>
        <w:ind w:left="6840" w:hanging="180"/>
      </w:pPr>
    </w:lvl>
  </w:abstractNum>
  <w:abstractNum w:abstractNumId="4" w15:restartNumberingAfterBreak="0">
    <w:nsid w:val="2238D00F"/>
    <w:multiLevelType w:val="hybridMultilevel"/>
    <w:tmpl w:val="31BE8BD0"/>
    <w:lvl w:ilvl="0" w:tplc="536A9498">
      <w:start w:val="1"/>
      <w:numFmt w:val="bullet"/>
      <w:lvlText w:val=""/>
      <w:lvlJc w:val="left"/>
      <w:pPr>
        <w:ind w:left="720" w:hanging="360"/>
      </w:pPr>
      <w:rPr>
        <w:rFonts w:ascii="Symbol" w:hAnsi="Symbol" w:hint="default"/>
      </w:rPr>
    </w:lvl>
    <w:lvl w:ilvl="1" w:tplc="23A84BE4">
      <w:start w:val="1"/>
      <w:numFmt w:val="bullet"/>
      <w:lvlText w:val="o"/>
      <w:lvlJc w:val="left"/>
      <w:pPr>
        <w:ind w:left="1440" w:hanging="360"/>
      </w:pPr>
      <w:rPr>
        <w:rFonts w:ascii="Courier New" w:hAnsi="Courier New" w:hint="default"/>
      </w:rPr>
    </w:lvl>
    <w:lvl w:ilvl="2" w:tplc="F76A2C44">
      <w:start w:val="1"/>
      <w:numFmt w:val="bullet"/>
      <w:lvlText w:val=""/>
      <w:lvlJc w:val="left"/>
      <w:pPr>
        <w:ind w:left="2160" w:hanging="360"/>
      </w:pPr>
      <w:rPr>
        <w:rFonts w:ascii="Wingdings" w:hAnsi="Wingdings" w:hint="default"/>
      </w:rPr>
    </w:lvl>
    <w:lvl w:ilvl="3" w:tplc="833E8416">
      <w:start w:val="1"/>
      <w:numFmt w:val="bullet"/>
      <w:lvlText w:val=""/>
      <w:lvlJc w:val="left"/>
      <w:pPr>
        <w:ind w:left="2880" w:hanging="360"/>
      </w:pPr>
      <w:rPr>
        <w:rFonts w:ascii="Symbol" w:hAnsi="Symbol" w:hint="default"/>
      </w:rPr>
    </w:lvl>
    <w:lvl w:ilvl="4" w:tplc="B690255E">
      <w:start w:val="1"/>
      <w:numFmt w:val="bullet"/>
      <w:lvlText w:val="o"/>
      <w:lvlJc w:val="left"/>
      <w:pPr>
        <w:ind w:left="3600" w:hanging="360"/>
      </w:pPr>
      <w:rPr>
        <w:rFonts w:ascii="Courier New" w:hAnsi="Courier New" w:hint="default"/>
      </w:rPr>
    </w:lvl>
    <w:lvl w:ilvl="5" w:tplc="0FF81920">
      <w:start w:val="1"/>
      <w:numFmt w:val="bullet"/>
      <w:lvlText w:val=""/>
      <w:lvlJc w:val="left"/>
      <w:pPr>
        <w:ind w:left="4320" w:hanging="360"/>
      </w:pPr>
      <w:rPr>
        <w:rFonts w:ascii="Wingdings" w:hAnsi="Wingdings" w:hint="default"/>
      </w:rPr>
    </w:lvl>
    <w:lvl w:ilvl="6" w:tplc="4C863E82">
      <w:start w:val="1"/>
      <w:numFmt w:val="bullet"/>
      <w:lvlText w:val=""/>
      <w:lvlJc w:val="left"/>
      <w:pPr>
        <w:ind w:left="5040" w:hanging="360"/>
      </w:pPr>
      <w:rPr>
        <w:rFonts w:ascii="Symbol" w:hAnsi="Symbol" w:hint="default"/>
      </w:rPr>
    </w:lvl>
    <w:lvl w:ilvl="7" w:tplc="6BECC778">
      <w:start w:val="1"/>
      <w:numFmt w:val="bullet"/>
      <w:lvlText w:val="o"/>
      <w:lvlJc w:val="left"/>
      <w:pPr>
        <w:ind w:left="5760" w:hanging="360"/>
      </w:pPr>
      <w:rPr>
        <w:rFonts w:ascii="Courier New" w:hAnsi="Courier New" w:hint="default"/>
      </w:rPr>
    </w:lvl>
    <w:lvl w:ilvl="8" w:tplc="E1120744">
      <w:start w:val="1"/>
      <w:numFmt w:val="bullet"/>
      <w:lvlText w:val=""/>
      <w:lvlJc w:val="left"/>
      <w:pPr>
        <w:ind w:left="6480" w:hanging="360"/>
      </w:pPr>
      <w:rPr>
        <w:rFonts w:ascii="Wingdings" w:hAnsi="Wingdings" w:hint="default"/>
      </w:rPr>
    </w:lvl>
  </w:abstractNum>
  <w:abstractNum w:abstractNumId="5" w15:restartNumberingAfterBreak="0">
    <w:nsid w:val="25BE4F29"/>
    <w:multiLevelType w:val="hybridMultilevel"/>
    <w:tmpl w:val="819486E6"/>
    <w:lvl w:ilvl="0" w:tplc="C5C821D6">
      <w:start w:val="1"/>
      <w:numFmt w:val="bullet"/>
      <w:lvlText w:val=""/>
      <w:lvlJc w:val="left"/>
      <w:pPr>
        <w:ind w:left="720" w:hanging="360"/>
      </w:pPr>
      <w:rPr>
        <w:rFonts w:ascii="Symbol" w:hAnsi="Symbol" w:hint="default"/>
      </w:rPr>
    </w:lvl>
    <w:lvl w:ilvl="1" w:tplc="6A2230A2">
      <w:start w:val="1"/>
      <w:numFmt w:val="bullet"/>
      <w:lvlText w:val="o"/>
      <w:lvlJc w:val="left"/>
      <w:pPr>
        <w:ind w:left="1440" w:hanging="360"/>
      </w:pPr>
      <w:rPr>
        <w:rFonts w:ascii="Courier New" w:hAnsi="Courier New" w:hint="default"/>
      </w:rPr>
    </w:lvl>
    <w:lvl w:ilvl="2" w:tplc="3B7A1340">
      <w:start w:val="1"/>
      <w:numFmt w:val="bullet"/>
      <w:lvlText w:val=""/>
      <w:lvlJc w:val="left"/>
      <w:pPr>
        <w:ind w:left="2160" w:hanging="360"/>
      </w:pPr>
      <w:rPr>
        <w:rFonts w:ascii="Wingdings" w:hAnsi="Wingdings" w:hint="default"/>
      </w:rPr>
    </w:lvl>
    <w:lvl w:ilvl="3" w:tplc="CA0EFC62">
      <w:start w:val="1"/>
      <w:numFmt w:val="bullet"/>
      <w:lvlText w:val=""/>
      <w:lvlJc w:val="left"/>
      <w:pPr>
        <w:ind w:left="2880" w:hanging="360"/>
      </w:pPr>
      <w:rPr>
        <w:rFonts w:ascii="Symbol" w:hAnsi="Symbol" w:hint="default"/>
      </w:rPr>
    </w:lvl>
    <w:lvl w:ilvl="4" w:tplc="D9BEF2C8">
      <w:start w:val="1"/>
      <w:numFmt w:val="bullet"/>
      <w:lvlText w:val="o"/>
      <w:lvlJc w:val="left"/>
      <w:pPr>
        <w:ind w:left="3600" w:hanging="360"/>
      </w:pPr>
      <w:rPr>
        <w:rFonts w:ascii="Courier New" w:hAnsi="Courier New" w:hint="default"/>
      </w:rPr>
    </w:lvl>
    <w:lvl w:ilvl="5" w:tplc="68DC5ACA">
      <w:start w:val="1"/>
      <w:numFmt w:val="bullet"/>
      <w:lvlText w:val=""/>
      <w:lvlJc w:val="left"/>
      <w:pPr>
        <w:ind w:left="4320" w:hanging="360"/>
      </w:pPr>
      <w:rPr>
        <w:rFonts w:ascii="Wingdings" w:hAnsi="Wingdings" w:hint="default"/>
      </w:rPr>
    </w:lvl>
    <w:lvl w:ilvl="6" w:tplc="64709EA8">
      <w:start w:val="1"/>
      <w:numFmt w:val="bullet"/>
      <w:lvlText w:val=""/>
      <w:lvlJc w:val="left"/>
      <w:pPr>
        <w:ind w:left="5040" w:hanging="360"/>
      </w:pPr>
      <w:rPr>
        <w:rFonts w:ascii="Symbol" w:hAnsi="Symbol" w:hint="default"/>
      </w:rPr>
    </w:lvl>
    <w:lvl w:ilvl="7" w:tplc="330223F6">
      <w:start w:val="1"/>
      <w:numFmt w:val="bullet"/>
      <w:lvlText w:val="o"/>
      <w:lvlJc w:val="left"/>
      <w:pPr>
        <w:ind w:left="5760" w:hanging="360"/>
      </w:pPr>
      <w:rPr>
        <w:rFonts w:ascii="Courier New" w:hAnsi="Courier New" w:hint="default"/>
      </w:rPr>
    </w:lvl>
    <w:lvl w:ilvl="8" w:tplc="DAAE04EC">
      <w:start w:val="1"/>
      <w:numFmt w:val="bullet"/>
      <w:lvlText w:val=""/>
      <w:lvlJc w:val="left"/>
      <w:pPr>
        <w:ind w:left="6480" w:hanging="360"/>
      </w:pPr>
      <w:rPr>
        <w:rFonts w:ascii="Wingdings" w:hAnsi="Wingdings" w:hint="default"/>
      </w:rPr>
    </w:lvl>
  </w:abstractNum>
  <w:abstractNum w:abstractNumId="6" w15:restartNumberingAfterBreak="0">
    <w:nsid w:val="3388FD05"/>
    <w:multiLevelType w:val="hybridMultilevel"/>
    <w:tmpl w:val="FFFFFFFF"/>
    <w:lvl w:ilvl="0" w:tplc="D5AE0D9C">
      <w:start w:val="1"/>
      <w:numFmt w:val="bullet"/>
      <w:lvlText w:val=""/>
      <w:lvlJc w:val="left"/>
      <w:pPr>
        <w:ind w:left="720" w:hanging="360"/>
      </w:pPr>
      <w:rPr>
        <w:rFonts w:ascii="Symbol" w:hAnsi="Symbol" w:hint="default"/>
      </w:rPr>
    </w:lvl>
    <w:lvl w:ilvl="1" w:tplc="7F102A3A">
      <w:start w:val="1"/>
      <w:numFmt w:val="bullet"/>
      <w:lvlText w:val="o"/>
      <w:lvlJc w:val="left"/>
      <w:pPr>
        <w:ind w:left="1440" w:hanging="360"/>
      </w:pPr>
      <w:rPr>
        <w:rFonts w:ascii="Courier New" w:hAnsi="Courier New" w:hint="default"/>
      </w:rPr>
    </w:lvl>
    <w:lvl w:ilvl="2" w:tplc="4F76D98A">
      <w:start w:val="1"/>
      <w:numFmt w:val="bullet"/>
      <w:lvlText w:val=""/>
      <w:lvlJc w:val="left"/>
      <w:pPr>
        <w:ind w:left="2160" w:hanging="360"/>
      </w:pPr>
      <w:rPr>
        <w:rFonts w:ascii="Wingdings" w:hAnsi="Wingdings" w:hint="default"/>
      </w:rPr>
    </w:lvl>
    <w:lvl w:ilvl="3" w:tplc="2EF85462">
      <w:start w:val="1"/>
      <w:numFmt w:val="bullet"/>
      <w:lvlText w:val=""/>
      <w:lvlJc w:val="left"/>
      <w:pPr>
        <w:ind w:left="2880" w:hanging="360"/>
      </w:pPr>
      <w:rPr>
        <w:rFonts w:ascii="Symbol" w:hAnsi="Symbol" w:hint="default"/>
      </w:rPr>
    </w:lvl>
    <w:lvl w:ilvl="4" w:tplc="A0881414">
      <w:start w:val="1"/>
      <w:numFmt w:val="bullet"/>
      <w:lvlText w:val="o"/>
      <w:lvlJc w:val="left"/>
      <w:pPr>
        <w:ind w:left="3600" w:hanging="360"/>
      </w:pPr>
      <w:rPr>
        <w:rFonts w:ascii="Courier New" w:hAnsi="Courier New" w:hint="default"/>
      </w:rPr>
    </w:lvl>
    <w:lvl w:ilvl="5" w:tplc="BC20B0E2">
      <w:start w:val="1"/>
      <w:numFmt w:val="bullet"/>
      <w:lvlText w:val=""/>
      <w:lvlJc w:val="left"/>
      <w:pPr>
        <w:ind w:left="4320" w:hanging="360"/>
      </w:pPr>
      <w:rPr>
        <w:rFonts w:ascii="Wingdings" w:hAnsi="Wingdings" w:hint="default"/>
      </w:rPr>
    </w:lvl>
    <w:lvl w:ilvl="6" w:tplc="47807D92">
      <w:start w:val="1"/>
      <w:numFmt w:val="bullet"/>
      <w:lvlText w:val=""/>
      <w:lvlJc w:val="left"/>
      <w:pPr>
        <w:ind w:left="5040" w:hanging="360"/>
      </w:pPr>
      <w:rPr>
        <w:rFonts w:ascii="Symbol" w:hAnsi="Symbol" w:hint="default"/>
      </w:rPr>
    </w:lvl>
    <w:lvl w:ilvl="7" w:tplc="CDA26424">
      <w:start w:val="1"/>
      <w:numFmt w:val="bullet"/>
      <w:lvlText w:val="o"/>
      <w:lvlJc w:val="left"/>
      <w:pPr>
        <w:ind w:left="5760" w:hanging="360"/>
      </w:pPr>
      <w:rPr>
        <w:rFonts w:ascii="Courier New" w:hAnsi="Courier New" w:hint="default"/>
      </w:rPr>
    </w:lvl>
    <w:lvl w:ilvl="8" w:tplc="1E18F784">
      <w:start w:val="1"/>
      <w:numFmt w:val="bullet"/>
      <w:lvlText w:val=""/>
      <w:lvlJc w:val="left"/>
      <w:pPr>
        <w:ind w:left="6480" w:hanging="360"/>
      </w:pPr>
      <w:rPr>
        <w:rFonts w:ascii="Wingdings" w:hAnsi="Wingdings" w:hint="default"/>
      </w:rPr>
    </w:lvl>
  </w:abstractNum>
  <w:abstractNum w:abstractNumId="7" w15:restartNumberingAfterBreak="0">
    <w:nsid w:val="4120CAC7"/>
    <w:multiLevelType w:val="hybridMultilevel"/>
    <w:tmpl w:val="FFFFFFFF"/>
    <w:lvl w:ilvl="0" w:tplc="1B5E49AE">
      <w:start w:val="1"/>
      <w:numFmt w:val="lowerLetter"/>
      <w:lvlText w:val="%1)"/>
      <w:lvlJc w:val="left"/>
      <w:pPr>
        <w:ind w:left="720" w:hanging="360"/>
      </w:pPr>
    </w:lvl>
    <w:lvl w:ilvl="1" w:tplc="187A77F4">
      <w:start w:val="1"/>
      <w:numFmt w:val="lowerLetter"/>
      <w:lvlText w:val="%2."/>
      <w:lvlJc w:val="left"/>
      <w:pPr>
        <w:ind w:left="1440" w:hanging="360"/>
      </w:pPr>
    </w:lvl>
    <w:lvl w:ilvl="2" w:tplc="6C62603C">
      <w:start w:val="1"/>
      <w:numFmt w:val="lowerRoman"/>
      <w:lvlText w:val="%3."/>
      <w:lvlJc w:val="right"/>
      <w:pPr>
        <w:ind w:left="2160" w:hanging="180"/>
      </w:pPr>
    </w:lvl>
    <w:lvl w:ilvl="3" w:tplc="736A0D76">
      <w:start w:val="1"/>
      <w:numFmt w:val="decimal"/>
      <w:lvlText w:val="%4."/>
      <w:lvlJc w:val="left"/>
      <w:pPr>
        <w:ind w:left="2880" w:hanging="360"/>
      </w:pPr>
    </w:lvl>
    <w:lvl w:ilvl="4" w:tplc="AC5CD578">
      <w:start w:val="1"/>
      <w:numFmt w:val="lowerLetter"/>
      <w:lvlText w:val="%5."/>
      <w:lvlJc w:val="left"/>
      <w:pPr>
        <w:ind w:left="3600" w:hanging="360"/>
      </w:pPr>
    </w:lvl>
    <w:lvl w:ilvl="5" w:tplc="13A889A0">
      <w:start w:val="1"/>
      <w:numFmt w:val="lowerRoman"/>
      <w:lvlText w:val="%6."/>
      <w:lvlJc w:val="right"/>
      <w:pPr>
        <w:ind w:left="4320" w:hanging="180"/>
      </w:pPr>
    </w:lvl>
    <w:lvl w:ilvl="6" w:tplc="595443EA">
      <w:start w:val="1"/>
      <w:numFmt w:val="decimal"/>
      <w:lvlText w:val="%7."/>
      <w:lvlJc w:val="left"/>
      <w:pPr>
        <w:ind w:left="5040" w:hanging="360"/>
      </w:pPr>
    </w:lvl>
    <w:lvl w:ilvl="7" w:tplc="C766422E">
      <w:start w:val="1"/>
      <w:numFmt w:val="lowerLetter"/>
      <w:lvlText w:val="%8."/>
      <w:lvlJc w:val="left"/>
      <w:pPr>
        <w:ind w:left="5760" w:hanging="360"/>
      </w:pPr>
    </w:lvl>
    <w:lvl w:ilvl="8" w:tplc="46E07098">
      <w:start w:val="1"/>
      <w:numFmt w:val="lowerRoman"/>
      <w:lvlText w:val="%9."/>
      <w:lvlJc w:val="right"/>
      <w:pPr>
        <w:ind w:left="6480" w:hanging="180"/>
      </w:pPr>
    </w:lvl>
  </w:abstractNum>
  <w:abstractNum w:abstractNumId="8" w15:restartNumberingAfterBreak="0">
    <w:nsid w:val="431E2141"/>
    <w:multiLevelType w:val="hybridMultilevel"/>
    <w:tmpl w:val="1A045B52"/>
    <w:lvl w:ilvl="0" w:tplc="D3EEE5B4">
      <w:start w:val="1"/>
      <w:numFmt w:val="bullet"/>
      <w:lvlText w:val=""/>
      <w:lvlJc w:val="left"/>
      <w:pPr>
        <w:ind w:left="720" w:hanging="360"/>
      </w:pPr>
      <w:rPr>
        <w:rFonts w:ascii="Symbol" w:hAnsi="Symbol" w:hint="default"/>
      </w:rPr>
    </w:lvl>
    <w:lvl w:ilvl="1" w:tplc="AD2A9EFA">
      <w:start w:val="1"/>
      <w:numFmt w:val="bullet"/>
      <w:lvlText w:val="o"/>
      <w:lvlJc w:val="left"/>
      <w:pPr>
        <w:ind w:left="1440" w:hanging="360"/>
      </w:pPr>
      <w:rPr>
        <w:rFonts w:ascii="Courier New" w:hAnsi="Courier New" w:hint="default"/>
      </w:rPr>
    </w:lvl>
    <w:lvl w:ilvl="2" w:tplc="61A67402">
      <w:start w:val="1"/>
      <w:numFmt w:val="bullet"/>
      <w:lvlText w:val=""/>
      <w:lvlJc w:val="left"/>
      <w:pPr>
        <w:ind w:left="2160" w:hanging="360"/>
      </w:pPr>
      <w:rPr>
        <w:rFonts w:ascii="Wingdings" w:hAnsi="Wingdings" w:hint="default"/>
      </w:rPr>
    </w:lvl>
    <w:lvl w:ilvl="3" w:tplc="D8A85ABE">
      <w:start w:val="1"/>
      <w:numFmt w:val="bullet"/>
      <w:lvlText w:val=""/>
      <w:lvlJc w:val="left"/>
      <w:pPr>
        <w:ind w:left="2880" w:hanging="360"/>
      </w:pPr>
      <w:rPr>
        <w:rFonts w:ascii="Symbol" w:hAnsi="Symbol" w:hint="default"/>
      </w:rPr>
    </w:lvl>
    <w:lvl w:ilvl="4" w:tplc="9848A8A0">
      <w:start w:val="1"/>
      <w:numFmt w:val="bullet"/>
      <w:lvlText w:val="o"/>
      <w:lvlJc w:val="left"/>
      <w:pPr>
        <w:ind w:left="3600" w:hanging="360"/>
      </w:pPr>
      <w:rPr>
        <w:rFonts w:ascii="Courier New" w:hAnsi="Courier New" w:hint="default"/>
      </w:rPr>
    </w:lvl>
    <w:lvl w:ilvl="5" w:tplc="AFC00668">
      <w:start w:val="1"/>
      <w:numFmt w:val="bullet"/>
      <w:lvlText w:val=""/>
      <w:lvlJc w:val="left"/>
      <w:pPr>
        <w:ind w:left="4320" w:hanging="360"/>
      </w:pPr>
      <w:rPr>
        <w:rFonts w:ascii="Wingdings" w:hAnsi="Wingdings" w:hint="default"/>
      </w:rPr>
    </w:lvl>
    <w:lvl w:ilvl="6" w:tplc="2D5C9F5E">
      <w:start w:val="1"/>
      <w:numFmt w:val="bullet"/>
      <w:lvlText w:val=""/>
      <w:lvlJc w:val="left"/>
      <w:pPr>
        <w:ind w:left="5040" w:hanging="360"/>
      </w:pPr>
      <w:rPr>
        <w:rFonts w:ascii="Symbol" w:hAnsi="Symbol" w:hint="default"/>
      </w:rPr>
    </w:lvl>
    <w:lvl w:ilvl="7" w:tplc="570E2E3A">
      <w:start w:val="1"/>
      <w:numFmt w:val="bullet"/>
      <w:lvlText w:val="o"/>
      <w:lvlJc w:val="left"/>
      <w:pPr>
        <w:ind w:left="5760" w:hanging="360"/>
      </w:pPr>
      <w:rPr>
        <w:rFonts w:ascii="Courier New" w:hAnsi="Courier New" w:hint="default"/>
      </w:rPr>
    </w:lvl>
    <w:lvl w:ilvl="8" w:tplc="B6D0E6AC">
      <w:start w:val="1"/>
      <w:numFmt w:val="bullet"/>
      <w:lvlText w:val=""/>
      <w:lvlJc w:val="left"/>
      <w:pPr>
        <w:ind w:left="6480" w:hanging="360"/>
      </w:pPr>
      <w:rPr>
        <w:rFonts w:ascii="Wingdings" w:hAnsi="Wingdings" w:hint="default"/>
      </w:rPr>
    </w:lvl>
  </w:abstractNum>
  <w:abstractNum w:abstractNumId="9" w15:restartNumberingAfterBreak="0">
    <w:nsid w:val="48AF09ED"/>
    <w:multiLevelType w:val="hybridMultilevel"/>
    <w:tmpl w:val="4EA689FE"/>
    <w:lvl w:ilvl="0" w:tplc="6CB86AE0">
      <w:start w:val="1"/>
      <w:numFmt w:val="bullet"/>
      <w:lvlText w:val=""/>
      <w:lvlJc w:val="left"/>
      <w:pPr>
        <w:ind w:left="720" w:hanging="360"/>
      </w:pPr>
      <w:rPr>
        <w:rFonts w:ascii="Symbol" w:hAnsi="Symbol" w:hint="default"/>
      </w:rPr>
    </w:lvl>
    <w:lvl w:ilvl="1" w:tplc="ACAE2A9A">
      <w:start w:val="1"/>
      <w:numFmt w:val="bullet"/>
      <w:lvlText w:val="o"/>
      <w:lvlJc w:val="left"/>
      <w:pPr>
        <w:ind w:left="1440" w:hanging="360"/>
      </w:pPr>
      <w:rPr>
        <w:rFonts w:ascii="Courier New" w:hAnsi="Courier New" w:hint="default"/>
      </w:rPr>
    </w:lvl>
    <w:lvl w:ilvl="2" w:tplc="A0D0EA7C">
      <w:start w:val="1"/>
      <w:numFmt w:val="bullet"/>
      <w:lvlText w:val=""/>
      <w:lvlJc w:val="left"/>
      <w:pPr>
        <w:ind w:left="2160" w:hanging="360"/>
      </w:pPr>
      <w:rPr>
        <w:rFonts w:ascii="Wingdings" w:hAnsi="Wingdings" w:hint="default"/>
      </w:rPr>
    </w:lvl>
    <w:lvl w:ilvl="3" w:tplc="14D23166">
      <w:start w:val="1"/>
      <w:numFmt w:val="bullet"/>
      <w:lvlText w:val=""/>
      <w:lvlJc w:val="left"/>
      <w:pPr>
        <w:ind w:left="2880" w:hanging="360"/>
      </w:pPr>
      <w:rPr>
        <w:rFonts w:ascii="Symbol" w:hAnsi="Symbol" w:hint="default"/>
      </w:rPr>
    </w:lvl>
    <w:lvl w:ilvl="4" w:tplc="9BF0AF5E">
      <w:start w:val="1"/>
      <w:numFmt w:val="bullet"/>
      <w:lvlText w:val="o"/>
      <w:lvlJc w:val="left"/>
      <w:pPr>
        <w:ind w:left="3600" w:hanging="360"/>
      </w:pPr>
      <w:rPr>
        <w:rFonts w:ascii="Courier New" w:hAnsi="Courier New" w:hint="default"/>
      </w:rPr>
    </w:lvl>
    <w:lvl w:ilvl="5" w:tplc="3D32125C">
      <w:start w:val="1"/>
      <w:numFmt w:val="bullet"/>
      <w:lvlText w:val=""/>
      <w:lvlJc w:val="left"/>
      <w:pPr>
        <w:ind w:left="4320" w:hanging="360"/>
      </w:pPr>
      <w:rPr>
        <w:rFonts w:ascii="Wingdings" w:hAnsi="Wingdings" w:hint="default"/>
      </w:rPr>
    </w:lvl>
    <w:lvl w:ilvl="6" w:tplc="BF34B3DA">
      <w:start w:val="1"/>
      <w:numFmt w:val="bullet"/>
      <w:lvlText w:val=""/>
      <w:lvlJc w:val="left"/>
      <w:pPr>
        <w:ind w:left="5040" w:hanging="360"/>
      </w:pPr>
      <w:rPr>
        <w:rFonts w:ascii="Symbol" w:hAnsi="Symbol" w:hint="default"/>
      </w:rPr>
    </w:lvl>
    <w:lvl w:ilvl="7" w:tplc="6526E040">
      <w:start w:val="1"/>
      <w:numFmt w:val="bullet"/>
      <w:lvlText w:val="o"/>
      <w:lvlJc w:val="left"/>
      <w:pPr>
        <w:ind w:left="5760" w:hanging="360"/>
      </w:pPr>
      <w:rPr>
        <w:rFonts w:ascii="Courier New" w:hAnsi="Courier New" w:hint="default"/>
      </w:rPr>
    </w:lvl>
    <w:lvl w:ilvl="8" w:tplc="B3BCA6D0">
      <w:start w:val="1"/>
      <w:numFmt w:val="bullet"/>
      <w:lvlText w:val=""/>
      <w:lvlJc w:val="left"/>
      <w:pPr>
        <w:ind w:left="6480" w:hanging="360"/>
      </w:pPr>
      <w:rPr>
        <w:rFonts w:ascii="Wingdings" w:hAnsi="Wingdings" w:hint="default"/>
      </w:rPr>
    </w:lvl>
  </w:abstractNum>
  <w:abstractNum w:abstractNumId="10" w15:restartNumberingAfterBreak="0">
    <w:nsid w:val="55F6DB32"/>
    <w:multiLevelType w:val="hybridMultilevel"/>
    <w:tmpl w:val="FFFFFFFF"/>
    <w:lvl w:ilvl="0" w:tplc="056C3904">
      <w:start w:val="1"/>
      <w:numFmt w:val="bullet"/>
      <w:lvlText w:val=""/>
      <w:lvlJc w:val="left"/>
      <w:pPr>
        <w:ind w:left="1080" w:hanging="360"/>
      </w:pPr>
      <w:rPr>
        <w:rFonts w:ascii="Symbol" w:hAnsi="Symbol" w:hint="default"/>
      </w:rPr>
    </w:lvl>
    <w:lvl w:ilvl="1" w:tplc="999098DC">
      <w:start w:val="1"/>
      <w:numFmt w:val="bullet"/>
      <w:lvlText w:val="o"/>
      <w:lvlJc w:val="left"/>
      <w:pPr>
        <w:ind w:left="1800" w:hanging="360"/>
      </w:pPr>
      <w:rPr>
        <w:rFonts w:ascii="Courier New" w:hAnsi="Courier New" w:hint="default"/>
      </w:rPr>
    </w:lvl>
    <w:lvl w:ilvl="2" w:tplc="AF98C71C">
      <w:start w:val="1"/>
      <w:numFmt w:val="bullet"/>
      <w:lvlText w:val=""/>
      <w:lvlJc w:val="left"/>
      <w:pPr>
        <w:ind w:left="2520" w:hanging="360"/>
      </w:pPr>
      <w:rPr>
        <w:rFonts w:ascii="Wingdings" w:hAnsi="Wingdings" w:hint="default"/>
      </w:rPr>
    </w:lvl>
    <w:lvl w:ilvl="3" w:tplc="1792A7F2">
      <w:start w:val="1"/>
      <w:numFmt w:val="bullet"/>
      <w:lvlText w:val=""/>
      <w:lvlJc w:val="left"/>
      <w:pPr>
        <w:ind w:left="3240" w:hanging="360"/>
      </w:pPr>
      <w:rPr>
        <w:rFonts w:ascii="Symbol" w:hAnsi="Symbol" w:hint="default"/>
      </w:rPr>
    </w:lvl>
    <w:lvl w:ilvl="4" w:tplc="943892BA">
      <w:start w:val="1"/>
      <w:numFmt w:val="bullet"/>
      <w:lvlText w:val="o"/>
      <w:lvlJc w:val="left"/>
      <w:pPr>
        <w:ind w:left="3960" w:hanging="360"/>
      </w:pPr>
      <w:rPr>
        <w:rFonts w:ascii="Courier New" w:hAnsi="Courier New" w:hint="default"/>
      </w:rPr>
    </w:lvl>
    <w:lvl w:ilvl="5" w:tplc="58C63770">
      <w:start w:val="1"/>
      <w:numFmt w:val="bullet"/>
      <w:lvlText w:val=""/>
      <w:lvlJc w:val="left"/>
      <w:pPr>
        <w:ind w:left="4680" w:hanging="360"/>
      </w:pPr>
      <w:rPr>
        <w:rFonts w:ascii="Wingdings" w:hAnsi="Wingdings" w:hint="default"/>
      </w:rPr>
    </w:lvl>
    <w:lvl w:ilvl="6" w:tplc="4D2AB2EA">
      <w:start w:val="1"/>
      <w:numFmt w:val="bullet"/>
      <w:lvlText w:val=""/>
      <w:lvlJc w:val="left"/>
      <w:pPr>
        <w:ind w:left="5400" w:hanging="360"/>
      </w:pPr>
      <w:rPr>
        <w:rFonts w:ascii="Symbol" w:hAnsi="Symbol" w:hint="default"/>
      </w:rPr>
    </w:lvl>
    <w:lvl w:ilvl="7" w:tplc="48D6B598">
      <w:start w:val="1"/>
      <w:numFmt w:val="bullet"/>
      <w:lvlText w:val="o"/>
      <w:lvlJc w:val="left"/>
      <w:pPr>
        <w:ind w:left="6120" w:hanging="360"/>
      </w:pPr>
      <w:rPr>
        <w:rFonts w:ascii="Courier New" w:hAnsi="Courier New" w:hint="default"/>
      </w:rPr>
    </w:lvl>
    <w:lvl w:ilvl="8" w:tplc="1BB66436">
      <w:start w:val="1"/>
      <w:numFmt w:val="bullet"/>
      <w:lvlText w:val=""/>
      <w:lvlJc w:val="left"/>
      <w:pPr>
        <w:ind w:left="6840" w:hanging="360"/>
      </w:pPr>
      <w:rPr>
        <w:rFonts w:ascii="Wingdings" w:hAnsi="Wingdings" w:hint="default"/>
      </w:rPr>
    </w:lvl>
  </w:abstractNum>
  <w:abstractNum w:abstractNumId="11" w15:restartNumberingAfterBreak="0">
    <w:nsid w:val="5AE34417"/>
    <w:multiLevelType w:val="hybridMultilevel"/>
    <w:tmpl w:val="FFFFFFFF"/>
    <w:lvl w:ilvl="0" w:tplc="30AA5054">
      <w:start w:val="1"/>
      <w:numFmt w:val="bullet"/>
      <w:lvlText w:val=""/>
      <w:lvlJc w:val="left"/>
      <w:pPr>
        <w:ind w:left="1080" w:hanging="360"/>
      </w:pPr>
      <w:rPr>
        <w:rFonts w:ascii="Symbol" w:hAnsi="Symbol" w:hint="default"/>
      </w:rPr>
    </w:lvl>
    <w:lvl w:ilvl="1" w:tplc="4008DCE6">
      <w:start w:val="1"/>
      <w:numFmt w:val="bullet"/>
      <w:lvlText w:val="o"/>
      <w:lvlJc w:val="left"/>
      <w:pPr>
        <w:ind w:left="1800" w:hanging="360"/>
      </w:pPr>
      <w:rPr>
        <w:rFonts w:ascii="Courier New" w:hAnsi="Courier New" w:hint="default"/>
      </w:rPr>
    </w:lvl>
    <w:lvl w:ilvl="2" w:tplc="18A02730">
      <w:start w:val="1"/>
      <w:numFmt w:val="bullet"/>
      <w:lvlText w:val=""/>
      <w:lvlJc w:val="left"/>
      <w:pPr>
        <w:ind w:left="2520" w:hanging="360"/>
      </w:pPr>
      <w:rPr>
        <w:rFonts w:ascii="Wingdings" w:hAnsi="Wingdings" w:hint="default"/>
      </w:rPr>
    </w:lvl>
    <w:lvl w:ilvl="3" w:tplc="BE544BF0">
      <w:start w:val="1"/>
      <w:numFmt w:val="bullet"/>
      <w:lvlText w:val=""/>
      <w:lvlJc w:val="left"/>
      <w:pPr>
        <w:ind w:left="3240" w:hanging="360"/>
      </w:pPr>
      <w:rPr>
        <w:rFonts w:ascii="Symbol" w:hAnsi="Symbol" w:hint="default"/>
      </w:rPr>
    </w:lvl>
    <w:lvl w:ilvl="4" w:tplc="BD365B4E">
      <w:start w:val="1"/>
      <w:numFmt w:val="bullet"/>
      <w:lvlText w:val="o"/>
      <w:lvlJc w:val="left"/>
      <w:pPr>
        <w:ind w:left="3960" w:hanging="360"/>
      </w:pPr>
      <w:rPr>
        <w:rFonts w:ascii="Courier New" w:hAnsi="Courier New" w:hint="default"/>
      </w:rPr>
    </w:lvl>
    <w:lvl w:ilvl="5" w:tplc="24AAF2B4">
      <w:start w:val="1"/>
      <w:numFmt w:val="bullet"/>
      <w:lvlText w:val=""/>
      <w:lvlJc w:val="left"/>
      <w:pPr>
        <w:ind w:left="4680" w:hanging="360"/>
      </w:pPr>
      <w:rPr>
        <w:rFonts w:ascii="Wingdings" w:hAnsi="Wingdings" w:hint="default"/>
      </w:rPr>
    </w:lvl>
    <w:lvl w:ilvl="6" w:tplc="A2FC4308">
      <w:start w:val="1"/>
      <w:numFmt w:val="bullet"/>
      <w:lvlText w:val=""/>
      <w:lvlJc w:val="left"/>
      <w:pPr>
        <w:ind w:left="5400" w:hanging="360"/>
      </w:pPr>
      <w:rPr>
        <w:rFonts w:ascii="Symbol" w:hAnsi="Symbol" w:hint="default"/>
      </w:rPr>
    </w:lvl>
    <w:lvl w:ilvl="7" w:tplc="08368062">
      <w:start w:val="1"/>
      <w:numFmt w:val="bullet"/>
      <w:lvlText w:val="o"/>
      <w:lvlJc w:val="left"/>
      <w:pPr>
        <w:ind w:left="6120" w:hanging="360"/>
      </w:pPr>
      <w:rPr>
        <w:rFonts w:ascii="Courier New" w:hAnsi="Courier New" w:hint="default"/>
      </w:rPr>
    </w:lvl>
    <w:lvl w:ilvl="8" w:tplc="D1D43BFC">
      <w:start w:val="1"/>
      <w:numFmt w:val="bullet"/>
      <w:lvlText w:val=""/>
      <w:lvlJc w:val="left"/>
      <w:pPr>
        <w:ind w:left="6840" w:hanging="360"/>
      </w:pPr>
      <w:rPr>
        <w:rFonts w:ascii="Wingdings" w:hAnsi="Wingdings" w:hint="default"/>
      </w:rPr>
    </w:lvl>
  </w:abstractNum>
  <w:abstractNum w:abstractNumId="12" w15:restartNumberingAfterBreak="0">
    <w:nsid w:val="67945297"/>
    <w:multiLevelType w:val="hybridMultilevel"/>
    <w:tmpl w:val="FFFFFFFF"/>
    <w:lvl w:ilvl="0" w:tplc="C96E27C2">
      <w:start w:val="1"/>
      <w:numFmt w:val="bullet"/>
      <w:lvlText w:val=""/>
      <w:lvlJc w:val="left"/>
      <w:pPr>
        <w:ind w:left="1080" w:hanging="360"/>
      </w:pPr>
      <w:rPr>
        <w:rFonts w:ascii="Symbol" w:hAnsi="Symbol" w:hint="default"/>
      </w:rPr>
    </w:lvl>
    <w:lvl w:ilvl="1" w:tplc="A9E2E546">
      <w:start w:val="1"/>
      <w:numFmt w:val="bullet"/>
      <w:lvlText w:val="o"/>
      <w:lvlJc w:val="left"/>
      <w:pPr>
        <w:ind w:left="1800" w:hanging="360"/>
      </w:pPr>
      <w:rPr>
        <w:rFonts w:ascii="Courier New" w:hAnsi="Courier New" w:hint="default"/>
      </w:rPr>
    </w:lvl>
    <w:lvl w:ilvl="2" w:tplc="2A986CDA">
      <w:start w:val="1"/>
      <w:numFmt w:val="bullet"/>
      <w:lvlText w:val=""/>
      <w:lvlJc w:val="left"/>
      <w:pPr>
        <w:ind w:left="2520" w:hanging="360"/>
      </w:pPr>
      <w:rPr>
        <w:rFonts w:ascii="Wingdings" w:hAnsi="Wingdings" w:hint="default"/>
      </w:rPr>
    </w:lvl>
    <w:lvl w:ilvl="3" w:tplc="55E0078E">
      <w:start w:val="1"/>
      <w:numFmt w:val="bullet"/>
      <w:lvlText w:val=""/>
      <w:lvlJc w:val="left"/>
      <w:pPr>
        <w:ind w:left="3240" w:hanging="360"/>
      </w:pPr>
      <w:rPr>
        <w:rFonts w:ascii="Symbol" w:hAnsi="Symbol" w:hint="default"/>
      </w:rPr>
    </w:lvl>
    <w:lvl w:ilvl="4" w:tplc="2A845260">
      <w:start w:val="1"/>
      <w:numFmt w:val="bullet"/>
      <w:lvlText w:val="o"/>
      <w:lvlJc w:val="left"/>
      <w:pPr>
        <w:ind w:left="3960" w:hanging="360"/>
      </w:pPr>
      <w:rPr>
        <w:rFonts w:ascii="Courier New" w:hAnsi="Courier New" w:hint="default"/>
      </w:rPr>
    </w:lvl>
    <w:lvl w:ilvl="5" w:tplc="B0EA7C32">
      <w:start w:val="1"/>
      <w:numFmt w:val="bullet"/>
      <w:lvlText w:val=""/>
      <w:lvlJc w:val="left"/>
      <w:pPr>
        <w:ind w:left="4680" w:hanging="360"/>
      </w:pPr>
      <w:rPr>
        <w:rFonts w:ascii="Wingdings" w:hAnsi="Wingdings" w:hint="default"/>
      </w:rPr>
    </w:lvl>
    <w:lvl w:ilvl="6" w:tplc="F27655C2">
      <w:start w:val="1"/>
      <w:numFmt w:val="bullet"/>
      <w:lvlText w:val=""/>
      <w:lvlJc w:val="left"/>
      <w:pPr>
        <w:ind w:left="5400" w:hanging="360"/>
      </w:pPr>
      <w:rPr>
        <w:rFonts w:ascii="Symbol" w:hAnsi="Symbol" w:hint="default"/>
      </w:rPr>
    </w:lvl>
    <w:lvl w:ilvl="7" w:tplc="715C7802">
      <w:start w:val="1"/>
      <w:numFmt w:val="bullet"/>
      <w:lvlText w:val="o"/>
      <w:lvlJc w:val="left"/>
      <w:pPr>
        <w:ind w:left="6120" w:hanging="360"/>
      </w:pPr>
      <w:rPr>
        <w:rFonts w:ascii="Courier New" w:hAnsi="Courier New" w:hint="default"/>
      </w:rPr>
    </w:lvl>
    <w:lvl w:ilvl="8" w:tplc="7AB634D0">
      <w:start w:val="1"/>
      <w:numFmt w:val="bullet"/>
      <w:lvlText w:val=""/>
      <w:lvlJc w:val="left"/>
      <w:pPr>
        <w:ind w:left="6840" w:hanging="360"/>
      </w:pPr>
      <w:rPr>
        <w:rFonts w:ascii="Wingdings" w:hAnsi="Wingdings" w:hint="default"/>
      </w:rPr>
    </w:lvl>
  </w:abstractNum>
  <w:abstractNum w:abstractNumId="13" w15:restartNumberingAfterBreak="0">
    <w:nsid w:val="6DAF8F3C"/>
    <w:multiLevelType w:val="hybridMultilevel"/>
    <w:tmpl w:val="FFFFFFFF"/>
    <w:lvl w:ilvl="0" w:tplc="02C4970A">
      <w:start w:val="1"/>
      <w:numFmt w:val="bullet"/>
      <w:lvlText w:val=""/>
      <w:lvlJc w:val="left"/>
      <w:pPr>
        <w:ind w:left="1080" w:hanging="360"/>
      </w:pPr>
      <w:rPr>
        <w:rFonts w:ascii="Symbol" w:hAnsi="Symbol" w:hint="default"/>
      </w:rPr>
    </w:lvl>
    <w:lvl w:ilvl="1" w:tplc="EA323D62">
      <w:start w:val="1"/>
      <w:numFmt w:val="bullet"/>
      <w:lvlText w:val="o"/>
      <w:lvlJc w:val="left"/>
      <w:pPr>
        <w:ind w:left="1800" w:hanging="360"/>
      </w:pPr>
      <w:rPr>
        <w:rFonts w:ascii="Courier New" w:hAnsi="Courier New" w:hint="default"/>
      </w:rPr>
    </w:lvl>
    <w:lvl w:ilvl="2" w:tplc="64AEC0F6">
      <w:start w:val="1"/>
      <w:numFmt w:val="bullet"/>
      <w:lvlText w:val=""/>
      <w:lvlJc w:val="left"/>
      <w:pPr>
        <w:ind w:left="2520" w:hanging="360"/>
      </w:pPr>
      <w:rPr>
        <w:rFonts w:ascii="Wingdings" w:hAnsi="Wingdings" w:hint="default"/>
      </w:rPr>
    </w:lvl>
    <w:lvl w:ilvl="3" w:tplc="320417CE">
      <w:start w:val="1"/>
      <w:numFmt w:val="bullet"/>
      <w:lvlText w:val=""/>
      <w:lvlJc w:val="left"/>
      <w:pPr>
        <w:ind w:left="3240" w:hanging="360"/>
      </w:pPr>
      <w:rPr>
        <w:rFonts w:ascii="Symbol" w:hAnsi="Symbol" w:hint="default"/>
      </w:rPr>
    </w:lvl>
    <w:lvl w:ilvl="4" w:tplc="A4A49716">
      <w:start w:val="1"/>
      <w:numFmt w:val="bullet"/>
      <w:lvlText w:val="o"/>
      <w:lvlJc w:val="left"/>
      <w:pPr>
        <w:ind w:left="3960" w:hanging="360"/>
      </w:pPr>
      <w:rPr>
        <w:rFonts w:ascii="Courier New" w:hAnsi="Courier New" w:hint="default"/>
      </w:rPr>
    </w:lvl>
    <w:lvl w:ilvl="5" w:tplc="BD863D0C">
      <w:start w:val="1"/>
      <w:numFmt w:val="bullet"/>
      <w:lvlText w:val=""/>
      <w:lvlJc w:val="left"/>
      <w:pPr>
        <w:ind w:left="4680" w:hanging="360"/>
      </w:pPr>
      <w:rPr>
        <w:rFonts w:ascii="Wingdings" w:hAnsi="Wingdings" w:hint="default"/>
      </w:rPr>
    </w:lvl>
    <w:lvl w:ilvl="6" w:tplc="3EFCB2A0">
      <w:start w:val="1"/>
      <w:numFmt w:val="bullet"/>
      <w:lvlText w:val=""/>
      <w:lvlJc w:val="left"/>
      <w:pPr>
        <w:ind w:left="5400" w:hanging="360"/>
      </w:pPr>
      <w:rPr>
        <w:rFonts w:ascii="Symbol" w:hAnsi="Symbol" w:hint="default"/>
      </w:rPr>
    </w:lvl>
    <w:lvl w:ilvl="7" w:tplc="36920502">
      <w:start w:val="1"/>
      <w:numFmt w:val="bullet"/>
      <w:lvlText w:val="o"/>
      <w:lvlJc w:val="left"/>
      <w:pPr>
        <w:ind w:left="6120" w:hanging="360"/>
      </w:pPr>
      <w:rPr>
        <w:rFonts w:ascii="Courier New" w:hAnsi="Courier New" w:hint="default"/>
      </w:rPr>
    </w:lvl>
    <w:lvl w:ilvl="8" w:tplc="6AF6C4D2">
      <w:start w:val="1"/>
      <w:numFmt w:val="bullet"/>
      <w:lvlText w:val=""/>
      <w:lvlJc w:val="left"/>
      <w:pPr>
        <w:ind w:left="6840" w:hanging="360"/>
      </w:pPr>
      <w:rPr>
        <w:rFonts w:ascii="Wingdings" w:hAnsi="Wingdings" w:hint="default"/>
      </w:rPr>
    </w:lvl>
  </w:abstractNum>
  <w:num w:numId="1" w16cid:durableId="1292320854">
    <w:abstractNumId w:val="9"/>
  </w:num>
  <w:num w:numId="2" w16cid:durableId="478806335">
    <w:abstractNumId w:val="4"/>
  </w:num>
  <w:num w:numId="3" w16cid:durableId="765273646">
    <w:abstractNumId w:val="5"/>
  </w:num>
  <w:num w:numId="4" w16cid:durableId="2010211831">
    <w:abstractNumId w:val="8"/>
  </w:num>
  <w:num w:numId="5" w16cid:durableId="1772968482">
    <w:abstractNumId w:val="2"/>
  </w:num>
  <w:num w:numId="6" w16cid:durableId="1484614353">
    <w:abstractNumId w:val="7"/>
  </w:num>
  <w:num w:numId="7" w16cid:durableId="1266380720">
    <w:abstractNumId w:val="12"/>
  </w:num>
  <w:num w:numId="8" w16cid:durableId="1412048799">
    <w:abstractNumId w:val="3"/>
  </w:num>
  <w:num w:numId="9" w16cid:durableId="933316635">
    <w:abstractNumId w:val="10"/>
  </w:num>
  <w:num w:numId="10" w16cid:durableId="526912190">
    <w:abstractNumId w:val="1"/>
  </w:num>
  <w:num w:numId="11" w16cid:durableId="1169708392">
    <w:abstractNumId w:val="11"/>
  </w:num>
  <w:num w:numId="12" w16cid:durableId="1583905199">
    <w:abstractNumId w:val="13"/>
  </w:num>
  <w:num w:numId="13" w16cid:durableId="303319672">
    <w:abstractNumId w:val="6"/>
  </w:num>
  <w:num w:numId="14" w16cid:durableId="35535354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052"/>
    <w:rsid w:val="000000C3"/>
    <w:rsid w:val="000001C5"/>
    <w:rsid w:val="00000293"/>
    <w:rsid w:val="00000557"/>
    <w:rsid w:val="00000CE3"/>
    <w:rsid w:val="00000EF2"/>
    <w:rsid w:val="000014A3"/>
    <w:rsid w:val="000015CA"/>
    <w:rsid w:val="00001B75"/>
    <w:rsid w:val="00001C39"/>
    <w:rsid w:val="00001DEC"/>
    <w:rsid w:val="000032D0"/>
    <w:rsid w:val="00003839"/>
    <w:rsid w:val="0000386D"/>
    <w:rsid w:val="00003EAA"/>
    <w:rsid w:val="00004735"/>
    <w:rsid w:val="00004781"/>
    <w:rsid w:val="000048DD"/>
    <w:rsid w:val="00005727"/>
    <w:rsid w:val="00005C61"/>
    <w:rsid w:val="00005ECC"/>
    <w:rsid w:val="00005FE6"/>
    <w:rsid w:val="00006277"/>
    <w:rsid w:val="0000640F"/>
    <w:rsid w:val="00006459"/>
    <w:rsid w:val="00007028"/>
    <w:rsid w:val="00007366"/>
    <w:rsid w:val="000075A5"/>
    <w:rsid w:val="00007DBB"/>
    <w:rsid w:val="00007DE8"/>
    <w:rsid w:val="00010C07"/>
    <w:rsid w:val="00010CDB"/>
    <w:rsid w:val="0001128C"/>
    <w:rsid w:val="00011691"/>
    <w:rsid w:val="00011C09"/>
    <w:rsid w:val="00011DA6"/>
    <w:rsid w:val="00011FF1"/>
    <w:rsid w:val="000120A3"/>
    <w:rsid w:val="00012DD4"/>
    <w:rsid w:val="00013501"/>
    <w:rsid w:val="000135C9"/>
    <w:rsid w:val="00013E2B"/>
    <w:rsid w:val="000141F1"/>
    <w:rsid w:val="000142CA"/>
    <w:rsid w:val="0001453E"/>
    <w:rsid w:val="00014730"/>
    <w:rsid w:val="000149E9"/>
    <w:rsid w:val="000151B4"/>
    <w:rsid w:val="0001560C"/>
    <w:rsid w:val="00015A98"/>
    <w:rsid w:val="0001615B"/>
    <w:rsid w:val="0001635E"/>
    <w:rsid w:val="00016D82"/>
    <w:rsid w:val="00017441"/>
    <w:rsid w:val="00017801"/>
    <w:rsid w:val="000201BA"/>
    <w:rsid w:val="00020788"/>
    <w:rsid w:val="00021625"/>
    <w:rsid w:val="000216D3"/>
    <w:rsid w:val="000217A9"/>
    <w:rsid w:val="000219E1"/>
    <w:rsid w:val="00021EB3"/>
    <w:rsid w:val="00022182"/>
    <w:rsid w:val="00022B99"/>
    <w:rsid w:val="00022BAD"/>
    <w:rsid w:val="00022D4F"/>
    <w:rsid w:val="0002333D"/>
    <w:rsid w:val="000246E1"/>
    <w:rsid w:val="000247D9"/>
    <w:rsid w:val="0002571A"/>
    <w:rsid w:val="00025DD9"/>
    <w:rsid w:val="000261C3"/>
    <w:rsid w:val="00026252"/>
    <w:rsid w:val="000262EC"/>
    <w:rsid w:val="000262F5"/>
    <w:rsid w:val="00026306"/>
    <w:rsid w:val="00026318"/>
    <w:rsid w:val="000266E5"/>
    <w:rsid w:val="0002673E"/>
    <w:rsid w:val="00026F4B"/>
    <w:rsid w:val="000270E6"/>
    <w:rsid w:val="000272C7"/>
    <w:rsid w:val="0003012D"/>
    <w:rsid w:val="00030469"/>
    <w:rsid w:val="00030BE0"/>
    <w:rsid w:val="00030C29"/>
    <w:rsid w:val="00031933"/>
    <w:rsid w:val="000329DC"/>
    <w:rsid w:val="00032B6A"/>
    <w:rsid w:val="00033D77"/>
    <w:rsid w:val="00034109"/>
    <w:rsid w:val="0003449F"/>
    <w:rsid w:val="0003456C"/>
    <w:rsid w:val="0003484D"/>
    <w:rsid w:val="00035103"/>
    <w:rsid w:val="00035553"/>
    <w:rsid w:val="00035BA2"/>
    <w:rsid w:val="00035E32"/>
    <w:rsid w:val="000371E2"/>
    <w:rsid w:val="000373C8"/>
    <w:rsid w:val="00037AE8"/>
    <w:rsid w:val="00040328"/>
    <w:rsid w:val="00040D7F"/>
    <w:rsid w:val="00041169"/>
    <w:rsid w:val="0004117D"/>
    <w:rsid w:val="000416CB"/>
    <w:rsid w:val="00042431"/>
    <w:rsid w:val="00042A8E"/>
    <w:rsid w:val="00043995"/>
    <w:rsid w:val="000439C9"/>
    <w:rsid w:val="000439E0"/>
    <w:rsid w:val="00043A34"/>
    <w:rsid w:val="00043BE8"/>
    <w:rsid w:val="00044D88"/>
    <w:rsid w:val="00045387"/>
    <w:rsid w:val="00045478"/>
    <w:rsid w:val="00045F00"/>
    <w:rsid w:val="000462E9"/>
    <w:rsid w:val="00046694"/>
    <w:rsid w:val="0004697C"/>
    <w:rsid w:val="00046D07"/>
    <w:rsid w:val="00046F55"/>
    <w:rsid w:val="00047A63"/>
    <w:rsid w:val="00047AF4"/>
    <w:rsid w:val="00047D88"/>
    <w:rsid w:val="00050242"/>
    <w:rsid w:val="00050821"/>
    <w:rsid w:val="00050F99"/>
    <w:rsid w:val="000514A5"/>
    <w:rsid w:val="0005186C"/>
    <w:rsid w:val="000525FF"/>
    <w:rsid w:val="00052FA2"/>
    <w:rsid w:val="00054597"/>
    <w:rsid w:val="00054A36"/>
    <w:rsid w:val="00055187"/>
    <w:rsid w:val="000565E5"/>
    <w:rsid w:val="00056A2E"/>
    <w:rsid w:val="00057267"/>
    <w:rsid w:val="00057373"/>
    <w:rsid w:val="0005762F"/>
    <w:rsid w:val="00057755"/>
    <w:rsid w:val="00057DFC"/>
    <w:rsid w:val="00057E1F"/>
    <w:rsid w:val="00057FE3"/>
    <w:rsid w:val="000606AB"/>
    <w:rsid w:val="00060C48"/>
    <w:rsid w:val="000611D8"/>
    <w:rsid w:val="000615DF"/>
    <w:rsid w:val="00061A6C"/>
    <w:rsid w:val="000627D2"/>
    <w:rsid w:val="00062939"/>
    <w:rsid w:val="00062B01"/>
    <w:rsid w:val="00063370"/>
    <w:rsid w:val="000638CC"/>
    <w:rsid w:val="000645AB"/>
    <w:rsid w:val="00064722"/>
    <w:rsid w:val="00064A8E"/>
    <w:rsid w:val="00064AAF"/>
    <w:rsid w:val="00064B37"/>
    <w:rsid w:val="00064BB0"/>
    <w:rsid w:val="00064E5F"/>
    <w:rsid w:val="000654CC"/>
    <w:rsid w:val="000663F1"/>
    <w:rsid w:val="0006646E"/>
    <w:rsid w:val="000665A4"/>
    <w:rsid w:val="0006694E"/>
    <w:rsid w:val="00066C65"/>
    <w:rsid w:val="0006755C"/>
    <w:rsid w:val="00067E38"/>
    <w:rsid w:val="000703C0"/>
    <w:rsid w:val="0007078A"/>
    <w:rsid w:val="00070FB7"/>
    <w:rsid w:val="00071098"/>
    <w:rsid w:val="00071364"/>
    <w:rsid w:val="000717E8"/>
    <w:rsid w:val="000718FD"/>
    <w:rsid w:val="00071C4C"/>
    <w:rsid w:val="0007237F"/>
    <w:rsid w:val="000727A3"/>
    <w:rsid w:val="00072E39"/>
    <w:rsid w:val="00072F20"/>
    <w:rsid w:val="00073027"/>
    <w:rsid w:val="00073A58"/>
    <w:rsid w:val="00073DCA"/>
    <w:rsid w:val="00074E7F"/>
    <w:rsid w:val="00074EF7"/>
    <w:rsid w:val="0007506E"/>
    <w:rsid w:val="000751D6"/>
    <w:rsid w:val="00075D40"/>
    <w:rsid w:val="000775E1"/>
    <w:rsid w:val="000778F7"/>
    <w:rsid w:val="00080FFE"/>
    <w:rsid w:val="0008224E"/>
    <w:rsid w:val="000822E8"/>
    <w:rsid w:val="000823CA"/>
    <w:rsid w:val="00082410"/>
    <w:rsid w:val="0008268C"/>
    <w:rsid w:val="000828D4"/>
    <w:rsid w:val="00082ACC"/>
    <w:rsid w:val="00082E08"/>
    <w:rsid w:val="00083124"/>
    <w:rsid w:val="00083AEB"/>
    <w:rsid w:val="00083D17"/>
    <w:rsid w:val="000844F0"/>
    <w:rsid w:val="00084B3B"/>
    <w:rsid w:val="00085C99"/>
    <w:rsid w:val="00085D00"/>
    <w:rsid w:val="00086153"/>
    <w:rsid w:val="0008628C"/>
    <w:rsid w:val="00086971"/>
    <w:rsid w:val="00086BF5"/>
    <w:rsid w:val="00086C30"/>
    <w:rsid w:val="00086CD6"/>
    <w:rsid w:val="00087B0A"/>
    <w:rsid w:val="00087CB5"/>
    <w:rsid w:val="00087E38"/>
    <w:rsid w:val="0009000B"/>
    <w:rsid w:val="00090080"/>
    <w:rsid w:val="00090630"/>
    <w:rsid w:val="000910AC"/>
    <w:rsid w:val="000918B9"/>
    <w:rsid w:val="00091B5F"/>
    <w:rsid w:val="00091B6C"/>
    <w:rsid w:val="000921AF"/>
    <w:rsid w:val="00092A1F"/>
    <w:rsid w:val="00092FCE"/>
    <w:rsid w:val="0009308C"/>
    <w:rsid w:val="0009392A"/>
    <w:rsid w:val="00094023"/>
    <w:rsid w:val="0009421F"/>
    <w:rsid w:val="0009454E"/>
    <w:rsid w:val="00094826"/>
    <w:rsid w:val="00094D5C"/>
    <w:rsid w:val="0009523E"/>
    <w:rsid w:val="000962BD"/>
    <w:rsid w:val="00097335"/>
    <w:rsid w:val="00097840"/>
    <w:rsid w:val="00097845"/>
    <w:rsid w:val="000A02EB"/>
    <w:rsid w:val="000A034D"/>
    <w:rsid w:val="000A08A7"/>
    <w:rsid w:val="000A1175"/>
    <w:rsid w:val="000A1614"/>
    <w:rsid w:val="000A1630"/>
    <w:rsid w:val="000A174F"/>
    <w:rsid w:val="000A177C"/>
    <w:rsid w:val="000A286B"/>
    <w:rsid w:val="000A2AF0"/>
    <w:rsid w:val="000A2EB9"/>
    <w:rsid w:val="000A36BC"/>
    <w:rsid w:val="000A3B9F"/>
    <w:rsid w:val="000A3C98"/>
    <w:rsid w:val="000A4067"/>
    <w:rsid w:val="000A599E"/>
    <w:rsid w:val="000A5D05"/>
    <w:rsid w:val="000A5DC1"/>
    <w:rsid w:val="000A5E11"/>
    <w:rsid w:val="000A600D"/>
    <w:rsid w:val="000A641F"/>
    <w:rsid w:val="000A6E0B"/>
    <w:rsid w:val="000A780B"/>
    <w:rsid w:val="000A7D92"/>
    <w:rsid w:val="000B0088"/>
    <w:rsid w:val="000B02FE"/>
    <w:rsid w:val="000B0B26"/>
    <w:rsid w:val="000B0D58"/>
    <w:rsid w:val="000B0E53"/>
    <w:rsid w:val="000B16C1"/>
    <w:rsid w:val="000B24C8"/>
    <w:rsid w:val="000B276C"/>
    <w:rsid w:val="000B2B0C"/>
    <w:rsid w:val="000B2CDB"/>
    <w:rsid w:val="000B2D45"/>
    <w:rsid w:val="000B30B2"/>
    <w:rsid w:val="000B358E"/>
    <w:rsid w:val="000B39B6"/>
    <w:rsid w:val="000B3FBF"/>
    <w:rsid w:val="000B455A"/>
    <w:rsid w:val="000B4A71"/>
    <w:rsid w:val="000B4DA1"/>
    <w:rsid w:val="000B4EE1"/>
    <w:rsid w:val="000B5420"/>
    <w:rsid w:val="000B54FF"/>
    <w:rsid w:val="000B57BE"/>
    <w:rsid w:val="000B5896"/>
    <w:rsid w:val="000B5AF6"/>
    <w:rsid w:val="000B5E48"/>
    <w:rsid w:val="000B648B"/>
    <w:rsid w:val="000B704B"/>
    <w:rsid w:val="000B788F"/>
    <w:rsid w:val="000B7DF3"/>
    <w:rsid w:val="000C07FD"/>
    <w:rsid w:val="000C09D8"/>
    <w:rsid w:val="000C0A27"/>
    <w:rsid w:val="000C0FFA"/>
    <w:rsid w:val="000C1276"/>
    <w:rsid w:val="000C12CB"/>
    <w:rsid w:val="000C1681"/>
    <w:rsid w:val="000C1C68"/>
    <w:rsid w:val="000C1D2D"/>
    <w:rsid w:val="000C202C"/>
    <w:rsid w:val="000C25C6"/>
    <w:rsid w:val="000C2B76"/>
    <w:rsid w:val="000C2EE2"/>
    <w:rsid w:val="000C3AFA"/>
    <w:rsid w:val="000C3C35"/>
    <w:rsid w:val="000C41E6"/>
    <w:rsid w:val="000C44F2"/>
    <w:rsid w:val="000C4AEA"/>
    <w:rsid w:val="000C4C5F"/>
    <w:rsid w:val="000C5D2A"/>
    <w:rsid w:val="000C6256"/>
    <w:rsid w:val="000C6441"/>
    <w:rsid w:val="000C6DBF"/>
    <w:rsid w:val="000C6DCC"/>
    <w:rsid w:val="000C7259"/>
    <w:rsid w:val="000C78C7"/>
    <w:rsid w:val="000C7CE9"/>
    <w:rsid w:val="000CAB6A"/>
    <w:rsid w:val="000D0B73"/>
    <w:rsid w:val="000D0D3A"/>
    <w:rsid w:val="000D0DFE"/>
    <w:rsid w:val="000D1898"/>
    <w:rsid w:val="000D1D13"/>
    <w:rsid w:val="000D2460"/>
    <w:rsid w:val="000D2C81"/>
    <w:rsid w:val="000D2D8E"/>
    <w:rsid w:val="000D4252"/>
    <w:rsid w:val="000D5335"/>
    <w:rsid w:val="000D56B7"/>
    <w:rsid w:val="000D5748"/>
    <w:rsid w:val="000D5864"/>
    <w:rsid w:val="000D69F7"/>
    <w:rsid w:val="000D6C1E"/>
    <w:rsid w:val="000D6D3A"/>
    <w:rsid w:val="000D7DCB"/>
    <w:rsid w:val="000E010F"/>
    <w:rsid w:val="000E02E6"/>
    <w:rsid w:val="000E064A"/>
    <w:rsid w:val="000E0678"/>
    <w:rsid w:val="000E08C4"/>
    <w:rsid w:val="000E140E"/>
    <w:rsid w:val="000E1657"/>
    <w:rsid w:val="000E1C08"/>
    <w:rsid w:val="000E2116"/>
    <w:rsid w:val="000E27B0"/>
    <w:rsid w:val="000E280D"/>
    <w:rsid w:val="000E2F08"/>
    <w:rsid w:val="000E301E"/>
    <w:rsid w:val="000E30F9"/>
    <w:rsid w:val="000E31CA"/>
    <w:rsid w:val="000E34D7"/>
    <w:rsid w:val="000E4223"/>
    <w:rsid w:val="000E4911"/>
    <w:rsid w:val="000E4BA5"/>
    <w:rsid w:val="000E4CD3"/>
    <w:rsid w:val="000E4E6C"/>
    <w:rsid w:val="000E51A2"/>
    <w:rsid w:val="000E5D31"/>
    <w:rsid w:val="000E5F3B"/>
    <w:rsid w:val="000E5FF9"/>
    <w:rsid w:val="000E6642"/>
    <w:rsid w:val="000E6980"/>
    <w:rsid w:val="000E75F6"/>
    <w:rsid w:val="000E7765"/>
    <w:rsid w:val="000E7812"/>
    <w:rsid w:val="000E79CE"/>
    <w:rsid w:val="000F07C5"/>
    <w:rsid w:val="000F0D0C"/>
    <w:rsid w:val="000F19AD"/>
    <w:rsid w:val="000F1FF5"/>
    <w:rsid w:val="000F255E"/>
    <w:rsid w:val="000F2A43"/>
    <w:rsid w:val="000F2FFF"/>
    <w:rsid w:val="000F34C6"/>
    <w:rsid w:val="000F3514"/>
    <w:rsid w:val="000F3676"/>
    <w:rsid w:val="000F36DE"/>
    <w:rsid w:val="000F38E7"/>
    <w:rsid w:val="000F3F04"/>
    <w:rsid w:val="000F3FD2"/>
    <w:rsid w:val="000F41D6"/>
    <w:rsid w:val="000F4C40"/>
    <w:rsid w:val="000F50BC"/>
    <w:rsid w:val="000F5127"/>
    <w:rsid w:val="000F5D71"/>
    <w:rsid w:val="000F6950"/>
    <w:rsid w:val="000F6B04"/>
    <w:rsid w:val="000F6C90"/>
    <w:rsid w:val="000F7D1F"/>
    <w:rsid w:val="000F7FB0"/>
    <w:rsid w:val="00100DD8"/>
    <w:rsid w:val="00100F1F"/>
    <w:rsid w:val="00100F58"/>
    <w:rsid w:val="00101353"/>
    <w:rsid w:val="001015AA"/>
    <w:rsid w:val="001021C6"/>
    <w:rsid w:val="001028F8"/>
    <w:rsid w:val="00102A5E"/>
    <w:rsid w:val="00102BB9"/>
    <w:rsid w:val="00102C4E"/>
    <w:rsid w:val="00102C75"/>
    <w:rsid w:val="00102FCF"/>
    <w:rsid w:val="0010343C"/>
    <w:rsid w:val="001035A2"/>
    <w:rsid w:val="001039C5"/>
    <w:rsid w:val="00103CCF"/>
    <w:rsid w:val="001044F1"/>
    <w:rsid w:val="001049A9"/>
    <w:rsid w:val="00104A04"/>
    <w:rsid w:val="00104AE4"/>
    <w:rsid w:val="00105215"/>
    <w:rsid w:val="001052F5"/>
    <w:rsid w:val="001057B0"/>
    <w:rsid w:val="00105E4D"/>
    <w:rsid w:val="00105E8E"/>
    <w:rsid w:val="0010632D"/>
    <w:rsid w:val="001067F0"/>
    <w:rsid w:val="00106859"/>
    <w:rsid w:val="00106AF9"/>
    <w:rsid w:val="00106BF3"/>
    <w:rsid w:val="00106C04"/>
    <w:rsid w:val="00106C92"/>
    <w:rsid w:val="0010757B"/>
    <w:rsid w:val="001078B1"/>
    <w:rsid w:val="0011062D"/>
    <w:rsid w:val="00110759"/>
    <w:rsid w:val="00110939"/>
    <w:rsid w:val="0011103A"/>
    <w:rsid w:val="00111D61"/>
    <w:rsid w:val="00112442"/>
    <w:rsid w:val="00112515"/>
    <w:rsid w:val="001129CC"/>
    <w:rsid w:val="00112BD4"/>
    <w:rsid w:val="00112BEE"/>
    <w:rsid w:val="00112D9D"/>
    <w:rsid w:val="0011301B"/>
    <w:rsid w:val="00113233"/>
    <w:rsid w:val="00113275"/>
    <w:rsid w:val="001134BF"/>
    <w:rsid w:val="00113F89"/>
    <w:rsid w:val="001144D3"/>
    <w:rsid w:val="00114B1B"/>
    <w:rsid w:val="00114EE1"/>
    <w:rsid w:val="00114F54"/>
    <w:rsid w:val="00115244"/>
    <w:rsid w:val="00115575"/>
    <w:rsid w:val="001165BD"/>
    <w:rsid w:val="00116941"/>
    <w:rsid w:val="0011695B"/>
    <w:rsid w:val="00116960"/>
    <w:rsid w:val="001174FA"/>
    <w:rsid w:val="00117888"/>
    <w:rsid w:val="0012001B"/>
    <w:rsid w:val="0012002D"/>
    <w:rsid w:val="0012036D"/>
    <w:rsid w:val="00120470"/>
    <w:rsid w:val="00120629"/>
    <w:rsid w:val="00120ACE"/>
    <w:rsid w:val="00121ED3"/>
    <w:rsid w:val="00122588"/>
    <w:rsid w:val="001226CD"/>
    <w:rsid w:val="001228C0"/>
    <w:rsid w:val="00122DB7"/>
    <w:rsid w:val="0012475F"/>
    <w:rsid w:val="001247F2"/>
    <w:rsid w:val="001248E0"/>
    <w:rsid w:val="00125E0D"/>
    <w:rsid w:val="00126457"/>
    <w:rsid w:val="00126D28"/>
    <w:rsid w:val="00127005"/>
    <w:rsid w:val="00127CF5"/>
    <w:rsid w:val="001305AA"/>
    <w:rsid w:val="001307D0"/>
    <w:rsid w:val="001309DA"/>
    <w:rsid w:val="0013171F"/>
    <w:rsid w:val="0013173C"/>
    <w:rsid w:val="00131CF8"/>
    <w:rsid w:val="00131D72"/>
    <w:rsid w:val="00131F1D"/>
    <w:rsid w:val="001321EC"/>
    <w:rsid w:val="00132756"/>
    <w:rsid w:val="00132CAF"/>
    <w:rsid w:val="001336DB"/>
    <w:rsid w:val="001337C4"/>
    <w:rsid w:val="00133F7E"/>
    <w:rsid w:val="001341F8"/>
    <w:rsid w:val="001344F4"/>
    <w:rsid w:val="00134BD0"/>
    <w:rsid w:val="00134CBF"/>
    <w:rsid w:val="0013508D"/>
    <w:rsid w:val="00135493"/>
    <w:rsid w:val="00136F03"/>
    <w:rsid w:val="00137646"/>
    <w:rsid w:val="0013766B"/>
    <w:rsid w:val="00140267"/>
    <w:rsid w:val="00140669"/>
    <w:rsid w:val="001406AB"/>
    <w:rsid w:val="00140898"/>
    <w:rsid w:val="00141212"/>
    <w:rsid w:val="00141229"/>
    <w:rsid w:val="0014154D"/>
    <w:rsid w:val="00141586"/>
    <w:rsid w:val="00141759"/>
    <w:rsid w:val="00141789"/>
    <w:rsid w:val="00141CE6"/>
    <w:rsid w:val="001420B8"/>
    <w:rsid w:val="001424C5"/>
    <w:rsid w:val="00142578"/>
    <w:rsid w:val="001429BC"/>
    <w:rsid w:val="001429E7"/>
    <w:rsid w:val="00143759"/>
    <w:rsid w:val="00143817"/>
    <w:rsid w:val="00143E6C"/>
    <w:rsid w:val="0014401A"/>
    <w:rsid w:val="00144318"/>
    <w:rsid w:val="001447DD"/>
    <w:rsid w:val="00144874"/>
    <w:rsid w:val="00144C4E"/>
    <w:rsid w:val="00145188"/>
    <w:rsid w:val="00145362"/>
    <w:rsid w:val="00145539"/>
    <w:rsid w:val="00145705"/>
    <w:rsid w:val="00145B92"/>
    <w:rsid w:val="00145C9B"/>
    <w:rsid w:val="00145DF8"/>
    <w:rsid w:val="00146206"/>
    <w:rsid w:val="001462A8"/>
    <w:rsid w:val="001464C5"/>
    <w:rsid w:val="00146CC7"/>
    <w:rsid w:val="001473CB"/>
    <w:rsid w:val="001501CB"/>
    <w:rsid w:val="00150335"/>
    <w:rsid w:val="001505B9"/>
    <w:rsid w:val="00150611"/>
    <w:rsid w:val="001506BC"/>
    <w:rsid w:val="00150757"/>
    <w:rsid w:val="00150D08"/>
    <w:rsid w:val="00150D4A"/>
    <w:rsid w:val="00150D63"/>
    <w:rsid w:val="00150E00"/>
    <w:rsid w:val="00150FA1"/>
    <w:rsid w:val="00151384"/>
    <w:rsid w:val="0015196C"/>
    <w:rsid w:val="00151AF6"/>
    <w:rsid w:val="00152FF8"/>
    <w:rsid w:val="001530CA"/>
    <w:rsid w:val="001532F4"/>
    <w:rsid w:val="0015338E"/>
    <w:rsid w:val="0015377A"/>
    <w:rsid w:val="001539DC"/>
    <w:rsid w:val="00154850"/>
    <w:rsid w:val="0015575F"/>
    <w:rsid w:val="00156150"/>
    <w:rsid w:val="00156239"/>
    <w:rsid w:val="00156267"/>
    <w:rsid w:val="00156751"/>
    <w:rsid w:val="00156B61"/>
    <w:rsid w:val="0015713C"/>
    <w:rsid w:val="00157CC8"/>
    <w:rsid w:val="001605A3"/>
    <w:rsid w:val="0016089E"/>
    <w:rsid w:val="00160A12"/>
    <w:rsid w:val="00160E46"/>
    <w:rsid w:val="00161246"/>
    <w:rsid w:val="00161B8B"/>
    <w:rsid w:val="0016223E"/>
    <w:rsid w:val="00162491"/>
    <w:rsid w:val="00162C73"/>
    <w:rsid w:val="001634AB"/>
    <w:rsid w:val="00164B1C"/>
    <w:rsid w:val="00164BE5"/>
    <w:rsid w:val="00164E1B"/>
    <w:rsid w:val="001654D1"/>
    <w:rsid w:val="00165A2A"/>
    <w:rsid w:val="00165B79"/>
    <w:rsid w:val="00165B92"/>
    <w:rsid w:val="00165BE0"/>
    <w:rsid w:val="0016621B"/>
    <w:rsid w:val="0016648E"/>
    <w:rsid w:val="00166DE5"/>
    <w:rsid w:val="00167A3E"/>
    <w:rsid w:val="00167A40"/>
    <w:rsid w:val="00167B73"/>
    <w:rsid w:val="00167C5C"/>
    <w:rsid w:val="00167F99"/>
    <w:rsid w:val="001706F5"/>
    <w:rsid w:val="00170720"/>
    <w:rsid w:val="00171202"/>
    <w:rsid w:val="001717A6"/>
    <w:rsid w:val="00171A98"/>
    <w:rsid w:val="001722E6"/>
    <w:rsid w:val="001724EC"/>
    <w:rsid w:val="00172A4D"/>
    <w:rsid w:val="00172D06"/>
    <w:rsid w:val="00172DBF"/>
    <w:rsid w:val="00172EA3"/>
    <w:rsid w:val="001732D5"/>
    <w:rsid w:val="001733A7"/>
    <w:rsid w:val="00173C93"/>
    <w:rsid w:val="00173EBF"/>
    <w:rsid w:val="001740D1"/>
    <w:rsid w:val="00174984"/>
    <w:rsid w:val="00174CFA"/>
    <w:rsid w:val="00175FBB"/>
    <w:rsid w:val="00176261"/>
    <w:rsid w:val="00176915"/>
    <w:rsid w:val="00176BED"/>
    <w:rsid w:val="0017733A"/>
    <w:rsid w:val="00177445"/>
    <w:rsid w:val="001777C4"/>
    <w:rsid w:val="00177ADB"/>
    <w:rsid w:val="00179981"/>
    <w:rsid w:val="00180044"/>
    <w:rsid w:val="001803A8"/>
    <w:rsid w:val="00180629"/>
    <w:rsid w:val="00181245"/>
    <w:rsid w:val="0018131B"/>
    <w:rsid w:val="00181699"/>
    <w:rsid w:val="0018185E"/>
    <w:rsid w:val="00182094"/>
    <w:rsid w:val="001822AA"/>
    <w:rsid w:val="001827AD"/>
    <w:rsid w:val="001827ED"/>
    <w:rsid w:val="00182809"/>
    <w:rsid w:val="001828E1"/>
    <w:rsid w:val="00182A64"/>
    <w:rsid w:val="00182A7E"/>
    <w:rsid w:val="00182D86"/>
    <w:rsid w:val="00183161"/>
    <w:rsid w:val="00183518"/>
    <w:rsid w:val="001836D2"/>
    <w:rsid w:val="001836FD"/>
    <w:rsid w:val="001839F8"/>
    <w:rsid w:val="00184303"/>
    <w:rsid w:val="00184517"/>
    <w:rsid w:val="001847DF"/>
    <w:rsid w:val="00185056"/>
    <w:rsid w:val="001857E5"/>
    <w:rsid w:val="00185C3B"/>
    <w:rsid w:val="0018652F"/>
    <w:rsid w:val="0018687A"/>
    <w:rsid w:val="001869D7"/>
    <w:rsid w:val="00186D70"/>
    <w:rsid w:val="00186F12"/>
    <w:rsid w:val="00187124"/>
    <w:rsid w:val="001875F5"/>
    <w:rsid w:val="0018ABBA"/>
    <w:rsid w:val="00190032"/>
    <w:rsid w:val="00190BCB"/>
    <w:rsid w:val="00190D29"/>
    <w:rsid w:val="0019104D"/>
    <w:rsid w:val="001916F6"/>
    <w:rsid w:val="00191841"/>
    <w:rsid w:val="00191957"/>
    <w:rsid w:val="00191C1B"/>
    <w:rsid w:val="001922CC"/>
    <w:rsid w:val="0019236B"/>
    <w:rsid w:val="001928B8"/>
    <w:rsid w:val="00192E5D"/>
    <w:rsid w:val="00193215"/>
    <w:rsid w:val="00193344"/>
    <w:rsid w:val="00193419"/>
    <w:rsid w:val="00193498"/>
    <w:rsid w:val="0019355F"/>
    <w:rsid w:val="00193714"/>
    <w:rsid w:val="00193985"/>
    <w:rsid w:val="00193AC4"/>
    <w:rsid w:val="00193E15"/>
    <w:rsid w:val="00193EFC"/>
    <w:rsid w:val="00194373"/>
    <w:rsid w:val="00194777"/>
    <w:rsid w:val="001949D0"/>
    <w:rsid w:val="00194D00"/>
    <w:rsid w:val="00194DCB"/>
    <w:rsid w:val="0019500B"/>
    <w:rsid w:val="00195611"/>
    <w:rsid w:val="00195625"/>
    <w:rsid w:val="0019580F"/>
    <w:rsid w:val="001959F0"/>
    <w:rsid w:val="00195B4C"/>
    <w:rsid w:val="00195BA9"/>
    <w:rsid w:val="00195D59"/>
    <w:rsid w:val="00196367"/>
    <w:rsid w:val="0019704D"/>
    <w:rsid w:val="00197077"/>
    <w:rsid w:val="001976A6"/>
    <w:rsid w:val="0019796E"/>
    <w:rsid w:val="001979DA"/>
    <w:rsid w:val="00197AF4"/>
    <w:rsid w:val="00197F3B"/>
    <w:rsid w:val="001A0335"/>
    <w:rsid w:val="001A082D"/>
    <w:rsid w:val="001A0A7A"/>
    <w:rsid w:val="001A0C6B"/>
    <w:rsid w:val="001A1DD4"/>
    <w:rsid w:val="001A2CC7"/>
    <w:rsid w:val="001A3213"/>
    <w:rsid w:val="001A3561"/>
    <w:rsid w:val="001A365E"/>
    <w:rsid w:val="001A3DCF"/>
    <w:rsid w:val="001A46CA"/>
    <w:rsid w:val="001A49DC"/>
    <w:rsid w:val="001A4A43"/>
    <w:rsid w:val="001A4B11"/>
    <w:rsid w:val="001A4F9C"/>
    <w:rsid w:val="001A52AB"/>
    <w:rsid w:val="001A5365"/>
    <w:rsid w:val="001A55CB"/>
    <w:rsid w:val="001A572E"/>
    <w:rsid w:val="001A587B"/>
    <w:rsid w:val="001A5D17"/>
    <w:rsid w:val="001A5FFF"/>
    <w:rsid w:val="001A607C"/>
    <w:rsid w:val="001A6529"/>
    <w:rsid w:val="001A6659"/>
    <w:rsid w:val="001B0019"/>
    <w:rsid w:val="001B018E"/>
    <w:rsid w:val="001B03E2"/>
    <w:rsid w:val="001B07AA"/>
    <w:rsid w:val="001B1924"/>
    <w:rsid w:val="001B2001"/>
    <w:rsid w:val="001B223F"/>
    <w:rsid w:val="001B2427"/>
    <w:rsid w:val="001B263B"/>
    <w:rsid w:val="001B264E"/>
    <w:rsid w:val="001B2DC8"/>
    <w:rsid w:val="001B3167"/>
    <w:rsid w:val="001B36AB"/>
    <w:rsid w:val="001B3D61"/>
    <w:rsid w:val="001B435B"/>
    <w:rsid w:val="001B43D5"/>
    <w:rsid w:val="001B4A0A"/>
    <w:rsid w:val="001B4ED4"/>
    <w:rsid w:val="001B54E1"/>
    <w:rsid w:val="001B5BB2"/>
    <w:rsid w:val="001B5E0F"/>
    <w:rsid w:val="001B5F31"/>
    <w:rsid w:val="001B6112"/>
    <w:rsid w:val="001B61DB"/>
    <w:rsid w:val="001B6656"/>
    <w:rsid w:val="001B6DA4"/>
    <w:rsid w:val="001B6F15"/>
    <w:rsid w:val="001B70AA"/>
    <w:rsid w:val="001B73BC"/>
    <w:rsid w:val="001B745C"/>
    <w:rsid w:val="001B7941"/>
    <w:rsid w:val="001C0502"/>
    <w:rsid w:val="001C0A6C"/>
    <w:rsid w:val="001C0BAE"/>
    <w:rsid w:val="001C11D7"/>
    <w:rsid w:val="001C129C"/>
    <w:rsid w:val="001C13BA"/>
    <w:rsid w:val="001C13FB"/>
    <w:rsid w:val="001C14B9"/>
    <w:rsid w:val="001C16FA"/>
    <w:rsid w:val="001C1896"/>
    <w:rsid w:val="001C1AC3"/>
    <w:rsid w:val="001C2518"/>
    <w:rsid w:val="001C2D98"/>
    <w:rsid w:val="001C2E1D"/>
    <w:rsid w:val="001C3035"/>
    <w:rsid w:val="001C3C15"/>
    <w:rsid w:val="001C4DA7"/>
    <w:rsid w:val="001C540A"/>
    <w:rsid w:val="001C61EF"/>
    <w:rsid w:val="001C694C"/>
    <w:rsid w:val="001C69DC"/>
    <w:rsid w:val="001C7A07"/>
    <w:rsid w:val="001D0826"/>
    <w:rsid w:val="001D0BA7"/>
    <w:rsid w:val="001D0C1F"/>
    <w:rsid w:val="001D0DCC"/>
    <w:rsid w:val="001D13F9"/>
    <w:rsid w:val="001D1C20"/>
    <w:rsid w:val="001D1FB5"/>
    <w:rsid w:val="001D2024"/>
    <w:rsid w:val="001D27DF"/>
    <w:rsid w:val="001D2F35"/>
    <w:rsid w:val="001D396A"/>
    <w:rsid w:val="001D3BC0"/>
    <w:rsid w:val="001D3CD8"/>
    <w:rsid w:val="001D5514"/>
    <w:rsid w:val="001D58C1"/>
    <w:rsid w:val="001D5AA2"/>
    <w:rsid w:val="001D5F9C"/>
    <w:rsid w:val="001D63C8"/>
    <w:rsid w:val="001D66F4"/>
    <w:rsid w:val="001D6A0A"/>
    <w:rsid w:val="001D6E81"/>
    <w:rsid w:val="001D77BE"/>
    <w:rsid w:val="001D7A4D"/>
    <w:rsid w:val="001D7C23"/>
    <w:rsid w:val="001D7E4D"/>
    <w:rsid w:val="001E0133"/>
    <w:rsid w:val="001E0C69"/>
    <w:rsid w:val="001E0D17"/>
    <w:rsid w:val="001E10A0"/>
    <w:rsid w:val="001E1ABC"/>
    <w:rsid w:val="001E1BE4"/>
    <w:rsid w:val="001E1F3C"/>
    <w:rsid w:val="001E3029"/>
    <w:rsid w:val="001E3066"/>
    <w:rsid w:val="001E31BA"/>
    <w:rsid w:val="001E328D"/>
    <w:rsid w:val="001E37BE"/>
    <w:rsid w:val="001E3E0A"/>
    <w:rsid w:val="001E3E76"/>
    <w:rsid w:val="001E43E2"/>
    <w:rsid w:val="001E48F1"/>
    <w:rsid w:val="001E4936"/>
    <w:rsid w:val="001E4C6D"/>
    <w:rsid w:val="001E5611"/>
    <w:rsid w:val="001E5D57"/>
    <w:rsid w:val="001E5D8F"/>
    <w:rsid w:val="001E643A"/>
    <w:rsid w:val="001E6714"/>
    <w:rsid w:val="001E6726"/>
    <w:rsid w:val="001E6B9C"/>
    <w:rsid w:val="001E6D96"/>
    <w:rsid w:val="001E6E7D"/>
    <w:rsid w:val="001E6FE9"/>
    <w:rsid w:val="001E7118"/>
    <w:rsid w:val="001E7D04"/>
    <w:rsid w:val="001E7FBA"/>
    <w:rsid w:val="001F005B"/>
    <w:rsid w:val="001F049F"/>
    <w:rsid w:val="001F088B"/>
    <w:rsid w:val="001F0B2B"/>
    <w:rsid w:val="001F1256"/>
    <w:rsid w:val="001F1788"/>
    <w:rsid w:val="001F1BBC"/>
    <w:rsid w:val="001F2014"/>
    <w:rsid w:val="001F2816"/>
    <w:rsid w:val="001F2993"/>
    <w:rsid w:val="001F29ED"/>
    <w:rsid w:val="001F2B0B"/>
    <w:rsid w:val="001F2B59"/>
    <w:rsid w:val="001F332C"/>
    <w:rsid w:val="001F3979"/>
    <w:rsid w:val="001F3BEE"/>
    <w:rsid w:val="001F3C3F"/>
    <w:rsid w:val="001F44BC"/>
    <w:rsid w:val="001F4798"/>
    <w:rsid w:val="001F483F"/>
    <w:rsid w:val="001F4BC2"/>
    <w:rsid w:val="001F4D26"/>
    <w:rsid w:val="001F50AA"/>
    <w:rsid w:val="001F57F1"/>
    <w:rsid w:val="001F5FDB"/>
    <w:rsid w:val="001F614D"/>
    <w:rsid w:val="001F63C4"/>
    <w:rsid w:val="001F64AE"/>
    <w:rsid w:val="001F6B4B"/>
    <w:rsid w:val="001F6D1E"/>
    <w:rsid w:val="001F6F51"/>
    <w:rsid w:val="001F7104"/>
    <w:rsid w:val="001F7167"/>
    <w:rsid w:val="001F72DE"/>
    <w:rsid w:val="001F762A"/>
    <w:rsid w:val="00200084"/>
    <w:rsid w:val="0020042B"/>
    <w:rsid w:val="0020044C"/>
    <w:rsid w:val="00200453"/>
    <w:rsid w:val="002004D3"/>
    <w:rsid w:val="0020060D"/>
    <w:rsid w:val="002009BF"/>
    <w:rsid w:val="00200C04"/>
    <w:rsid w:val="0020198B"/>
    <w:rsid w:val="0020246F"/>
    <w:rsid w:val="00202A4E"/>
    <w:rsid w:val="00202BA8"/>
    <w:rsid w:val="00202CD1"/>
    <w:rsid w:val="00202FFC"/>
    <w:rsid w:val="00203191"/>
    <w:rsid w:val="00203210"/>
    <w:rsid w:val="002032FA"/>
    <w:rsid w:val="00203A31"/>
    <w:rsid w:val="00203C79"/>
    <w:rsid w:val="00203EF9"/>
    <w:rsid w:val="00203F91"/>
    <w:rsid w:val="00204DB6"/>
    <w:rsid w:val="002054EF"/>
    <w:rsid w:val="00205569"/>
    <w:rsid w:val="00205A18"/>
    <w:rsid w:val="00205B59"/>
    <w:rsid w:val="002062B9"/>
    <w:rsid w:val="002072B9"/>
    <w:rsid w:val="0020755B"/>
    <w:rsid w:val="00207951"/>
    <w:rsid w:val="00207B51"/>
    <w:rsid w:val="002101E3"/>
    <w:rsid w:val="00210B2B"/>
    <w:rsid w:val="002113A8"/>
    <w:rsid w:val="002122B4"/>
    <w:rsid w:val="00212937"/>
    <w:rsid w:val="00212B4B"/>
    <w:rsid w:val="00212E87"/>
    <w:rsid w:val="00213C99"/>
    <w:rsid w:val="00213F60"/>
    <w:rsid w:val="002146BC"/>
    <w:rsid w:val="00214C66"/>
    <w:rsid w:val="00215359"/>
    <w:rsid w:val="00215E4E"/>
    <w:rsid w:val="00215FE9"/>
    <w:rsid w:val="00216451"/>
    <w:rsid w:val="002166EE"/>
    <w:rsid w:val="002169B3"/>
    <w:rsid w:val="00216C3B"/>
    <w:rsid w:val="00216ECE"/>
    <w:rsid w:val="0021745B"/>
    <w:rsid w:val="0021747D"/>
    <w:rsid w:val="00217FD2"/>
    <w:rsid w:val="002201FE"/>
    <w:rsid w:val="00220612"/>
    <w:rsid w:val="00221248"/>
    <w:rsid w:val="0022126E"/>
    <w:rsid w:val="002215C0"/>
    <w:rsid w:val="00221DD1"/>
    <w:rsid w:val="00221F16"/>
    <w:rsid w:val="00222CC1"/>
    <w:rsid w:val="002240C1"/>
    <w:rsid w:val="00225440"/>
    <w:rsid w:val="0022561F"/>
    <w:rsid w:val="002259F1"/>
    <w:rsid w:val="00225A96"/>
    <w:rsid w:val="00225CB9"/>
    <w:rsid w:val="00225D30"/>
    <w:rsid w:val="00225F36"/>
    <w:rsid w:val="00226068"/>
    <w:rsid w:val="00226DE8"/>
    <w:rsid w:val="00227B34"/>
    <w:rsid w:val="00230402"/>
    <w:rsid w:val="002308FE"/>
    <w:rsid w:val="002312EB"/>
    <w:rsid w:val="0023162C"/>
    <w:rsid w:val="00231711"/>
    <w:rsid w:val="00231902"/>
    <w:rsid w:val="00232224"/>
    <w:rsid w:val="00232710"/>
    <w:rsid w:val="0023287E"/>
    <w:rsid w:val="00233046"/>
    <w:rsid w:val="002335B5"/>
    <w:rsid w:val="00233DB2"/>
    <w:rsid w:val="00233F24"/>
    <w:rsid w:val="00234325"/>
    <w:rsid w:val="002345CB"/>
    <w:rsid w:val="00235087"/>
    <w:rsid w:val="00235485"/>
    <w:rsid w:val="0023570A"/>
    <w:rsid w:val="0023598C"/>
    <w:rsid w:val="002359D7"/>
    <w:rsid w:val="00236703"/>
    <w:rsid w:val="00236810"/>
    <w:rsid w:val="0023799F"/>
    <w:rsid w:val="00240256"/>
    <w:rsid w:val="002403F8"/>
    <w:rsid w:val="002408F5"/>
    <w:rsid w:val="00241426"/>
    <w:rsid w:val="002419CB"/>
    <w:rsid w:val="00241A80"/>
    <w:rsid w:val="0024219E"/>
    <w:rsid w:val="0024240D"/>
    <w:rsid w:val="00242840"/>
    <w:rsid w:val="00242D14"/>
    <w:rsid w:val="00242D4F"/>
    <w:rsid w:val="00242E98"/>
    <w:rsid w:val="002430DA"/>
    <w:rsid w:val="00243141"/>
    <w:rsid w:val="00243C99"/>
    <w:rsid w:val="00243F55"/>
    <w:rsid w:val="00244401"/>
    <w:rsid w:val="002444E3"/>
    <w:rsid w:val="00244648"/>
    <w:rsid w:val="00244652"/>
    <w:rsid w:val="00244BA8"/>
    <w:rsid w:val="00245383"/>
    <w:rsid w:val="0024583D"/>
    <w:rsid w:val="002459C7"/>
    <w:rsid w:val="00245BEC"/>
    <w:rsid w:val="0024622F"/>
    <w:rsid w:val="0024673B"/>
    <w:rsid w:val="0024675E"/>
    <w:rsid w:val="00246C6A"/>
    <w:rsid w:val="0024708F"/>
    <w:rsid w:val="00247405"/>
    <w:rsid w:val="00247624"/>
    <w:rsid w:val="00247D3D"/>
    <w:rsid w:val="00247DE4"/>
    <w:rsid w:val="00247EB0"/>
    <w:rsid w:val="0025048B"/>
    <w:rsid w:val="002505F8"/>
    <w:rsid w:val="0025072E"/>
    <w:rsid w:val="002508B8"/>
    <w:rsid w:val="00250C18"/>
    <w:rsid w:val="00250E31"/>
    <w:rsid w:val="00250F6D"/>
    <w:rsid w:val="00251055"/>
    <w:rsid w:val="00251290"/>
    <w:rsid w:val="002514F3"/>
    <w:rsid w:val="00251818"/>
    <w:rsid w:val="00251D79"/>
    <w:rsid w:val="002525E1"/>
    <w:rsid w:val="0025284F"/>
    <w:rsid w:val="00252E8D"/>
    <w:rsid w:val="0025352A"/>
    <w:rsid w:val="0025356F"/>
    <w:rsid w:val="00253B9C"/>
    <w:rsid w:val="00253EB2"/>
    <w:rsid w:val="0025428D"/>
    <w:rsid w:val="002545AF"/>
    <w:rsid w:val="00254D5E"/>
    <w:rsid w:val="00255174"/>
    <w:rsid w:val="00255496"/>
    <w:rsid w:val="00255821"/>
    <w:rsid w:val="00255842"/>
    <w:rsid w:val="002558FE"/>
    <w:rsid w:val="00256028"/>
    <w:rsid w:val="0025619E"/>
    <w:rsid w:val="0025685A"/>
    <w:rsid w:val="00257753"/>
    <w:rsid w:val="00257BC0"/>
    <w:rsid w:val="00257C24"/>
    <w:rsid w:val="00260AA6"/>
    <w:rsid w:val="00260FBF"/>
    <w:rsid w:val="00261152"/>
    <w:rsid w:val="0026118A"/>
    <w:rsid w:val="002613AB"/>
    <w:rsid w:val="002615B1"/>
    <w:rsid w:val="00261F3E"/>
    <w:rsid w:val="0026279B"/>
    <w:rsid w:val="00262E48"/>
    <w:rsid w:val="0026324D"/>
    <w:rsid w:val="002632DB"/>
    <w:rsid w:val="0026370C"/>
    <w:rsid w:val="00263990"/>
    <w:rsid w:val="00263AE3"/>
    <w:rsid w:val="00263C63"/>
    <w:rsid w:val="002641B3"/>
    <w:rsid w:val="0026443D"/>
    <w:rsid w:val="00264A7E"/>
    <w:rsid w:val="00264BE4"/>
    <w:rsid w:val="002650EF"/>
    <w:rsid w:val="00265157"/>
    <w:rsid w:val="00265432"/>
    <w:rsid w:val="0026562B"/>
    <w:rsid w:val="00265B2A"/>
    <w:rsid w:val="00265EE2"/>
    <w:rsid w:val="00266C99"/>
    <w:rsid w:val="002673B5"/>
    <w:rsid w:val="00267B9F"/>
    <w:rsid w:val="00267BE0"/>
    <w:rsid w:val="0027077D"/>
    <w:rsid w:val="00270B6C"/>
    <w:rsid w:val="00270DFB"/>
    <w:rsid w:val="00270E9B"/>
    <w:rsid w:val="002712F9"/>
    <w:rsid w:val="0027194D"/>
    <w:rsid w:val="00271B06"/>
    <w:rsid w:val="00271F10"/>
    <w:rsid w:val="0027280F"/>
    <w:rsid w:val="00272F40"/>
    <w:rsid w:val="002732B2"/>
    <w:rsid w:val="00273A84"/>
    <w:rsid w:val="00273C44"/>
    <w:rsid w:val="00274214"/>
    <w:rsid w:val="002744FB"/>
    <w:rsid w:val="00274E1B"/>
    <w:rsid w:val="00275048"/>
    <w:rsid w:val="00275383"/>
    <w:rsid w:val="00275534"/>
    <w:rsid w:val="00275896"/>
    <w:rsid w:val="0027640F"/>
    <w:rsid w:val="00276FD9"/>
    <w:rsid w:val="0028062C"/>
    <w:rsid w:val="002808A7"/>
    <w:rsid w:val="00281828"/>
    <w:rsid w:val="00281AA3"/>
    <w:rsid w:val="00281DA0"/>
    <w:rsid w:val="00282419"/>
    <w:rsid w:val="00282437"/>
    <w:rsid w:val="00282602"/>
    <w:rsid w:val="00282D19"/>
    <w:rsid w:val="00282EEA"/>
    <w:rsid w:val="00283346"/>
    <w:rsid w:val="00283669"/>
    <w:rsid w:val="00284830"/>
    <w:rsid w:val="00284EB7"/>
    <w:rsid w:val="00284FAC"/>
    <w:rsid w:val="002855C5"/>
    <w:rsid w:val="00285611"/>
    <w:rsid w:val="00285748"/>
    <w:rsid w:val="00286E7F"/>
    <w:rsid w:val="00287103"/>
    <w:rsid w:val="00287293"/>
    <w:rsid w:val="00287E2C"/>
    <w:rsid w:val="0029049D"/>
    <w:rsid w:val="00290638"/>
    <w:rsid w:val="002907C7"/>
    <w:rsid w:val="00291082"/>
    <w:rsid w:val="0029157B"/>
    <w:rsid w:val="0029157E"/>
    <w:rsid w:val="00291E57"/>
    <w:rsid w:val="00291FAB"/>
    <w:rsid w:val="0029225E"/>
    <w:rsid w:val="00292EB7"/>
    <w:rsid w:val="002935B1"/>
    <w:rsid w:val="002946F4"/>
    <w:rsid w:val="002950BF"/>
    <w:rsid w:val="002953B9"/>
    <w:rsid w:val="0029569C"/>
    <w:rsid w:val="002966E8"/>
    <w:rsid w:val="002968E4"/>
    <w:rsid w:val="00297C6F"/>
    <w:rsid w:val="002A0662"/>
    <w:rsid w:val="002A0C2C"/>
    <w:rsid w:val="002A139C"/>
    <w:rsid w:val="002A159E"/>
    <w:rsid w:val="002A22CA"/>
    <w:rsid w:val="002A23BA"/>
    <w:rsid w:val="002A29DF"/>
    <w:rsid w:val="002A32CF"/>
    <w:rsid w:val="002A3942"/>
    <w:rsid w:val="002A409F"/>
    <w:rsid w:val="002A419E"/>
    <w:rsid w:val="002A4543"/>
    <w:rsid w:val="002A4BD6"/>
    <w:rsid w:val="002A567A"/>
    <w:rsid w:val="002A5772"/>
    <w:rsid w:val="002A5B1C"/>
    <w:rsid w:val="002A5DFE"/>
    <w:rsid w:val="002A70C3"/>
    <w:rsid w:val="002A7547"/>
    <w:rsid w:val="002A7658"/>
    <w:rsid w:val="002A766D"/>
    <w:rsid w:val="002A7CF8"/>
    <w:rsid w:val="002A7DEC"/>
    <w:rsid w:val="002A7E57"/>
    <w:rsid w:val="002B0048"/>
    <w:rsid w:val="002B0056"/>
    <w:rsid w:val="002B0192"/>
    <w:rsid w:val="002B01D9"/>
    <w:rsid w:val="002B07FB"/>
    <w:rsid w:val="002B135D"/>
    <w:rsid w:val="002B1567"/>
    <w:rsid w:val="002B1929"/>
    <w:rsid w:val="002B2238"/>
    <w:rsid w:val="002B2304"/>
    <w:rsid w:val="002B255C"/>
    <w:rsid w:val="002B26C7"/>
    <w:rsid w:val="002B36B3"/>
    <w:rsid w:val="002B3A26"/>
    <w:rsid w:val="002B3C81"/>
    <w:rsid w:val="002B3D87"/>
    <w:rsid w:val="002B3F7E"/>
    <w:rsid w:val="002B401A"/>
    <w:rsid w:val="002B41AE"/>
    <w:rsid w:val="002B4296"/>
    <w:rsid w:val="002B46A1"/>
    <w:rsid w:val="002B4E0C"/>
    <w:rsid w:val="002B4E10"/>
    <w:rsid w:val="002B50AB"/>
    <w:rsid w:val="002B52CB"/>
    <w:rsid w:val="002B5475"/>
    <w:rsid w:val="002B5F89"/>
    <w:rsid w:val="002B7027"/>
    <w:rsid w:val="002B757A"/>
    <w:rsid w:val="002B7714"/>
    <w:rsid w:val="002C000B"/>
    <w:rsid w:val="002C0076"/>
    <w:rsid w:val="002C00B3"/>
    <w:rsid w:val="002C0250"/>
    <w:rsid w:val="002C0AE9"/>
    <w:rsid w:val="002C1128"/>
    <w:rsid w:val="002C19F3"/>
    <w:rsid w:val="002C20CE"/>
    <w:rsid w:val="002C27F7"/>
    <w:rsid w:val="002C2AD5"/>
    <w:rsid w:val="002C2CFE"/>
    <w:rsid w:val="002C2E9C"/>
    <w:rsid w:val="002C2FBB"/>
    <w:rsid w:val="002C31BB"/>
    <w:rsid w:val="002C36D3"/>
    <w:rsid w:val="002C3859"/>
    <w:rsid w:val="002C3EBB"/>
    <w:rsid w:val="002C3FF6"/>
    <w:rsid w:val="002C476F"/>
    <w:rsid w:val="002C49D1"/>
    <w:rsid w:val="002C5401"/>
    <w:rsid w:val="002C5472"/>
    <w:rsid w:val="002C591C"/>
    <w:rsid w:val="002C5D7C"/>
    <w:rsid w:val="002C5ED3"/>
    <w:rsid w:val="002C6BAD"/>
    <w:rsid w:val="002C6BF5"/>
    <w:rsid w:val="002C6CF6"/>
    <w:rsid w:val="002C7F7D"/>
    <w:rsid w:val="002D043B"/>
    <w:rsid w:val="002D0BE4"/>
    <w:rsid w:val="002D1277"/>
    <w:rsid w:val="002D175E"/>
    <w:rsid w:val="002D1C36"/>
    <w:rsid w:val="002D1EB9"/>
    <w:rsid w:val="002D22AB"/>
    <w:rsid w:val="002D240B"/>
    <w:rsid w:val="002D25FC"/>
    <w:rsid w:val="002D2715"/>
    <w:rsid w:val="002D2B3D"/>
    <w:rsid w:val="002D2DF1"/>
    <w:rsid w:val="002D3814"/>
    <w:rsid w:val="002D3ADD"/>
    <w:rsid w:val="002D3D6E"/>
    <w:rsid w:val="002D42A1"/>
    <w:rsid w:val="002D42C4"/>
    <w:rsid w:val="002D45BB"/>
    <w:rsid w:val="002D49E2"/>
    <w:rsid w:val="002D4D6C"/>
    <w:rsid w:val="002D58AE"/>
    <w:rsid w:val="002D5B0A"/>
    <w:rsid w:val="002D5B95"/>
    <w:rsid w:val="002D6107"/>
    <w:rsid w:val="002D6493"/>
    <w:rsid w:val="002D64B3"/>
    <w:rsid w:val="002D662E"/>
    <w:rsid w:val="002D7274"/>
    <w:rsid w:val="002D7E24"/>
    <w:rsid w:val="002E050A"/>
    <w:rsid w:val="002E063F"/>
    <w:rsid w:val="002E0820"/>
    <w:rsid w:val="002E0A7C"/>
    <w:rsid w:val="002E0B09"/>
    <w:rsid w:val="002E0DC7"/>
    <w:rsid w:val="002E0E30"/>
    <w:rsid w:val="002E0EEA"/>
    <w:rsid w:val="002E1292"/>
    <w:rsid w:val="002E1830"/>
    <w:rsid w:val="002E1D2A"/>
    <w:rsid w:val="002E2026"/>
    <w:rsid w:val="002E24BA"/>
    <w:rsid w:val="002E2728"/>
    <w:rsid w:val="002E2758"/>
    <w:rsid w:val="002E27CE"/>
    <w:rsid w:val="002E3330"/>
    <w:rsid w:val="002E4214"/>
    <w:rsid w:val="002E42B5"/>
    <w:rsid w:val="002E4E91"/>
    <w:rsid w:val="002E57C1"/>
    <w:rsid w:val="002E5CEE"/>
    <w:rsid w:val="002E5D5D"/>
    <w:rsid w:val="002E5FCB"/>
    <w:rsid w:val="002E6439"/>
    <w:rsid w:val="002E66B4"/>
    <w:rsid w:val="002E66F5"/>
    <w:rsid w:val="002E6E37"/>
    <w:rsid w:val="002E71F1"/>
    <w:rsid w:val="002E7776"/>
    <w:rsid w:val="002E782D"/>
    <w:rsid w:val="002E7B84"/>
    <w:rsid w:val="002F05DB"/>
    <w:rsid w:val="002F08D4"/>
    <w:rsid w:val="002F194A"/>
    <w:rsid w:val="002F1B02"/>
    <w:rsid w:val="002F2020"/>
    <w:rsid w:val="002F2491"/>
    <w:rsid w:val="002F255A"/>
    <w:rsid w:val="002F255E"/>
    <w:rsid w:val="002F2F8E"/>
    <w:rsid w:val="002F34F6"/>
    <w:rsid w:val="002F3E6B"/>
    <w:rsid w:val="002F45B6"/>
    <w:rsid w:val="002F4617"/>
    <w:rsid w:val="002F48D7"/>
    <w:rsid w:val="002F4B51"/>
    <w:rsid w:val="002F4F1B"/>
    <w:rsid w:val="002F4F69"/>
    <w:rsid w:val="002F641E"/>
    <w:rsid w:val="002F68CF"/>
    <w:rsid w:val="002F78D0"/>
    <w:rsid w:val="0030031E"/>
    <w:rsid w:val="00300569"/>
    <w:rsid w:val="00300857"/>
    <w:rsid w:val="00300A58"/>
    <w:rsid w:val="00300C48"/>
    <w:rsid w:val="00300E27"/>
    <w:rsid w:val="00300F71"/>
    <w:rsid w:val="003016F9"/>
    <w:rsid w:val="003025CF"/>
    <w:rsid w:val="00302CAE"/>
    <w:rsid w:val="00303210"/>
    <w:rsid w:val="0030338C"/>
    <w:rsid w:val="00303CE6"/>
    <w:rsid w:val="0030448A"/>
    <w:rsid w:val="00304E6B"/>
    <w:rsid w:val="0030569A"/>
    <w:rsid w:val="003057F6"/>
    <w:rsid w:val="00305CE9"/>
    <w:rsid w:val="00305D21"/>
    <w:rsid w:val="00305E14"/>
    <w:rsid w:val="003062F2"/>
    <w:rsid w:val="00306348"/>
    <w:rsid w:val="00306B01"/>
    <w:rsid w:val="00306CB6"/>
    <w:rsid w:val="00307199"/>
    <w:rsid w:val="0030747C"/>
    <w:rsid w:val="00307578"/>
    <w:rsid w:val="00309EA5"/>
    <w:rsid w:val="0031035E"/>
    <w:rsid w:val="003104CC"/>
    <w:rsid w:val="00311068"/>
    <w:rsid w:val="00311124"/>
    <w:rsid w:val="00311158"/>
    <w:rsid w:val="00311222"/>
    <w:rsid w:val="0031188A"/>
    <w:rsid w:val="00311DE6"/>
    <w:rsid w:val="00313AB5"/>
    <w:rsid w:val="00313F2D"/>
    <w:rsid w:val="0031425B"/>
    <w:rsid w:val="003146DF"/>
    <w:rsid w:val="003148B8"/>
    <w:rsid w:val="00314F9E"/>
    <w:rsid w:val="0031518E"/>
    <w:rsid w:val="00315903"/>
    <w:rsid w:val="00315FDD"/>
    <w:rsid w:val="003166E6"/>
    <w:rsid w:val="00316868"/>
    <w:rsid w:val="00317453"/>
    <w:rsid w:val="00317C10"/>
    <w:rsid w:val="00320040"/>
    <w:rsid w:val="00320352"/>
    <w:rsid w:val="00321209"/>
    <w:rsid w:val="00321831"/>
    <w:rsid w:val="003218A2"/>
    <w:rsid w:val="003218D4"/>
    <w:rsid w:val="00322374"/>
    <w:rsid w:val="0032295C"/>
    <w:rsid w:val="00322B4C"/>
    <w:rsid w:val="00322E0F"/>
    <w:rsid w:val="00322F4E"/>
    <w:rsid w:val="003230F6"/>
    <w:rsid w:val="00323F29"/>
    <w:rsid w:val="00324056"/>
    <w:rsid w:val="00324238"/>
    <w:rsid w:val="00324786"/>
    <w:rsid w:val="003248C3"/>
    <w:rsid w:val="00325A81"/>
    <w:rsid w:val="00325D30"/>
    <w:rsid w:val="00326089"/>
    <w:rsid w:val="0032669B"/>
    <w:rsid w:val="0032671B"/>
    <w:rsid w:val="00327725"/>
    <w:rsid w:val="00327A87"/>
    <w:rsid w:val="00327AE7"/>
    <w:rsid w:val="0033035C"/>
    <w:rsid w:val="0033122A"/>
    <w:rsid w:val="00331872"/>
    <w:rsid w:val="00331949"/>
    <w:rsid w:val="00331CF7"/>
    <w:rsid w:val="0033244B"/>
    <w:rsid w:val="003324FF"/>
    <w:rsid w:val="00332C80"/>
    <w:rsid w:val="00332D21"/>
    <w:rsid w:val="0033301F"/>
    <w:rsid w:val="003330AB"/>
    <w:rsid w:val="003335D9"/>
    <w:rsid w:val="003336CE"/>
    <w:rsid w:val="0033394F"/>
    <w:rsid w:val="003340DE"/>
    <w:rsid w:val="00334306"/>
    <w:rsid w:val="00334914"/>
    <w:rsid w:val="00334994"/>
    <w:rsid w:val="00334D23"/>
    <w:rsid w:val="00335298"/>
    <w:rsid w:val="0033577B"/>
    <w:rsid w:val="0033588F"/>
    <w:rsid w:val="003358E4"/>
    <w:rsid w:val="00335F2C"/>
    <w:rsid w:val="003369CF"/>
    <w:rsid w:val="00336CB2"/>
    <w:rsid w:val="00336E2C"/>
    <w:rsid w:val="00336E5C"/>
    <w:rsid w:val="003370EC"/>
    <w:rsid w:val="00337295"/>
    <w:rsid w:val="00337BFD"/>
    <w:rsid w:val="00337CD6"/>
    <w:rsid w:val="003401D0"/>
    <w:rsid w:val="00340C9E"/>
    <w:rsid w:val="00340FB5"/>
    <w:rsid w:val="00341717"/>
    <w:rsid w:val="00341D81"/>
    <w:rsid w:val="00341F52"/>
    <w:rsid w:val="003425F5"/>
    <w:rsid w:val="003426D1"/>
    <w:rsid w:val="003428B5"/>
    <w:rsid w:val="00342E0F"/>
    <w:rsid w:val="00342E44"/>
    <w:rsid w:val="003433B2"/>
    <w:rsid w:val="00343DC3"/>
    <w:rsid w:val="0034420A"/>
    <w:rsid w:val="00344747"/>
    <w:rsid w:val="00344C46"/>
    <w:rsid w:val="00345804"/>
    <w:rsid w:val="00345E7C"/>
    <w:rsid w:val="00345EF8"/>
    <w:rsid w:val="003463B5"/>
    <w:rsid w:val="00346974"/>
    <w:rsid w:val="003479CF"/>
    <w:rsid w:val="00347B13"/>
    <w:rsid w:val="003501C9"/>
    <w:rsid w:val="003501DD"/>
    <w:rsid w:val="00350713"/>
    <w:rsid w:val="0035075F"/>
    <w:rsid w:val="0035114D"/>
    <w:rsid w:val="00351586"/>
    <w:rsid w:val="00351A67"/>
    <w:rsid w:val="00351FD3"/>
    <w:rsid w:val="0035215E"/>
    <w:rsid w:val="00352678"/>
    <w:rsid w:val="00353892"/>
    <w:rsid w:val="00353BC0"/>
    <w:rsid w:val="003543D1"/>
    <w:rsid w:val="00355AB6"/>
    <w:rsid w:val="00355BF5"/>
    <w:rsid w:val="00355C40"/>
    <w:rsid w:val="00355D75"/>
    <w:rsid w:val="00355E63"/>
    <w:rsid w:val="00355E68"/>
    <w:rsid w:val="00355F5E"/>
    <w:rsid w:val="00356350"/>
    <w:rsid w:val="003564F3"/>
    <w:rsid w:val="00356648"/>
    <w:rsid w:val="00356D24"/>
    <w:rsid w:val="00357F55"/>
    <w:rsid w:val="00357FF8"/>
    <w:rsid w:val="0036040D"/>
    <w:rsid w:val="003607EA"/>
    <w:rsid w:val="003608C3"/>
    <w:rsid w:val="003609B6"/>
    <w:rsid w:val="00360E59"/>
    <w:rsid w:val="00360EEC"/>
    <w:rsid w:val="0036105A"/>
    <w:rsid w:val="003610F1"/>
    <w:rsid w:val="00361255"/>
    <w:rsid w:val="0036152C"/>
    <w:rsid w:val="00361E46"/>
    <w:rsid w:val="003627EB"/>
    <w:rsid w:val="0036350E"/>
    <w:rsid w:val="003636D1"/>
    <w:rsid w:val="00363841"/>
    <w:rsid w:val="00363D92"/>
    <w:rsid w:val="00363F35"/>
    <w:rsid w:val="0036489F"/>
    <w:rsid w:val="00364D08"/>
    <w:rsid w:val="003651FB"/>
    <w:rsid w:val="00365FC1"/>
    <w:rsid w:val="00366052"/>
    <w:rsid w:val="00366470"/>
    <w:rsid w:val="0036679A"/>
    <w:rsid w:val="00367C20"/>
    <w:rsid w:val="00367D37"/>
    <w:rsid w:val="00367D51"/>
    <w:rsid w:val="00367F39"/>
    <w:rsid w:val="00370BAB"/>
    <w:rsid w:val="00370C0B"/>
    <w:rsid w:val="00370CEA"/>
    <w:rsid w:val="00371DEB"/>
    <w:rsid w:val="003723F7"/>
    <w:rsid w:val="003730EF"/>
    <w:rsid w:val="0037336E"/>
    <w:rsid w:val="003738E2"/>
    <w:rsid w:val="0037406D"/>
    <w:rsid w:val="00374147"/>
    <w:rsid w:val="0037429A"/>
    <w:rsid w:val="00374741"/>
    <w:rsid w:val="003748D1"/>
    <w:rsid w:val="00374FF0"/>
    <w:rsid w:val="00375091"/>
    <w:rsid w:val="0037559B"/>
    <w:rsid w:val="00376428"/>
    <w:rsid w:val="00376550"/>
    <w:rsid w:val="0037676B"/>
    <w:rsid w:val="00376B1F"/>
    <w:rsid w:val="00376C26"/>
    <w:rsid w:val="00377D81"/>
    <w:rsid w:val="0038096E"/>
    <w:rsid w:val="00380FD3"/>
    <w:rsid w:val="00381073"/>
    <w:rsid w:val="0038121C"/>
    <w:rsid w:val="0038160D"/>
    <w:rsid w:val="0038188D"/>
    <w:rsid w:val="00381BCF"/>
    <w:rsid w:val="00381D7F"/>
    <w:rsid w:val="0038206A"/>
    <w:rsid w:val="0038271C"/>
    <w:rsid w:val="0038341C"/>
    <w:rsid w:val="00383497"/>
    <w:rsid w:val="003834DF"/>
    <w:rsid w:val="003835E6"/>
    <w:rsid w:val="003837DD"/>
    <w:rsid w:val="003838CE"/>
    <w:rsid w:val="00383F3A"/>
    <w:rsid w:val="00383F45"/>
    <w:rsid w:val="003844BF"/>
    <w:rsid w:val="00384896"/>
    <w:rsid w:val="00384A78"/>
    <w:rsid w:val="00384EC0"/>
    <w:rsid w:val="00384F54"/>
    <w:rsid w:val="0038518A"/>
    <w:rsid w:val="00385B62"/>
    <w:rsid w:val="00385DF9"/>
    <w:rsid w:val="00386065"/>
    <w:rsid w:val="00386328"/>
    <w:rsid w:val="0038643D"/>
    <w:rsid w:val="003865D4"/>
    <w:rsid w:val="00386D78"/>
    <w:rsid w:val="00386F4D"/>
    <w:rsid w:val="003871F6"/>
    <w:rsid w:val="003877E9"/>
    <w:rsid w:val="00387DD9"/>
    <w:rsid w:val="00387F4B"/>
    <w:rsid w:val="00390507"/>
    <w:rsid w:val="003905A6"/>
    <w:rsid w:val="00390B0C"/>
    <w:rsid w:val="00390DBB"/>
    <w:rsid w:val="00391299"/>
    <w:rsid w:val="0039142E"/>
    <w:rsid w:val="00391683"/>
    <w:rsid w:val="003918C6"/>
    <w:rsid w:val="00391AFF"/>
    <w:rsid w:val="00391B11"/>
    <w:rsid w:val="0039220B"/>
    <w:rsid w:val="0039283A"/>
    <w:rsid w:val="00392BF9"/>
    <w:rsid w:val="00392F43"/>
    <w:rsid w:val="0039346D"/>
    <w:rsid w:val="00393482"/>
    <w:rsid w:val="00393894"/>
    <w:rsid w:val="00393A84"/>
    <w:rsid w:val="0039401C"/>
    <w:rsid w:val="00394540"/>
    <w:rsid w:val="0039521C"/>
    <w:rsid w:val="00396041"/>
    <w:rsid w:val="00396DD9"/>
    <w:rsid w:val="00397172"/>
    <w:rsid w:val="00397790"/>
    <w:rsid w:val="00397A13"/>
    <w:rsid w:val="00397B12"/>
    <w:rsid w:val="003A00F5"/>
    <w:rsid w:val="003A05E7"/>
    <w:rsid w:val="003A0E5C"/>
    <w:rsid w:val="003A13A7"/>
    <w:rsid w:val="003A146B"/>
    <w:rsid w:val="003A19A3"/>
    <w:rsid w:val="003A2267"/>
    <w:rsid w:val="003A227D"/>
    <w:rsid w:val="003A26E3"/>
    <w:rsid w:val="003A29AE"/>
    <w:rsid w:val="003A2A7B"/>
    <w:rsid w:val="003A2D20"/>
    <w:rsid w:val="003A39A3"/>
    <w:rsid w:val="003A39E4"/>
    <w:rsid w:val="003A3D20"/>
    <w:rsid w:val="003A3D8B"/>
    <w:rsid w:val="003A43BF"/>
    <w:rsid w:val="003A45BC"/>
    <w:rsid w:val="003A49DD"/>
    <w:rsid w:val="003A5040"/>
    <w:rsid w:val="003A5047"/>
    <w:rsid w:val="003A5C41"/>
    <w:rsid w:val="003A6305"/>
    <w:rsid w:val="003A69F5"/>
    <w:rsid w:val="003A70C2"/>
    <w:rsid w:val="003A712C"/>
    <w:rsid w:val="003A7770"/>
    <w:rsid w:val="003A7E91"/>
    <w:rsid w:val="003AB974"/>
    <w:rsid w:val="003AF2CA"/>
    <w:rsid w:val="003B0B7F"/>
    <w:rsid w:val="003B0C4C"/>
    <w:rsid w:val="003B0FDA"/>
    <w:rsid w:val="003B111A"/>
    <w:rsid w:val="003B11E6"/>
    <w:rsid w:val="003B1227"/>
    <w:rsid w:val="003B1DF0"/>
    <w:rsid w:val="003B1F92"/>
    <w:rsid w:val="003B232B"/>
    <w:rsid w:val="003B241B"/>
    <w:rsid w:val="003B34EF"/>
    <w:rsid w:val="003B36E3"/>
    <w:rsid w:val="003B3886"/>
    <w:rsid w:val="003B3C67"/>
    <w:rsid w:val="003B4C15"/>
    <w:rsid w:val="003B4C89"/>
    <w:rsid w:val="003B4DE3"/>
    <w:rsid w:val="003B53C8"/>
    <w:rsid w:val="003B561F"/>
    <w:rsid w:val="003B5876"/>
    <w:rsid w:val="003B63CA"/>
    <w:rsid w:val="003B66C8"/>
    <w:rsid w:val="003B6E44"/>
    <w:rsid w:val="003B6FF1"/>
    <w:rsid w:val="003B75E1"/>
    <w:rsid w:val="003B78DF"/>
    <w:rsid w:val="003C0BD4"/>
    <w:rsid w:val="003C0C4E"/>
    <w:rsid w:val="003C1471"/>
    <w:rsid w:val="003C181D"/>
    <w:rsid w:val="003C27D3"/>
    <w:rsid w:val="003C29E0"/>
    <w:rsid w:val="003C2BD9"/>
    <w:rsid w:val="003C33CF"/>
    <w:rsid w:val="003C46BA"/>
    <w:rsid w:val="003C4A02"/>
    <w:rsid w:val="003C5470"/>
    <w:rsid w:val="003C5810"/>
    <w:rsid w:val="003C5ED8"/>
    <w:rsid w:val="003C6474"/>
    <w:rsid w:val="003C688F"/>
    <w:rsid w:val="003C6C6F"/>
    <w:rsid w:val="003C6D44"/>
    <w:rsid w:val="003C7829"/>
    <w:rsid w:val="003C78DF"/>
    <w:rsid w:val="003C7F0B"/>
    <w:rsid w:val="003D00DC"/>
    <w:rsid w:val="003D033F"/>
    <w:rsid w:val="003D04EC"/>
    <w:rsid w:val="003D0696"/>
    <w:rsid w:val="003D0DC0"/>
    <w:rsid w:val="003D1542"/>
    <w:rsid w:val="003D1ACB"/>
    <w:rsid w:val="003D1D9A"/>
    <w:rsid w:val="003D2667"/>
    <w:rsid w:val="003D271C"/>
    <w:rsid w:val="003D3295"/>
    <w:rsid w:val="003D337E"/>
    <w:rsid w:val="003D3A38"/>
    <w:rsid w:val="003D3A3C"/>
    <w:rsid w:val="003D3A4A"/>
    <w:rsid w:val="003D3ED2"/>
    <w:rsid w:val="003D4293"/>
    <w:rsid w:val="003D4317"/>
    <w:rsid w:val="003D5250"/>
    <w:rsid w:val="003D5BCD"/>
    <w:rsid w:val="003D6D09"/>
    <w:rsid w:val="003D6FA0"/>
    <w:rsid w:val="003D7176"/>
    <w:rsid w:val="003D721F"/>
    <w:rsid w:val="003D7B38"/>
    <w:rsid w:val="003D7EDD"/>
    <w:rsid w:val="003D7F4F"/>
    <w:rsid w:val="003E094E"/>
    <w:rsid w:val="003E0F70"/>
    <w:rsid w:val="003E0F87"/>
    <w:rsid w:val="003E1205"/>
    <w:rsid w:val="003E17F2"/>
    <w:rsid w:val="003E221F"/>
    <w:rsid w:val="003E22FC"/>
    <w:rsid w:val="003E2C0C"/>
    <w:rsid w:val="003E33D7"/>
    <w:rsid w:val="003E38B6"/>
    <w:rsid w:val="003E3B86"/>
    <w:rsid w:val="003E3C0C"/>
    <w:rsid w:val="003E3D18"/>
    <w:rsid w:val="003E434F"/>
    <w:rsid w:val="003E452D"/>
    <w:rsid w:val="003E4731"/>
    <w:rsid w:val="003E4921"/>
    <w:rsid w:val="003E4997"/>
    <w:rsid w:val="003E4B01"/>
    <w:rsid w:val="003E4DA8"/>
    <w:rsid w:val="003E4EF0"/>
    <w:rsid w:val="003E5196"/>
    <w:rsid w:val="003E5577"/>
    <w:rsid w:val="003E6199"/>
    <w:rsid w:val="003E62F7"/>
    <w:rsid w:val="003E6524"/>
    <w:rsid w:val="003E6920"/>
    <w:rsid w:val="003E7037"/>
    <w:rsid w:val="003E719A"/>
    <w:rsid w:val="003E7251"/>
    <w:rsid w:val="003E7491"/>
    <w:rsid w:val="003E78FB"/>
    <w:rsid w:val="003E7A89"/>
    <w:rsid w:val="003E7C0B"/>
    <w:rsid w:val="003E7FEC"/>
    <w:rsid w:val="003F0300"/>
    <w:rsid w:val="003F080D"/>
    <w:rsid w:val="003F0D76"/>
    <w:rsid w:val="003F1190"/>
    <w:rsid w:val="003F194E"/>
    <w:rsid w:val="003F1A45"/>
    <w:rsid w:val="003F1B9A"/>
    <w:rsid w:val="003F1E65"/>
    <w:rsid w:val="003F20AD"/>
    <w:rsid w:val="003F265B"/>
    <w:rsid w:val="003F2BF8"/>
    <w:rsid w:val="003F2E59"/>
    <w:rsid w:val="003F47FD"/>
    <w:rsid w:val="003F48E2"/>
    <w:rsid w:val="003F4B15"/>
    <w:rsid w:val="003F4F5B"/>
    <w:rsid w:val="003F545A"/>
    <w:rsid w:val="003F5555"/>
    <w:rsid w:val="003F56B7"/>
    <w:rsid w:val="003F583F"/>
    <w:rsid w:val="003F5A9B"/>
    <w:rsid w:val="003F600E"/>
    <w:rsid w:val="003F60A5"/>
    <w:rsid w:val="003F62A6"/>
    <w:rsid w:val="003F6362"/>
    <w:rsid w:val="003F6841"/>
    <w:rsid w:val="003F6888"/>
    <w:rsid w:val="003F74E7"/>
    <w:rsid w:val="003F75AF"/>
    <w:rsid w:val="003F78DB"/>
    <w:rsid w:val="003F7C06"/>
    <w:rsid w:val="003F7C46"/>
    <w:rsid w:val="004003FC"/>
    <w:rsid w:val="004008F4"/>
    <w:rsid w:val="00400AA2"/>
    <w:rsid w:val="0040137B"/>
    <w:rsid w:val="00401781"/>
    <w:rsid w:val="00401878"/>
    <w:rsid w:val="00401D43"/>
    <w:rsid w:val="004020F2"/>
    <w:rsid w:val="004027FF"/>
    <w:rsid w:val="00402D5E"/>
    <w:rsid w:val="00402FDD"/>
    <w:rsid w:val="00403134"/>
    <w:rsid w:val="004035F7"/>
    <w:rsid w:val="004037D3"/>
    <w:rsid w:val="00403CB3"/>
    <w:rsid w:val="00403E2A"/>
    <w:rsid w:val="00403FC9"/>
    <w:rsid w:val="004046CE"/>
    <w:rsid w:val="00404B1C"/>
    <w:rsid w:val="00404F3C"/>
    <w:rsid w:val="00405C5E"/>
    <w:rsid w:val="00406028"/>
    <w:rsid w:val="0040606A"/>
    <w:rsid w:val="00406243"/>
    <w:rsid w:val="004063C8"/>
    <w:rsid w:val="004067D0"/>
    <w:rsid w:val="0040693B"/>
    <w:rsid w:val="00406DB0"/>
    <w:rsid w:val="00407503"/>
    <w:rsid w:val="00407621"/>
    <w:rsid w:val="004078FF"/>
    <w:rsid w:val="00407D7A"/>
    <w:rsid w:val="00407FA4"/>
    <w:rsid w:val="00410662"/>
    <w:rsid w:val="004109B5"/>
    <w:rsid w:val="00410B6C"/>
    <w:rsid w:val="00410E5D"/>
    <w:rsid w:val="00410F4A"/>
    <w:rsid w:val="004112FB"/>
    <w:rsid w:val="0041137F"/>
    <w:rsid w:val="00411BC0"/>
    <w:rsid w:val="00411D79"/>
    <w:rsid w:val="00411F0C"/>
    <w:rsid w:val="0041278B"/>
    <w:rsid w:val="00413676"/>
    <w:rsid w:val="00413982"/>
    <w:rsid w:val="004142A7"/>
    <w:rsid w:val="004143EC"/>
    <w:rsid w:val="00414D18"/>
    <w:rsid w:val="004156DA"/>
    <w:rsid w:val="0041671D"/>
    <w:rsid w:val="00416D95"/>
    <w:rsid w:val="00417632"/>
    <w:rsid w:val="00417747"/>
    <w:rsid w:val="00417D8B"/>
    <w:rsid w:val="00420188"/>
    <w:rsid w:val="00420218"/>
    <w:rsid w:val="004202DB"/>
    <w:rsid w:val="00420384"/>
    <w:rsid w:val="00420951"/>
    <w:rsid w:val="00420B7C"/>
    <w:rsid w:val="00420CDA"/>
    <w:rsid w:val="00420FD7"/>
    <w:rsid w:val="004228A2"/>
    <w:rsid w:val="00422D73"/>
    <w:rsid w:val="00423265"/>
    <w:rsid w:val="004236FA"/>
    <w:rsid w:val="004237C2"/>
    <w:rsid w:val="00423D13"/>
    <w:rsid w:val="00423F21"/>
    <w:rsid w:val="00424A25"/>
    <w:rsid w:val="00425118"/>
    <w:rsid w:val="00425722"/>
    <w:rsid w:val="00425ECC"/>
    <w:rsid w:val="00426354"/>
    <w:rsid w:val="00426460"/>
    <w:rsid w:val="0042682B"/>
    <w:rsid w:val="00426C46"/>
    <w:rsid w:val="00426D0E"/>
    <w:rsid w:val="00426E8A"/>
    <w:rsid w:val="00427100"/>
    <w:rsid w:val="0042794D"/>
    <w:rsid w:val="00427A01"/>
    <w:rsid w:val="00427B32"/>
    <w:rsid w:val="00427B8F"/>
    <w:rsid w:val="00427FA9"/>
    <w:rsid w:val="0042FD8F"/>
    <w:rsid w:val="00430189"/>
    <w:rsid w:val="00430478"/>
    <w:rsid w:val="00430899"/>
    <w:rsid w:val="00430EDA"/>
    <w:rsid w:val="004311F5"/>
    <w:rsid w:val="00431A70"/>
    <w:rsid w:val="00431C51"/>
    <w:rsid w:val="00432498"/>
    <w:rsid w:val="00432623"/>
    <w:rsid w:val="00432B8B"/>
    <w:rsid w:val="00432C54"/>
    <w:rsid w:val="00432F00"/>
    <w:rsid w:val="004332F2"/>
    <w:rsid w:val="00433BED"/>
    <w:rsid w:val="00433E7D"/>
    <w:rsid w:val="00433F6E"/>
    <w:rsid w:val="0043413E"/>
    <w:rsid w:val="0043502D"/>
    <w:rsid w:val="0043535C"/>
    <w:rsid w:val="00435716"/>
    <w:rsid w:val="00435D15"/>
    <w:rsid w:val="00435EE0"/>
    <w:rsid w:val="00436032"/>
    <w:rsid w:val="004360E4"/>
    <w:rsid w:val="00436119"/>
    <w:rsid w:val="00436175"/>
    <w:rsid w:val="0043621C"/>
    <w:rsid w:val="004362A0"/>
    <w:rsid w:val="00436868"/>
    <w:rsid w:val="00436D20"/>
    <w:rsid w:val="00437319"/>
    <w:rsid w:val="00437503"/>
    <w:rsid w:val="004405A7"/>
    <w:rsid w:val="00440B2E"/>
    <w:rsid w:val="00440BF8"/>
    <w:rsid w:val="0044139C"/>
    <w:rsid w:val="00441B34"/>
    <w:rsid w:val="0044215B"/>
    <w:rsid w:val="00442806"/>
    <w:rsid w:val="00442912"/>
    <w:rsid w:val="00442D2C"/>
    <w:rsid w:val="00442E64"/>
    <w:rsid w:val="0044316D"/>
    <w:rsid w:val="004431B7"/>
    <w:rsid w:val="00443358"/>
    <w:rsid w:val="00443C1B"/>
    <w:rsid w:val="00443F96"/>
    <w:rsid w:val="004441C2"/>
    <w:rsid w:val="00444447"/>
    <w:rsid w:val="004445B5"/>
    <w:rsid w:val="00444679"/>
    <w:rsid w:val="0044486A"/>
    <w:rsid w:val="0044594E"/>
    <w:rsid w:val="00445BC3"/>
    <w:rsid w:val="00446694"/>
    <w:rsid w:val="004467E9"/>
    <w:rsid w:val="00446ACB"/>
    <w:rsid w:val="00446B44"/>
    <w:rsid w:val="00446E15"/>
    <w:rsid w:val="0044706F"/>
    <w:rsid w:val="00447864"/>
    <w:rsid w:val="004479B2"/>
    <w:rsid w:val="00447E95"/>
    <w:rsid w:val="00447E9E"/>
    <w:rsid w:val="00450559"/>
    <w:rsid w:val="00451742"/>
    <w:rsid w:val="004518C6"/>
    <w:rsid w:val="00451AFC"/>
    <w:rsid w:val="00452022"/>
    <w:rsid w:val="004536F6"/>
    <w:rsid w:val="00453733"/>
    <w:rsid w:val="00453D78"/>
    <w:rsid w:val="004540B1"/>
    <w:rsid w:val="004549AE"/>
    <w:rsid w:val="00455DB1"/>
    <w:rsid w:val="00457340"/>
    <w:rsid w:val="0045739E"/>
    <w:rsid w:val="004575AC"/>
    <w:rsid w:val="004579FA"/>
    <w:rsid w:val="00457E52"/>
    <w:rsid w:val="004601B8"/>
    <w:rsid w:val="004606AC"/>
    <w:rsid w:val="00460D0B"/>
    <w:rsid w:val="00460E25"/>
    <w:rsid w:val="00460FCD"/>
    <w:rsid w:val="00461654"/>
    <w:rsid w:val="0046165E"/>
    <w:rsid w:val="00462320"/>
    <w:rsid w:val="0046242E"/>
    <w:rsid w:val="00462A95"/>
    <w:rsid w:val="00462D7C"/>
    <w:rsid w:val="00462DF8"/>
    <w:rsid w:val="00463A86"/>
    <w:rsid w:val="00463F64"/>
    <w:rsid w:val="004641B3"/>
    <w:rsid w:val="004645BA"/>
    <w:rsid w:val="0046518C"/>
    <w:rsid w:val="004652DE"/>
    <w:rsid w:val="00465350"/>
    <w:rsid w:val="00465457"/>
    <w:rsid w:val="00465550"/>
    <w:rsid w:val="00465B30"/>
    <w:rsid w:val="00466668"/>
    <w:rsid w:val="0046745E"/>
    <w:rsid w:val="004676BE"/>
    <w:rsid w:val="00467ABF"/>
    <w:rsid w:val="00470395"/>
    <w:rsid w:val="00470618"/>
    <w:rsid w:val="00470737"/>
    <w:rsid w:val="0047073A"/>
    <w:rsid w:val="004723BF"/>
    <w:rsid w:val="00472801"/>
    <w:rsid w:val="0047311F"/>
    <w:rsid w:val="00473848"/>
    <w:rsid w:val="004739B3"/>
    <w:rsid w:val="00474056"/>
    <w:rsid w:val="004742EB"/>
    <w:rsid w:val="00474534"/>
    <w:rsid w:val="00474798"/>
    <w:rsid w:val="00474F80"/>
    <w:rsid w:val="004752D9"/>
    <w:rsid w:val="00475BF2"/>
    <w:rsid w:val="00476790"/>
    <w:rsid w:val="00476D9D"/>
    <w:rsid w:val="00476F01"/>
    <w:rsid w:val="00477052"/>
    <w:rsid w:val="00477312"/>
    <w:rsid w:val="00477FF2"/>
    <w:rsid w:val="0048009A"/>
    <w:rsid w:val="00480239"/>
    <w:rsid w:val="004802E0"/>
    <w:rsid w:val="0048066A"/>
    <w:rsid w:val="004807F0"/>
    <w:rsid w:val="00480977"/>
    <w:rsid w:val="00480B18"/>
    <w:rsid w:val="004814C8"/>
    <w:rsid w:val="00481E40"/>
    <w:rsid w:val="00481ED3"/>
    <w:rsid w:val="004822E3"/>
    <w:rsid w:val="0048281F"/>
    <w:rsid w:val="00482AB4"/>
    <w:rsid w:val="00482FBE"/>
    <w:rsid w:val="00483173"/>
    <w:rsid w:val="004831FD"/>
    <w:rsid w:val="00483215"/>
    <w:rsid w:val="0048322A"/>
    <w:rsid w:val="004835EF"/>
    <w:rsid w:val="004838AF"/>
    <w:rsid w:val="00484408"/>
    <w:rsid w:val="00484411"/>
    <w:rsid w:val="00485864"/>
    <w:rsid w:val="004859E3"/>
    <w:rsid w:val="00486035"/>
    <w:rsid w:val="0048622F"/>
    <w:rsid w:val="004869D4"/>
    <w:rsid w:val="00487089"/>
    <w:rsid w:val="00487153"/>
    <w:rsid w:val="004872DF"/>
    <w:rsid w:val="0048734E"/>
    <w:rsid w:val="00487839"/>
    <w:rsid w:val="00487B6A"/>
    <w:rsid w:val="00490569"/>
    <w:rsid w:val="00490A98"/>
    <w:rsid w:val="00491508"/>
    <w:rsid w:val="00491B98"/>
    <w:rsid w:val="00493131"/>
    <w:rsid w:val="00493C85"/>
    <w:rsid w:val="00494606"/>
    <w:rsid w:val="004947D2"/>
    <w:rsid w:val="004948B2"/>
    <w:rsid w:val="00494939"/>
    <w:rsid w:val="00495492"/>
    <w:rsid w:val="004954FA"/>
    <w:rsid w:val="00495F07"/>
    <w:rsid w:val="0049643E"/>
    <w:rsid w:val="00496718"/>
    <w:rsid w:val="00496A60"/>
    <w:rsid w:val="0049723B"/>
    <w:rsid w:val="004977A7"/>
    <w:rsid w:val="00497CFA"/>
    <w:rsid w:val="00497F15"/>
    <w:rsid w:val="004A0630"/>
    <w:rsid w:val="004A0928"/>
    <w:rsid w:val="004A0B6E"/>
    <w:rsid w:val="004A10AC"/>
    <w:rsid w:val="004A10C3"/>
    <w:rsid w:val="004A1125"/>
    <w:rsid w:val="004A134E"/>
    <w:rsid w:val="004A163F"/>
    <w:rsid w:val="004A1EEF"/>
    <w:rsid w:val="004A21D2"/>
    <w:rsid w:val="004A2E9E"/>
    <w:rsid w:val="004A30AD"/>
    <w:rsid w:val="004A3665"/>
    <w:rsid w:val="004A3DE4"/>
    <w:rsid w:val="004A4086"/>
    <w:rsid w:val="004A4730"/>
    <w:rsid w:val="004A47D1"/>
    <w:rsid w:val="004A540A"/>
    <w:rsid w:val="004A5607"/>
    <w:rsid w:val="004A5885"/>
    <w:rsid w:val="004A5EDF"/>
    <w:rsid w:val="004A655A"/>
    <w:rsid w:val="004A6B9F"/>
    <w:rsid w:val="004A6BA5"/>
    <w:rsid w:val="004A70E8"/>
    <w:rsid w:val="004A7363"/>
    <w:rsid w:val="004A75D5"/>
    <w:rsid w:val="004A765C"/>
    <w:rsid w:val="004A7A79"/>
    <w:rsid w:val="004A7CC6"/>
    <w:rsid w:val="004B0034"/>
    <w:rsid w:val="004B027C"/>
    <w:rsid w:val="004B04B5"/>
    <w:rsid w:val="004B0563"/>
    <w:rsid w:val="004B06BA"/>
    <w:rsid w:val="004B1636"/>
    <w:rsid w:val="004B1948"/>
    <w:rsid w:val="004B21C1"/>
    <w:rsid w:val="004B295F"/>
    <w:rsid w:val="004B3083"/>
    <w:rsid w:val="004B33F5"/>
    <w:rsid w:val="004B3748"/>
    <w:rsid w:val="004B3A9C"/>
    <w:rsid w:val="004B3E47"/>
    <w:rsid w:val="004B4178"/>
    <w:rsid w:val="004B428A"/>
    <w:rsid w:val="004B46EA"/>
    <w:rsid w:val="004B47E6"/>
    <w:rsid w:val="004B4934"/>
    <w:rsid w:val="004B4A18"/>
    <w:rsid w:val="004B4C0C"/>
    <w:rsid w:val="004B4C3A"/>
    <w:rsid w:val="004B52B9"/>
    <w:rsid w:val="004B5FEB"/>
    <w:rsid w:val="004B60B8"/>
    <w:rsid w:val="004B61E3"/>
    <w:rsid w:val="004B6613"/>
    <w:rsid w:val="004B66F2"/>
    <w:rsid w:val="004B6AF5"/>
    <w:rsid w:val="004B6B68"/>
    <w:rsid w:val="004B7317"/>
    <w:rsid w:val="004B7715"/>
    <w:rsid w:val="004B7F46"/>
    <w:rsid w:val="004C01FD"/>
    <w:rsid w:val="004C0B13"/>
    <w:rsid w:val="004C0E35"/>
    <w:rsid w:val="004C0FC8"/>
    <w:rsid w:val="004C109B"/>
    <w:rsid w:val="004C111D"/>
    <w:rsid w:val="004C126D"/>
    <w:rsid w:val="004C17C2"/>
    <w:rsid w:val="004C181D"/>
    <w:rsid w:val="004C1CD1"/>
    <w:rsid w:val="004C1D61"/>
    <w:rsid w:val="004C2027"/>
    <w:rsid w:val="004C22C6"/>
    <w:rsid w:val="004C243E"/>
    <w:rsid w:val="004C2927"/>
    <w:rsid w:val="004C38E8"/>
    <w:rsid w:val="004C3B69"/>
    <w:rsid w:val="004C3DAA"/>
    <w:rsid w:val="004C3DFE"/>
    <w:rsid w:val="004C3F41"/>
    <w:rsid w:val="004C43F5"/>
    <w:rsid w:val="004C475D"/>
    <w:rsid w:val="004C48BF"/>
    <w:rsid w:val="004C510E"/>
    <w:rsid w:val="004C595B"/>
    <w:rsid w:val="004C5A5E"/>
    <w:rsid w:val="004C5CA7"/>
    <w:rsid w:val="004C66D8"/>
    <w:rsid w:val="004C6D6B"/>
    <w:rsid w:val="004C6EA3"/>
    <w:rsid w:val="004C70DE"/>
    <w:rsid w:val="004C798F"/>
    <w:rsid w:val="004C7D19"/>
    <w:rsid w:val="004D0689"/>
    <w:rsid w:val="004D0736"/>
    <w:rsid w:val="004D0ADD"/>
    <w:rsid w:val="004D0F88"/>
    <w:rsid w:val="004D14F8"/>
    <w:rsid w:val="004D1888"/>
    <w:rsid w:val="004D19D9"/>
    <w:rsid w:val="004D1BCC"/>
    <w:rsid w:val="004D1BFD"/>
    <w:rsid w:val="004D1D38"/>
    <w:rsid w:val="004D1EF6"/>
    <w:rsid w:val="004D2136"/>
    <w:rsid w:val="004D2179"/>
    <w:rsid w:val="004D244A"/>
    <w:rsid w:val="004D3857"/>
    <w:rsid w:val="004D3FE0"/>
    <w:rsid w:val="004D4290"/>
    <w:rsid w:val="004D4378"/>
    <w:rsid w:val="004D43E4"/>
    <w:rsid w:val="004D448C"/>
    <w:rsid w:val="004D45A4"/>
    <w:rsid w:val="004D469A"/>
    <w:rsid w:val="004D5592"/>
    <w:rsid w:val="004D59AC"/>
    <w:rsid w:val="004D5B31"/>
    <w:rsid w:val="004D5D21"/>
    <w:rsid w:val="004D5F49"/>
    <w:rsid w:val="004D6557"/>
    <w:rsid w:val="004D738D"/>
    <w:rsid w:val="004D747C"/>
    <w:rsid w:val="004D762B"/>
    <w:rsid w:val="004D7749"/>
    <w:rsid w:val="004D7B9B"/>
    <w:rsid w:val="004E0B6C"/>
    <w:rsid w:val="004E0E18"/>
    <w:rsid w:val="004E1135"/>
    <w:rsid w:val="004E134C"/>
    <w:rsid w:val="004E1482"/>
    <w:rsid w:val="004E1803"/>
    <w:rsid w:val="004E18B9"/>
    <w:rsid w:val="004E1AFF"/>
    <w:rsid w:val="004E1B8F"/>
    <w:rsid w:val="004E219B"/>
    <w:rsid w:val="004E233B"/>
    <w:rsid w:val="004E25F8"/>
    <w:rsid w:val="004E2B0E"/>
    <w:rsid w:val="004E37E6"/>
    <w:rsid w:val="004E3C49"/>
    <w:rsid w:val="004E45FB"/>
    <w:rsid w:val="004E49FB"/>
    <w:rsid w:val="004E4E61"/>
    <w:rsid w:val="004E4ED0"/>
    <w:rsid w:val="004E5F16"/>
    <w:rsid w:val="004E64CE"/>
    <w:rsid w:val="004E75B3"/>
    <w:rsid w:val="004E75FD"/>
    <w:rsid w:val="004E7D48"/>
    <w:rsid w:val="004F02D3"/>
    <w:rsid w:val="004F0696"/>
    <w:rsid w:val="004F0E48"/>
    <w:rsid w:val="004F1081"/>
    <w:rsid w:val="004F1424"/>
    <w:rsid w:val="004F1888"/>
    <w:rsid w:val="004F222D"/>
    <w:rsid w:val="004F22E9"/>
    <w:rsid w:val="004F2426"/>
    <w:rsid w:val="004F26A5"/>
    <w:rsid w:val="004F26A9"/>
    <w:rsid w:val="004F2D0F"/>
    <w:rsid w:val="004F38C9"/>
    <w:rsid w:val="004F3D09"/>
    <w:rsid w:val="004F4BFF"/>
    <w:rsid w:val="004F50FD"/>
    <w:rsid w:val="004F5869"/>
    <w:rsid w:val="004F6608"/>
    <w:rsid w:val="004F6D62"/>
    <w:rsid w:val="004F6DB8"/>
    <w:rsid w:val="004F6EF1"/>
    <w:rsid w:val="004F740F"/>
    <w:rsid w:val="004F74E6"/>
    <w:rsid w:val="004F7FD7"/>
    <w:rsid w:val="005008FF"/>
    <w:rsid w:val="00500FA9"/>
    <w:rsid w:val="00501296"/>
    <w:rsid w:val="00501C30"/>
    <w:rsid w:val="00501C97"/>
    <w:rsid w:val="00501F0E"/>
    <w:rsid w:val="00502B75"/>
    <w:rsid w:val="005030C5"/>
    <w:rsid w:val="005034E8"/>
    <w:rsid w:val="00503973"/>
    <w:rsid w:val="00503C51"/>
    <w:rsid w:val="005049E3"/>
    <w:rsid w:val="00505F71"/>
    <w:rsid w:val="00506183"/>
    <w:rsid w:val="005061EF"/>
    <w:rsid w:val="0050655D"/>
    <w:rsid w:val="005069DD"/>
    <w:rsid w:val="00506CAE"/>
    <w:rsid w:val="00507FEB"/>
    <w:rsid w:val="00510232"/>
    <w:rsid w:val="00510643"/>
    <w:rsid w:val="005106FB"/>
    <w:rsid w:val="005107CB"/>
    <w:rsid w:val="00510CB7"/>
    <w:rsid w:val="005116D9"/>
    <w:rsid w:val="00511DFC"/>
    <w:rsid w:val="00511E99"/>
    <w:rsid w:val="00512FC1"/>
    <w:rsid w:val="00512FEC"/>
    <w:rsid w:val="005137FC"/>
    <w:rsid w:val="0051441F"/>
    <w:rsid w:val="00514E12"/>
    <w:rsid w:val="005151F1"/>
    <w:rsid w:val="005158DF"/>
    <w:rsid w:val="00515A72"/>
    <w:rsid w:val="00515D9C"/>
    <w:rsid w:val="00515F17"/>
    <w:rsid w:val="00516265"/>
    <w:rsid w:val="0051644F"/>
    <w:rsid w:val="005165D8"/>
    <w:rsid w:val="00516DFE"/>
    <w:rsid w:val="0051716F"/>
    <w:rsid w:val="0051792F"/>
    <w:rsid w:val="00517DEB"/>
    <w:rsid w:val="00520424"/>
    <w:rsid w:val="00520D1A"/>
    <w:rsid w:val="005217DB"/>
    <w:rsid w:val="005218B6"/>
    <w:rsid w:val="00521976"/>
    <w:rsid w:val="00521D67"/>
    <w:rsid w:val="00522032"/>
    <w:rsid w:val="005224B6"/>
    <w:rsid w:val="005225A6"/>
    <w:rsid w:val="00522621"/>
    <w:rsid w:val="00522B1A"/>
    <w:rsid w:val="00522C8C"/>
    <w:rsid w:val="00522E7F"/>
    <w:rsid w:val="00522EEE"/>
    <w:rsid w:val="0052388C"/>
    <w:rsid w:val="00523C77"/>
    <w:rsid w:val="00524F95"/>
    <w:rsid w:val="00525BC1"/>
    <w:rsid w:val="00526668"/>
    <w:rsid w:val="00526F75"/>
    <w:rsid w:val="00527811"/>
    <w:rsid w:val="0053017B"/>
    <w:rsid w:val="005301EC"/>
    <w:rsid w:val="00530239"/>
    <w:rsid w:val="005305C9"/>
    <w:rsid w:val="00530601"/>
    <w:rsid w:val="00530850"/>
    <w:rsid w:val="00530B3B"/>
    <w:rsid w:val="005313E9"/>
    <w:rsid w:val="005314CE"/>
    <w:rsid w:val="005316F9"/>
    <w:rsid w:val="00531760"/>
    <w:rsid w:val="0053186D"/>
    <w:rsid w:val="00531914"/>
    <w:rsid w:val="00531C37"/>
    <w:rsid w:val="00532502"/>
    <w:rsid w:val="005325A9"/>
    <w:rsid w:val="005329F5"/>
    <w:rsid w:val="00533127"/>
    <w:rsid w:val="00533168"/>
    <w:rsid w:val="005332F8"/>
    <w:rsid w:val="0053421D"/>
    <w:rsid w:val="0053439C"/>
    <w:rsid w:val="00534609"/>
    <w:rsid w:val="005347C6"/>
    <w:rsid w:val="00534CB9"/>
    <w:rsid w:val="00534E14"/>
    <w:rsid w:val="00534EC8"/>
    <w:rsid w:val="00534FBA"/>
    <w:rsid w:val="00535471"/>
    <w:rsid w:val="00535536"/>
    <w:rsid w:val="00535B0C"/>
    <w:rsid w:val="00535D5E"/>
    <w:rsid w:val="00535DF5"/>
    <w:rsid w:val="0053622F"/>
    <w:rsid w:val="00536C56"/>
    <w:rsid w:val="00536D9F"/>
    <w:rsid w:val="005375E0"/>
    <w:rsid w:val="00537A6C"/>
    <w:rsid w:val="00537CFD"/>
    <w:rsid w:val="00537D75"/>
    <w:rsid w:val="00540877"/>
    <w:rsid w:val="005412EB"/>
    <w:rsid w:val="0054148A"/>
    <w:rsid w:val="0054168B"/>
    <w:rsid w:val="00541C6D"/>
    <w:rsid w:val="00541D72"/>
    <w:rsid w:val="00541DC8"/>
    <w:rsid w:val="00542D09"/>
    <w:rsid w:val="00543772"/>
    <w:rsid w:val="005443B8"/>
    <w:rsid w:val="0054493A"/>
    <w:rsid w:val="00544A84"/>
    <w:rsid w:val="00544BE6"/>
    <w:rsid w:val="0054541C"/>
    <w:rsid w:val="00545465"/>
    <w:rsid w:val="00545495"/>
    <w:rsid w:val="005473ED"/>
    <w:rsid w:val="0054771A"/>
    <w:rsid w:val="005477C2"/>
    <w:rsid w:val="005477E8"/>
    <w:rsid w:val="00547B22"/>
    <w:rsid w:val="00547E49"/>
    <w:rsid w:val="00547E7E"/>
    <w:rsid w:val="005500B2"/>
    <w:rsid w:val="0055036B"/>
    <w:rsid w:val="005505E2"/>
    <w:rsid w:val="00550AB9"/>
    <w:rsid w:val="00550ABA"/>
    <w:rsid w:val="00550E48"/>
    <w:rsid w:val="00551289"/>
    <w:rsid w:val="00551A74"/>
    <w:rsid w:val="00551C14"/>
    <w:rsid w:val="005522E5"/>
    <w:rsid w:val="00552B4B"/>
    <w:rsid w:val="00553566"/>
    <w:rsid w:val="0055381B"/>
    <w:rsid w:val="00553F9E"/>
    <w:rsid w:val="00554115"/>
    <w:rsid w:val="00554436"/>
    <w:rsid w:val="00555198"/>
    <w:rsid w:val="00555361"/>
    <w:rsid w:val="00556526"/>
    <w:rsid w:val="005569E0"/>
    <w:rsid w:val="00557788"/>
    <w:rsid w:val="00557A1F"/>
    <w:rsid w:val="00557E68"/>
    <w:rsid w:val="005602EA"/>
    <w:rsid w:val="00560CD8"/>
    <w:rsid w:val="005619CC"/>
    <w:rsid w:val="00562666"/>
    <w:rsid w:val="005631EB"/>
    <w:rsid w:val="00563267"/>
    <w:rsid w:val="005636AD"/>
    <w:rsid w:val="00563F67"/>
    <w:rsid w:val="0056467F"/>
    <w:rsid w:val="00564BB5"/>
    <w:rsid w:val="00564BD7"/>
    <w:rsid w:val="00565059"/>
    <w:rsid w:val="00565434"/>
    <w:rsid w:val="005656CE"/>
    <w:rsid w:val="005656D1"/>
    <w:rsid w:val="00565B53"/>
    <w:rsid w:val="00565BAD"/>
    <w:rsid w:val="0056656B"/>
    <w:rsid w:val="005668A1"/>
    <w:rsid w:val="00566CDA"/>
    <w:rsid w:val="00566CFF"/>
    <w:rsid w:val="0056701A"/>
    <w:rsid w:val="00567A42"/>
    <w:rsid w:val="00567FC8"/>
    <w:rsid w:val="00570270"/>
    <w:rsid w:val="0057036E"/>
    <w:rsid w:val="00570B0F"/>
    <w:rsid w:val="00570BDE"/>
    <w:rsid w:val="00570E54"/>
    <w:rsid w:val="005719DD"/>
    <w:rsid w:val="00571FEA"/>
    <w:rsid w:val="005721B2"/>
    <w:rsid w:val="0057261D"/>
    <w:rsid w:val="00572649"/>
    <w:rsid w:val="00572AEB"/>
    <w:rsid w:val="00572CEB"/>
    <w:rsid w:val="00572D23"/>
    <w:rsid w:val="00572D64"/>
    <w:rsid w:val="00573170"/>
    <w:rsid w:val="00573E77"/>
    <w:rsid w:val="00573F29"/>
    <w:rsid w:val="00573FA3"/>
    <w:rsid w:val="00574345"/>
    <w:rsid w:val="00574F35"/>
    <w:rsid w:val="00575166"/>
    <w:rsid w:val="005755D2"/>
    <w:rsid w:val="00575C3E"/>
    <w:rsid w:val="00575D54"/>
    <w:rsid w:val="00575F4A"/>
    <w:rsid w:val="005760A1"/>
    <w:rsid w:val="005761A6"/>
    <w:rsid w:val="005761AD"/>
    <w:rsid w:val="005763DF"/>
    <w:rsid w:val="0057642C"/>
    <w:rsid w:val="00576C6C"/>
    <w:rsid w:val="005771A1"/>
    <w:rsid w:val="00577688"/>
    <w:rsid w:val="005802D4"/>
    <w:rsid w:val="0058121A"/>
    <w:rsid w:val="00581480"/>
    <w:rsid w:val="00581DBA"/>
    <w:rsid w:val="00581FDA"/>
    <w:rsid w:val="0058242C"/>
    <w:rsid w:val="0058257F"/>
    <w:rsid w:val="00582D89"/>
    <w:rsid w:val="00583053"/>
    <w:rsid w:val="005845B7"/>
    <w:rsid w:val="00584F12"/>
    <w:rsid w:val="0058532C"/>
    <w:rsid w:val="0058550A"/>
    <w:rsid w:val="00585548"/>
    <w:rsid w:val="0058562D"/>
    <w:rsid w:val="00585746"/>
    <w:rsid w:val="00585B1A"/>
    <w:rsid w:val="005863D9"/>
    <w:rsid w:val="005866F0"/>
    <w:rsid w:val="005867EC"/>
    <w:rsid w:val="00586B5E"/>
    <w:rsid w:val="0059003B"/>
    <w:rsid w:val="005900A0"/>
    <w:rsid w:val="00590427"/>
    <w:rsid w:val="00590643"/>
    <w:rsid w:val="0059086A"/>
    <w:rsid w:val="00591B37"/>
    <w:rsid w:val="0059251D"/>
    <w:rsid w:val="00592813"/>
    <w:rsid w:val="005928EA"/>
    <w:rsid w:val="005931B7"/>
    <w:rsid w:val="00593689"/>
    <w:rsid w:val="00594529"/>
    <w:rsid w:val="0059476E"/>
    <w:rsid w:val="005948BA"/>
    <w:rsid w:val="00594C30"/>
    <w:rsid w:val="00594C63"/>
    <w:rsid w:val="00594CFD"/>
    <w:rsid w:val="00595528"/>
    <w:rsid w:val="00595825"/>
    <w:rsid w:val="0059646A"/>
    <w:rsid w:val="00596B7D"/>
    <w:rsid w:val="00596D65"/>
    <w:rsid w:val="005A09DB"/>
    <w:rsid w:val="005A0DB7"/>
    <w:rsid w:val="005A10A6"/>
    <w:rsid w:val="005A1FCC"/>
    <w:rsid w:val="005A21B9"/>
    <w:rsid w:val="005A2693"/>
    <w:rsid w:val="005A28AB"/>
    <w:rsid w:val="005A2D43"/>
    <w:rsid w:val="005A3040"/>
    <w:rsid w:val="005A306C"/>
    <w:rsid w:val="005A30D6"/>
    <w:rsid w:val="005A31DD"/>
    <w:rsid w:val="005A352B"/>
    <w:rsid w:val="005A35CD"/>
    <w:rsid w:val="005A3A52"/>
    <w:rsid w:val="005A3EC8"/>
    <w:rsid w:val="005A4116"/>
    <w:rsid w:val="005A4F67"/>
    <w:rsid w:val="005A57DC"/>
    <w:rsid w:val="005A57E1"/>
    <w:rsid w:val="005A5FEC"/>
    <w:rsid w:val="005A631A"/>
    <w:rsid w:val="005A6664"/>
    <w:rsid w:val="005A66B3"/>
    <w:rsid w:val="005A7193"/>
    <w:rsid w:val="005A7307"/>
    <w:rsid w:val="005A7689"/>
    <w:rsid w:val="005A7FCA"/>
    <w:rsid w:val="005B08EB"/>
    <w:rsid w:val="005B0C8B"/>
    <w:rsid w:val="005B0FFF"/>
    <w:rsid w:val="005B1511"/>
    <w:rsid w:val="005B1572"/>
    <w:rsid w:val="005B15B8"/>
    <w:rsid w:val="005B1801"/>
    <w:rsid w:val="005B1D1F"/>
    <w:rsid w:val="005B27DE"/>
    <w:rsid w:val="005B2E1A"/>
    <w:rsid w:val="005B340C"/>
    <w:rsid w:val="005B4674"/>
    <w:rsid w:val="005B4AD5"/>
    <w:rsid w:val="005B4B3B"/>
    <w:rsid w:val="005B5A1C"/>
    <w:rsid w:val="005B6567"/>
    <w:rsid w:val="005B6618"/>
    <w:rsid w:val="005B6DE0"/>
    <w:rsid w:val="005B7130"/>
    <w:rsid w:val="005B7896"/>
    <w:rsid w:val="005B7CB3"/>
    <w:rsid w:val="005C04FE"/>
    <w:rsid w:val="005C0A08"/>
    <w:rsid w:val="005C0E69"/>
    <w:rsid w:val="005C18BE"/>
    <w:rsid w:val="005C1E34"/>
    <w:rsid w:val="005C1FFF"/>
    <w:rsid w:val="005C2218"/>
    <w:rsid w:val="005C2BDB"/>
    <w:rsid w:val="005C2FAE"/>
    <w:rsid w:val="005C32D5"/>
    <w:rsid w:val="005C32E4"/>
    <w:rsid w:val="005C40F3"/>
    <w:rsid w:val="005C462E"/>
    <w:rsid w:val="005C4B93"/>
    <w:rsid w:val="005C4F53"/>
    <w:rsid w:val="005C5111"/>
    <w:rsid w:val="005C5B14"/>
    <w:rsid w:val="005C5C84"/>
    <w:rsid w:val="005C5CF2"/>
    <w:rsid w:val="005C61C8"/>
    <w:rsid w:val="005C639A"/>
    <w:rsid w:val="005C6B3E"/>
    <w:rsid w:val="005C7350"/>
    <w:rsid w:val="005C7C2D"/>
    <w:rsid w:val="005C7CB0"/>
    <w:rsid w:val="005C7D1E"/>
    <w:rsid w:val="005C7E16"/>
    <w:rsid w:val="005C7EF8"/>
    <w:rsid w:val="005D00F5"/>
    <w:rsid w:val="005D029E"/>
    <w:rsid w:val="005D03D0"/>
    <w:rsid w:val="005D0B04"/>
    <w:rsid w:val="005D12C2"/>
    <w:rsid w:val="005D15F9"/>
    <w:rsid w:val="005D2DA1"/>
    <w:rsid w:val="005D3139"/>
    <w:rsid w:val="005D322F"/>
    <w:rsid w:val="005D3A11"/>
    <w:rsid w:val="005D3CC2"/>
    <w:rsid w:val="005D4147"/>
    <w:rsid w:val="005D486B"/>
    <w:rsid w:val="005D4DF3"/>
    <w:rsid w:val="005D59AE"/>
    <w:rsid w:val="005D5B2D"/>
    <w:rsid w:val="005D66FB"/>
    <w:rsid w:val="005D673A"/>
    <w:rsid w:val="005D6815"/>
    <w:rsid w:val="005D6877"/>
    <w:rsid w:val="005D6A84"/>
    <w:rsid w:val="005D6BAB"/>
    <w:rsid w:val="005D7251"/>
    <w:rsid w:val="005D7451"/>
    <w:rsid w:val="005D7765"/>
    <w:rsid w:val="005D79AD"/>
    <w:rsid w:val="005E01CC"/>
    <w:rsid w:val="005E0731"/>
    <w:rsid w:val="005E07AE"/>
    <w:rsid w:val="005E2799"/>
    <w:rsid w:val="005E281A"/>
    <w:rsid w:val="005E2A04"/>
    <w:rsid w:val="005E2E34"/>
    <w:rsid w:val="005E3256"/>
    <w:rsid w:val="005E3605"/>
    <w:rsid w:val="005E3684"/>
    <w:rsid w:val="005E4190"/>
    <w:rsid w:val="005E4C58"/>
    <w:rsid w:val="005E5B17"/>
    <w:rsid w:val="005E6675"/>
    <w:rsid w:val="005E69D9"/>
    <w:rsid w:val="005E6CEC"/>
    <w:rsid w:val="005E776D"/>
    <w:rsid w:val="005F0081"/>
    <w:rsid w:val="005F0262"/>
    <w:rsid w:val="005F0647"/>
    <w:rsid w:val="005F06B6"/>
    <w:rsid w:val="005F0C41"/>
    <w:rsid w:val="005F12DD"/>
    <w:rsid w:val="005F1F5F"/>
    <w:rsid w:val="005F2630"/>
    <w:rsid w:val="005F2901"/>
    <w:rsid w:val="005F2F31"/>
    <w:rsid w:val="005F35BE"/>
    <w:rsid w:val="005F3746"/>
    <w:rsid w:val="005F426B"/>
    <w:rsid w:val="005F47E0"/>
    <w:rsid w:val="005F4E79"/>
    <w:rsid w:val="005F53A9"/>
    <w:rsid w:val="005F5B1F"/>
    <w:rsid w:val="005F655D"/>
    <w:rsid w:val="005F70C4"/>
    <w:rsid w:val="005F773A"/>
    <w:rsid w:val="006004BB"/>
    <w:rsid w:val="0060069F"/>
    <w:rsid w:val="00601303"/>
    <w:rsid w:val="0060172D"/>
    <w:rsid w:val="00601C9F"/>
    <w:rsid w:val="00601E6C"/>
    <w:rsid w:val="00603029"/>
    <w:rsid w:val="00603323"/>
    <w:rsid w:val="006033F0"/>
    <w:rsid w:val="00603C68"/>
    <w:rsid w:val="006041D3"/>
    <w:rsid w:val="006050E9"/>
    <w:rsid w:val="0060571F"/>
    <w:rsid w:val="00605929"/>
    <w:rsid w:val="00605FA6"/>
    <w:rsid w:val="006068C9"/>
    <w:rsid w:val="00607AB8"/>
    <w:rsid w:val="006103D7"/>
    <w:rsid w:val="006107C3"/>
    <w:rsid w:val="00610ADD"/>
    <w:rsid w:val="00610AFC"/>
    <w:rsid w:val="00610C1B"/>
    <w:rsid w:val="00610F56"/>
    <w:rsid w:val="00610F9A"/>
    <w:rsid w:val="006110E2"/>
    <w:rsid w:val="0061259A"/>
    <w:rsid w:val="00612683"/>
    <w:rsid w:val="00612A8B"/>
    <w:rsid w:val="00612DB4"/>
    <w:rsid w:val="006134C4"/>
    <w:rsid w:val="00614765"/>
    <w:rsid w:val="006147A3"/>
    <w:rsid w:val="00614D23"/>
    <w:rsid w:val="00614E1E"/>
    <w:rsid w:val="006151C4"/>
    <w:rsid w:val="0061539F"/>
    <w:rsid w:val="0061555F"/>
    <w:rsid w:val="006157D4"/>
    <w:rsid w:val="00615812"/>
    <w:rsid w:val="00615E0C"/>
    <w:rsid w:val="00616B03"/>
    <w:rsid w:val="00617817"/>
    <w:rsid w:val="006178C0"/>
    <w:rsid w:val="00617AA3"/>
    <w:rsid w:val="00617B1D"/>
    <w:rsid w:val="00617C3E"/>
    <w:rsid w:val="00620267"/>
    <w:rsid w:val="00620644"/>
    <w:rsid w:val="00620645"/>
    <w:rsid w:val="00620D93"/>
    <w:rsid w:val="00621267"/>
    <w:rsid w:val="006214AB"/>
    <w:rsid w:val="00621530"/>
    <w:rsid w:val="00621941"/>
    <w:rsid w:val="00622ACE"/>
    <w:rsid w:val="00622F98"/>
    <w:rsid w:val="00622FDA"/>
    <w:rsid w:val="00623A03"/>
    <w:rsid w:val="006240A0"/>
    <w:rsid w:val="006245AB"/>
    <w:rsid w:val="006248A7"/>
    <w:rsid w:val="006248AF"/>
    <w:rsid w:val="00624D80"/>
    <w:rsid w:val="00624F81"/>
    <w:rsid w:val="00625126"/>
    <w:rsid w:val="006253E1"/>
    <w:rsid w:val="00625529"/>
    <w:rsid w:val="006255B2"/>
    <w:rsid w:val="00625AB3"/>
    <w:rsid w:val="00625EB6"/>
    <w:rsid w:val="00626858"/>
    <w:rsid w:val="0062759C"/>
    <w:rsid w:val="0063008A"/>
    <w:rsid w:val="00630CC1"/>
    <w:rsid w:val="00630F65"/>
    <w:rsid w:val="0063120A"/>
    <w:rsid w:val="0063124A"/>
    <w:rsid w:val="006313F2"/>
    <w:rsid w:val="006314DE"/>
    <w:rsid w:val="006315EB"/>
    <w:rsid w:val="006315F4"/>
    <w:rsid w:val="00631D28"/>
    <w:rsid w:val="00631DC1"/>
    <w:rsid w:val="006321AB"/>
    <w:rsid w:val="00632222"/>
    <w:rsid w:val="006325E8"/>
    <w:rsid w:val="00632825"/>
    <w:rsid w:val="00632D29"/>
    <w:rsid w:val="0063364B"/>
    <w:rsid w:val="0063376A"/>
    <w:rsid w:val="006342A2"/>
    <w:rsid w:val="00634314"/>
    <w:rsid w:val="00634FF2"/>
    <w:rsid w:val="0063501B"/>
    <w:rsid w:val="0063502F"/>
    <w:rsid w:val="00635656"/>
    <w:rsid w:val="00635A06"/>
    <w:rsid w:val="00635EBE"/>
    <w:rsid w:val="00636106"/>
    <w:rsid w:val="0063618A"/>
    <w:rsid w:val="00636194"/>
    <w:rsid w:val="00636A66"/>
    <w:rsid w:val="00636AC5"/>
    <w:rsid w:val="00636D4A"/>
    <w:rsid w:val="006374DA"/>
    <w:rsid w:val="0063788D"/>
    <w:rsid w:val="006379C6"/>
    <w:rsid w:val="00637AAE"/>
    <w:rsid w:val="0064066E"/>
    <w:rsid w:val="00640F92"/>
    <w:rsid w:val="0064109A"/>
    <w:rsid w:val="0064122A"/>
    <w:rsid w:val="00641589"/>
    <w:rsid w:val="006415C1"/>
    <w:rsid w:val="006416D6"/>
    <w:rsid w:val="006419ED"/>
    <w:rsid w:val="00641BF5"/>
    <w:rsid w:val="00641F33"/>
    <w:rsid w:val="006423FA"/>
    <w:rsid w:val="00642858"/>
    <w:rsid w:val="006428D4"/>
    <w:rsid w:val="00642D6D"/>
    <w:rsid w:val="00642D8E"/>
    <w:rsid w:val="00642F58"/>
    <w:rsid w:val="00643193"/>
    <w:rsid w:val="00643261"/>
    <w:rsid w:val="0064396D"/>
    <w:rsid w:val="00643C2E"/>
    <w:rsid w:val="00644BA8"/>
    <w:rsid w:val="00644C7C"/>
    <w:rsid w:val="00644FCD"/>
    <w:rsid w:val="006452E7"/>
    <w:rsid w:val="006456B2"/>
    <w:rsid w:val="00645FA1"/>
    <w:rsid w:val="00646A5B"/>
    <w:rsid w:val="00647A6F"/>
    <w:rsid w:val="00650895"/>
    <w:rsid w:val="006508C6"/>
    <w:rsid w:val="00650F70"/>
    <w:rsid w:val="00651473"/>
    <w:rsid w:val="006519BC"/>
    <w:rsid w:val="00651E21"/>
    <w:rsid w:val="00651E29"/>
    <w:rsid w:val="00651FC2"/>
    <w:rsid w:val="0065295F"/>
    <w:rsid w:val="006535A5"/>
    <w:rsid w:val="006535E9"/>
    <w:rsid w:val="006551CA"/>
    <w:rsid w:val="0065552C"/>
    <w:rsid w:val="00655629"/>
    <w:rsid w:val="006559BA"/>
    <w:rsid w:val="00655E1C"/>
    <w:rsid w:val="00656613"/>
    <w:rsid w:val="00656A55"/>
    <w:rsid w:val="00656FFB"/>
    <w:rsid w:val="00657FE4"/>
    <w:rsid w:val="00660247"/>
    <w:rsid w:val="0066044A"/>
    <w:rsid w:val="00660D32"/>
    <w:rsid w:val="00660DAD"/>
    <w:rsid w:val="0066116C"/>
    <w:rsid w:val="006614E3"/>
    <w:rsid w:val="00661FE9"/>
    <w:rsid w:val="0066261C"/>
    <w:rsid w:val="00662E6E"/>
    <w:rsid w:val="00663391"/>
    <w:rsid w:val="0066358D"/>
    <w:rsid w:val="00663894"/>
    <w:rsid w:val="0066418D"/>
    <w:rsid w:val="006651B6"/>
    <w:rsid w:val="00665491"/>
    <w:rsid w:val="006654A9"/>
    <w:rsid w:val="00665556"/>
    <w:rsid w:val="006655EA"/>
    <w:rsid w:val="006659EB"/>
    <w:rsid w:val="00665E60"/>
    <w:rsid w:val="00666039"/>
    <w:rsid w:val="0066640C"/>
    <w:rsid w:val="006667D9"/>
    <w:rsid w:val="00666946"/>
    <w:rsid w:val="0066707A"/>
    <w:rsid w:val="00667111"/>
    <w:rsid w:val="00667A88"/>
    <w:rsid w:val="00667E88"/>
    <w:rsid w:val="006700B9"/>
    <w:rsid w:val="00670265"/>
    <w:rsid w:val="00670936"/>
    <w:rsid w:val="00670983"/>
    <w:rsid w:val="00670A91"/>
    <w:rsid w:val="00670AD4"/>
    <w:rsid w:val="00670B27"/>
    <w:rsid w:val="006712A3"/>
    <w:rsid w:val="006713AD"/>
    <w:rsid w:val="00671435"/>
    <w:rsid w:val="00671ED9"/>
    <w:rsid w:val="00672360"/>
    <w:rsid w:val="006723EE"/>
    <w:rsid w:val="006726C8"/>
    <w:rsid w:val="00672AB0"/>
    <w:rsid w:val="00672E86"/>
    <w:rsid w:val="00672F79"/>
    <w:rsid w:val="0067347B"/>
    <w:rsid w:val="0067350C"/>
    <w:rsid w:val="00674BE8"/>
    <w:rsid w:val="006757D8"/>
    <w:rsid w:val="00676277"/>
    <w:rsid w:val="0067643A"/>
    <w:rsid w:val="00676647"/>
    <w:rsid w:val="006766C8"/>
    <w:rsid w:val="00676E8D"/>
    <w:rsid w:val="00677C76"/>
    <w:rsid w:val="006808C6"/>
    <w:rsid w:val="00680DBF"/>
    <w:rsid w:val="00681F1D"/>
    <w:rsid w:val="00682448"/>
    <w:rsid w:val="00682557"/>
    <w:rsid w:val="006827EC"/>
    <w:rsid w:val="00682A7C"/>
    <w:rsid w:val="00682EBB"/>
    <w:rsid w:val="006833D8"/>
    <w:rsid w:val="00683654"/>
    <w:rsid w:val="00683830"/>
    <w:rsid w:val="00683C9C"/>
    <w:rsid w:val="00683CEC"/>
    <w:rsid w:val="00683EB1"/>
    <w:rsid w:val="006840BA"/>
    <w:rsid w:val="006841F2"/>
    <w:rsid w:val="006843C2"/>
    <w:rsid w:val="0068470C"/>
    <w:rsid w:val="00685615"/>
    <w:rsid w:val="00685746"/>
    <w:rsid w:val="006861DB"/>
    <w:rsid w:val="00686C84"/>
    <w:rsid w:val="00686CE2"/>
    <w:rsid w:val="00686FD4"/>
    <w:rsid w:val="0068753E"/>
    <w:rsid w:val="00687EB0"/>
    <w:rsid w:val="006900EF"/>
    <w:rsid w:val="006904E7"/>
    <w:rsid w:val="00690F54"/>
    <w:rsid w:val="0069132F"/>
    <w:rsid w:val="00691410"/>
    <w:rsid w:val="0069141D"/>
    <w:rsid w:val="0069275D"/>
    <w:rsid w:val="00692B9E"/>
    <w:rsid w:val="00692C72"/>
    <w:rsid w:val="00693084"/>
    <w:rsid w:val="0069311F"/>
    <w:rsid w:val="006934B6"/>
    <w:rsid w:val="00693A39"/>
    <w:rsid w:val="00693D5B"/>
    <w:rsid w:val="006950BC"/>
    <w:rsid w:val="00695396"/>
    <w:rsid w:val="0069540F"/>
    <w:rsid w:val="00695A11"/>
    <w:rsid w:val="006962AE"/>
    <w:rsid w:val="0069755F"/>
    <w:rsid w:val="006975E0"/>
    <w:rsid w:val="00697CC7"/>
    <w:rsid w:val="00697D9B"/>
    <w:rsid w:val="006A0159"/>
    <w:rsid w:val="006A074C"/>
    <w:rsid w:val="006A0C75"/>
    <w:rsid w:val="006A12C3"/>
    <w:rsid w:val="006A1C7A"/>
    <w:rsid w:val="006A1C82"/>
    <w:rsid w:val="006A1CAE"/>
    <w:rsid w:val="006A1F31"/>
    <w:rsid w:val="006A2058"/>
    <w:rsid w:val="006A25FB"/>
    <w:rsid w:val="006A2728"/>
    <w:rsid w:val="006A28E0"/>
    <w:rsid w:val="006A2FFB"/>
    <w:rsid w:val="006A3058"/>
    <w:rsid w:val="006A33FA"/>
    <w:rsid w:val="006A3E75"/>
    <w:rsid w:val="006A40EE"/>
    <w:rsid w:val="006A4450"/>
    <w:rsid w:val="006A4637"/>
    <w:rsid w:val="006A51F7"/>
    <w:rsid w:val="006A56D3"/>
    <w:rsid w:val="006A5C94"/>
    <w:rsid w:val="006A69C7"/>
    <w:rsid w:val="006A69CE"/>
    <w:rsid w:val="006A704C"/>
    <w:rsid w:val="006A75B4"/>
    <w:rsid w:val="006A78C7"/>
    <w:rsid w:val="006A7DD4"/>
    <w:rsid w:val="006B007C"/>
    <w:rsid w:val="006B0403"/>
    <w:rsid w:val="006B0A9C"/>
    <w:rsid w:val="006B0BBB"/>
    <w:rsid w:val="006B15B6"/>
    <w:rsid w:val="006B19EE"/>
    <w:rsid w:val="006B1A9D"/>
    <w:rsid w:val="006B1BC5"/>
    <w:rsid w:val="006B24AA"/>
    <w:rsid w:val="006B265A"/>
    <w:rsid w:val="006B2E4A"/>
    <w:rsid w:val="006B345D"/>
    <w:rsid w:val="006B37CA"/>
    <w:rsid w:val="006B39DA"/>
    <w:rsid w:val="006B3E80"/>
    <w:rsid w:val="006B410F"/>
    <w:rsid w:val="006B4396"/>
    <w:rsid w:val="006B50D1"/>
    <w:rsid w:val="006B510E"/>
    <w:rsid w:val="006B534D"/>
    <w:rsid w:val="006B5407"/>
    <w:rsid w:val="006B57B3"/>
    <w:rsid w:val="006B5BE4"/>
    <w:rsid w:val="006B5DE6"/>
    <w:rsid w:val="006B6EA4"/>
    <w:rsid w:val="006B6F81"/>
    <w:rsid w:val="006B7453"/>
    <w:rsid w:val="006B79EF"/>
    <w:rsid w:val="006B7EBD"/>
    <w:rsid w:val="006C0027"/>
    <w:rsid w:val="006C01EA"/>
    <w:rsid w:val="006C1348"/>
    <w:rsid w:val="006C1846"/>
    <w:rsid w:val="006C188D"/>
    <w:rsid w:val="006C1BEE"/>
    <w:rsid w:val="006C1E7A"/>
    <w:rsid w:val="006C209B"/>
    <w:rsid w:val="006C23DB"/>
    <w:rsid w:val="006C2B38"/>
    <w:rsid w:val="006C2D22"/>
    <w:rsid w:val="006C2E86"/>
    <w:rsid w:val="006C2F13"/>
    <w:rsid w:val="006C32FF"/>
    <w:rsid w:val="006C3578"/>
    <w:rsid w:val="006C3BEE"/>
    <w:rsid w:val="006C405A"/>
    <w:rsid w:val="006C4201"/>
    <w:rsid w:val="006C48A4"/>
    <w:rsid w:val="006C4A24"/>
    <w:rsid w:val="006C5244"/>
    <w:rsid w:val="006C5C5E"/>
    <w:rsid w:val="006C6A69"/>
    <w:rsid w:val="006D0221"/>
    <w:rsid w:val="006D0613"/>
    <w:rsid w:val="006D06BD"/>
    <w:rsid w:val="006D09E5"/>
    <w:rsid w:val="006D0F12"/>
    <w:rsid w:val="006D1AA0"/>
    <w:rsid w:val="006D2339"/>
    <w:rsid w:val="006D256B"/>
    <w:rsid w:val="006D2DD0"/>
    <w:rsid w:val="006D2F89"/>
    <w:rsid w:val="006D3328"/>
    <w:rsid w:val="006D3D45"/>
    <w:rsid w:val="006D4FCA"/>
    <w:rsid w:val="006D5804"/>
    <w:rsid w:val="006D59DB"/>
    <w:rsid w:val="006D6192"/>
    <w:rsid w:val="006D64C0"/>
    <w:rsid w:val="006D6BCD"/>
    <w:rsid w:val="006D6FCE"/>
    <w:rsid w:val="006D733C"/>
    <w:rsid w:val="006D7409"/>
    <w:rsid w:val="006D771C"/>
    <w:rsid w:val="006D7736"/>
    <w:rsid w:val="006D77DA"/>
    <w:rsid w:val="006D78F1"/>
    <w:rsid w:val="006E0177"/>
    <w:rsid w:val="006E0FB5"/>
    <w:rsid w:val="006E1360"/>
    <w:rsid w:val="006E1ADF"/>
    <w:rsid w:val="006E21CA"/>
    <w:rsid w:val="006E25EE"/>
    <w:rsid w:val="006E3483"/>
    <w:rsid w:val="006E37A4"/>
    <w:rsid w:val="006E3A9D"/>
    <w:rsid w:val="006E3C0C"/>
    <w:rsid w:val="006E4283"/>
    <w:rsid w:val="006E43D1"/>
    <w:rsid w:val="006E49B3"/>
    <w:rsid w:val="006E4F87"/>
    <w:rsid w:val="006E542A"/>
    <w:rsid w:val="006E58E0"/>
    <w:rsid w:val="006E6A90"/>
    <w:rsid w:val="006E6B47"/>
    <w:rsid w:val="006E7321"/>
    <w:rsid w:val="006E782C"/>
    <w:rsid w:val="006F00A6"/>
    <w:rsid w:val="006F0972"/>
    <w:rsid w:val="006F12A7"/>
    <w:rsid w:val="006F18BE"/>
    <w:rsid w:val="006F1D50"/>
    <w:rsid w:val="006F1FA8"/>
    <w:rsid w:val="006F242A"/>
    <w:rsid w:val="006F2731"/>
    <w:rsid w:val="006F2B81"/>
    <w:rsid w:val="006F2C2F"/>
    <w:rsid w:val="006F34E8"/>
    <w:rsid w:val="006F352B"/>
    <w:rsid w:val="006F36CA"/>
    <w:rsid w:val="006F376E"/>
    <w:rsid w:val="006F3B36"/>
    <w:rsid w:val="006F484A"/>
    <w:rsid w:val="006F48FF"/>
    <w:rsid w:val="006F4D26"/>
    <w:rsid w:val="006F501F"/>
    <w:rsid w:val="006F5336"/>
    <w:rsid w:val="006F6A1B"/>
    <w:rsid w:val="006F6B71"/>
    <w:rsid w:val="006F6B9F"/>
    <w:rsid w:val="006F79EF"/>
    <w:rsid w:val="006F7ECD"/>
    <w:rsid w:val="006F7FF3"/>
    <w:rsid w:val="00700478"/>
    <w:rsid w:val="00700606"/>
    <w:rsid w:val="00700657"/>
    <w:rsid w:val="007008DC"/>
    <w:rsid w:val="0070099A"/>
    <w:rsid w:val="00700EE6"/>
    <w:rsid w:val="00700F8A"/>
    <w:rsid w:val="0070159E"/>
    <w:rsid w:val="00701916"/>
    <w:rsid w:val="00701CB5"/>
    <w:rsid w:val="00702032"/>
    <w:rsid w:val="00702070"/>
    <w:rsid w:val="0070233C"/>
    <w:rsid w:val="007024C5"/>
    <w:rsid w:val="00702564"/>
    <w:rsid w:val="00702B20"/>
    <w:rsid w:val="00702CA5"/>
    <w:rsid w:val="00702FB1"/>
    <w:rsid w:val="007032F1"/>
    <w:rsid w:val="007038EC"/>
    <w:rsid w:val="00703E58"/>
    <w:rsid w:val="00704597"/>
    <w:rsid w:val="00704C49"/>
    <w:rsid w:val="0070526E"/>
    <w:rsid w:val="00705958"/>
    <w:rsid w:val="00705A80"/>
    <w:rsid w:val="0070609B"/>
    <w:rsid w:val="007069CE"/>
    <w:rsid w:val="00706C5B"/>
    <w:rsid w:val="00707530"/>
    <w:rsid w:val="007100CF"/>
    <w:rsid w:val="00710225"/>
    <w:rsid w:val="00710587"/>
    <w:rsid w:val="007109E4"/>
    <w:rsid w:val="00710ACB"/>
    <w:rsid w:val="00710D4F"/>
    <w:rsid w:val="00711E9A"/>
    <w:rsid w:val="00711EF2"/>
    <w:rsid w:val="00712097"/>
    <w:rsid w:val="007123FC"/>
    <w:rsid w:val="0071243A"/>
    <w:rsid w:val="00712AA9"/>
    <w:rsid w:val="00712B27"/>
    <w:rsid w:val="00713303"/>
    <w:rsid w:val="00713555"/>
    <w:rsid w:val="0071393E"/>
    <w:rsid w:val="00713AF2"/>
    <w:rsid w:val="007140EC"/>
    <w:rsid w:val="0071441E"/>
    <w:rsid w:val="00714B88"/>
    <w:rsid w:val="00714E2D"/>
    <w:rsid w:val="00714E45"/>
    <w:rsid w:val="007150A0"/>
    <w:rsid w:val="007150CE"/>
    <w:rsid w:val="007154FD"/>
    <w:rsid w:val="007157CB"/>
    <w:rsid w:val="00715CF5"/>
    <w:rsid w:val="007162A8"/>
    <w:rsid w:val="007162E9"/>
    <w:rsid w:val="00716390"/>
    <w:rsid w:val="00716582"/>
    <w:rsid w:val="00717AAD"/>
    <w:rsid w:val="00720ADB"/>
    <w:rsid w:val="00720B20"/>
    <w:rsid w:val="00720C40"/>
    <w:rsid w:val="007210F4"/>
    <w:rsid w:val="00721E4E"/>
    <w:rsid w:val="007229DF"/>
    <w:rsid w:val="00722CE7"/>
    <w:rsid w:val="00722F74"/>
    <w:rsid w:val="007231BC"/>
    <w:rsid w:val="007232FE"/>
    <w:rsid w:val="007233BA"/>
    <w:rsid w:val="007236FD"/>
    <w:rsid w:val="00723CB7"/>
    <w:rsid w:val="00723E42"/>
    <w:rsid w:val="00724747"/>
    <w:rsid w:val="007247D6"/>
    <w:rsid w:val="0072535F"/>
    <w:rsid w:val="00725A5D"/>
    <w:rsid w:val="00725B41"/>
    <w:rsid w:val="00725D17"/>
    <w:rsid w:val="007260BC"/>
    <w:rsid w:val="0072632A"/>
    <w:rsid w:val="007264A9"/>
    <w:rsid w:val="00726AEC"/>
    <w:rsid w:val="00726C13"/>
    <w:rsid w:val="00727185"/>
    <w:rsid w:val="00727B30"/>
    <w:rsid w:val="0073048B"/>
    <w:rsid w:val="0073066E"/>
    <w:rsid w:val="0073085A"/>
    <w:rsid w:val="007310D1"/>
    <w:rsid w:val="007311C2"/>
    <w:rsid w:val="00732603"/>
    <w:rsid w:val="00732633"/>
    <w:rsid w:val="0073263F"/>
    <w:rsid w:val="0073278D"/>
    <w:rsid w:val="00732AF0"/>
    <w:rsid w:val="00732E48"/>
    <w:rsid w:val="007332BE"/>
    <w:rsid w:val="00733412"/>
    <w:rsid w:val="00733A0E"/>
    <w:rsid w:val="00733BC1"/>
    <w:rsid w:val="00734200"/>
    <w:rsid w:val="00734629"/>
    <w:rsid w:val="007349C6"/>
    <w:rsid w:val="007349EB"/>
    <w:rsid w:val="00734B2B"/>
    <w:rsid w:val="00735184"/>
    <w:rsid w:val="007351A6"/>
    <w:rsid w:val="00735519"/>
    <w:rsid w:val="0073649C"/>
    <w:rsid w:val="0073655E"/>
    <w:rsid w:val="007369FC"/>
    <w:rsid w:val="007373B8"/>
    <w:rsid w:val="007373C6"/>
    <w:rsid w:val="0073782F"/>
    <w:rsid w:val="00740141"/>
    <w:rsid w:val="007401C1"/>
    <w:rsid w:val="007404DE"/>
    <w:rsid w:val="007404FD"/>
    <w:rsid w:val="00740C55"/>
    <w:rsid w:val="00740CF8"/>
    <w:rsid w:val="00741854"/>
    <w:rsid w:val="00741886"/>
    <w:rsid w:val="007418BC"/>
    <w:rsid w:val="007419C9"/>
    <w:rsid w:val="00741CD5"/>
    <w:rsid w:val="00741EFF"/>
    <w:rsid w:val="0074207C"/>
    <w:rsid w:val="0074210D"/>
    <w:rsid w:val="00742229"/>
    <w:rsid w:val="0074234A"/>
    <w:rsid w:val="00742457"/>
    <w:rsid w:val="0074391C"/>
    <w:rsid w:val="007440B2"/>
    <w:rsid w:val="007442FB"/>
    <w:rsid w:val="00744A44"/>
    <w:rsid w:val="00744C9B"/>
    <w:rsid w:val="00745482"/>
    <w:rsid w:val="00745FBC"/>
    <w:rsid w:val="0074643D"/>
    <w:rsid w:val="00746977"/>
    <w:rsid w:val="00747373"/>
    <w:rsid w:val="007474B6"/>
    <w:rsid w:val="007475C6"/>
    <w:rsid w:val="0074790C"/>
    <w:rsid w:val="00747CBB"/>
    <w:rsid w:val="0074AAD3"/>
    <w:rsid w:val="00750E47"/>
    <w:rsid w:val="0075148B"/>
    <w:rsid w:val="00751E27"/>
    <w:rsid w:val="00751F0F"/>
    <w:rsid w:val="00751FAA"/>
    <w:rsid w:val="007520EC"/>
    <w:rsid w:val="0075274E"/>
    <w:rsid w:val="00752852"/>
    <w:rsid w:val="00753065"/>
    <w:rsid w:val="0075320B"/>
    <w:rsid w:val="00753B11"/>
    <w:rsid w:val="00753F51"/>
    <w:rsid w:val="00754734"/>
    <w:rsid w:val="007556EF"/>
    <w:rsid w:val="00755741"/>
    <w:rsid w:val="00755A45"/>
    <w:rsid w:val="00755D2F"/>
    <w:rsid w:val="0075670E"/>
    <w:rsid w:val="007574A8"/>
    <w:rsid w:val="00757932"/>
    <w:rsid w:val="00757E49"/>
    <w:rsid w:val="00757F48"/>
    <w:rsid w:val="00760008"/>
    <w:rsid w:val="007603C6"/>
    <w:rsid w:val="007612FC"/>
    <w:rsid w:val="007614E1"/>
    <w:rsid w:val="00761B5A"/>
    <w:rsid w:val="00761B76"/>
    <w:rsid w:val="00761B8E"/>
    <w:rsid w:val="00761FCD"/>
    <w:rsid w:val="007621C9"/>
    <w:rsid w:val="007622EC"/>
    <w:rsid w:val="0076270A"/>
    <w:rsid w:val="00762890"/>
    <w:rsid w:val="00762DC9"/>
    <w:rsid w:val="0076364F"/>
    <w:rsid w:val="007636DB"/>
    <w:rsid w:val="00764002"/>
    <w:rsid w:val="00764C5E"/>
    <w:rsid w:val="00764D20"/>
    <w:rsid w:val="00765F53"/>
    <w:rsid w:val="00766673"/>
    <w:rsid w:val="00767A8E"/>
    <w:rsid w:val="00770131"/>
    <w:rsid w:val="00770A42"/>
    <w:rsid w:val="00770C83"/>
    <w:rsid w:val="00771183"/>
    <w:rsid w:val="007715E2"/>
    <w:rsid w:val="0077160C"/>
    <w:rsid w:val="00771D1A"/>
    <w:rsid w:val="00772095"/>
    <w:rsid w:val="007722CF"/>
    <w:rsid w:val="00772484"/>
    <w:rsid w:val="00772C83"/>
    <w:rsid w:val="00773A71"/>
    <w:rsid w:val="00774231"/>
    <w:rsid w:val="007743E7"/>
    <w:rsid w:val="00774521"/>
    <w:rsid w:val="007748BB"/>
    <w:rsid w:val="00774BEF"/>
    <w:rsid w:val="007752D6"/>
    <w:rsid w:val="00775632"/>
    <w:rsid w:val="00775EC1"/>
    <w:rsid w:val="007763C1"/>
    <w:rsid w:val="00776607"/>
    <w:rsid w:val="00776C30"/>
    <w:rsid w:val="00776ED6"/>
    <w:rsid w:val="00777516"/>
    <w:rsid w:val="0077757D"/>
    <w:rsid w:val="00777632"/>
    <w:rsid w:val="00777D23"/>
    <w:rsid w:val="0078099C"/>
    <w:rsid w:val="00780DFD"/>
    <w:rsid w:val="0078131B"/>
    <w:rsid w:val="00781902"/>
    <w:rsid w:val="00781BED"/>
    <w:rsid w:val="00781C98"/>
    <w:rsid w:val="00781D16"/>
    <w:rsid w:val="00782014"/>
    <w:rsid w:val="00782463"/>
    <w:rsid w:val="007824A9"/>
    <w:rsid w:val="00782DFE"/>
    <w:rsid w:val="00783995"/>
    <w:rsid w:val="00783D79"/>
    <w:rsid w:val="007842A7"/>
    <w:rsid w:val="00784AE7"/>
    <w:rsid w:val="00784D41"/>
    <w:rsid w:val="00784F74"/>
    <w:rsid w:val="007852F9"/>
    <w:rsid w:val="00785734"/>
    <w:rsid w:val="0078633B"/>
    <w:rsid w:val="00786367"/>
    <w:rsid w:val="00786832"/>
    <w:rsid w:val="0078687E"/>
    <w:rsid w:val="007868B6"/>
    <w:rsid w:val="00787174"/>
    <w:rsid w:val="0078723E"/>
    <w:rsid w:val="0078791D"/>
    <w:rsid w:val="00790032"/>
    <w:rsid w:val="00790157"/>
    <w:rsid w:val="0079029C"/>
    <w:rsid w:val="0079032C"/>
    <w:rsid w:val="00790376"/>
    <w:rsid w:val="00790827"/>
    <w:rsid w:val="00790B90"/>
    <w:rsid w:val="00790D04"/>
    <w:rsid w:val="00790E48"/>
    <w:rsid w:val="00790FAF"/>
    <w:rsid w:val="00791703"/>
    <w:rsid w:val="00791902"/>
    <w:rsid w:val="00791DB5"/>
    <w:rsid w:val="00792052"/>
    <w:rsid w:val="00792DBD"/>
    <w:rsid w:val="00793196"/>
    <w:rsid w:val="00793390"/>
    <w:rsid w:val="00793692"/>
    <w:rsid w:val="007937FD"/>
    <w:rsid w:val="00794009"/>
    <w:rsid w:val="007941F7"/>
    <w:rsid w:val="007944B8"/>
    <w:rsid w:val="00794A92"/>
    <w:rsid w:val="0079564F"/>
    <w:rsid w:val="00795C47"/>
    <w:rsid w:val="00795F06"/>
    <w:rsid w:val="00796565"/>
    <w:rsid w:val="00796593"/>
    <w:rsid w:val="00796C91"/>
    <w:rsid w:val="00796D8F"/>
    <w:rsid w:val="0079727F"/>
    <w:rsid w:val="00797361"/>
    <w:rsid w:val="007974C1"/>
    <w:rsid w:val="0079782F"/>
    <w:rsid w:val="007A0437"/>
    <w:rsid w:val="007A091E"/>
    <w:rsid w:val="007A0CE3"/>
    <w:rsid w:val="007A1065"/>
    <w:rsid w:val="007A161C"/>
    <w:rsid w:val="007A19B8"/>
    <w:rsid w:val="007A1ADD"/>
    <w:rsid w:val="007A1D98"/>
    <w:rsid w:val="007A237A"/>
    <w:rsid w:val="007A2610"/>
    <w:rsid w:val="007A2A0D"/>
    <w:rsid w:val="007A3834"/>
    <w:rsid w:val="007A3DCD"/>
    <w:rsid w:val="007A483A"/>
    <w:rsid w:val="007A499A"/>
    <w:rsid w:val="007A4A52"/>
    <w:rsid w:val="007A4D79"/>
    <w:rsid w:val="007A51F9"/>
    <w:rsid w:val="007A59B4"/>
    <w:rsid w:val="007A5A0D"/>
    <w:rsid w:val="007A5E9C"/>
    <w:rsid w:val="007A6088"/>
    <w:rsid w:val="007A6BC7"/>
    <w:rsid w:val="007A7DC0"/>
    <w:rsid w:val="007B005D"/>
    <w:rsid w:val="007B0955"/>
    <w:rsid w:val="007B0978"/>
    <w:rsid w:val="007B0F94"/>
    <w:rsid w:val="007B239A"/>
    <w:rsid w:val="007B2AD9"/>
    <w:rsid w:val="007B2B11"/>
    <w:rsid w:val="007B2CF9"/>
    <w:rsid w:val="007B2D08"/>
    <w:rsid w:val="007B3586"/>
    <w:rsid w:val="007B36C4"/>
    <w:rsid w:val="007B38A0"/>
    <w:rsid w:val="007B3CC7"/>
    <w:rsid w:val="007B3F7B"/>
    <w:rsid w:val="007B4744"/>
    <w:rsid w:val="007B4AA6"/>
    <w:rsid w:val="007B52CF"/>
    <w:rsid w:val="007B659A"/>
    <w:rsid w:val="007B6897"/>
    <w:rsid w:val="007B68AB"/>
    <w:rsid w:val="007B698A"/>
    <w:rsid w:val="007B6BEA"/>
    <w:rsid w:val="007B6CA5"/>
    <w:rsid w:val="007C03B2"/>
    <w:rsid w:val="007C0411"/>
    <w:rsid w:val="007C05FC"/>
    <w:rsid w:val="007C06B3"/>
    <w:rsid w:val="007C0FCF"/>
    <w:rsid w:val="007C10BC"/>
    <w:rsid w:val="007C1BBB"/>
    <w:rsid w:val="007C1FE5"/>
    <w:rsid w:val="007C2365"/>
    <w:rsid w:val="007C23EB"/>
    <w:rsid w:val="007C26A3"/>
    <w:rsid w:val="007C285B"/>
    <w:rsid w:val="007C2893"/>
    <w:rsid w:val="007C31AD"/>
    <w:rsid w:val="007C38CE"/>
    <w:rsid w:val="007C3BEA"/>
    <w:rsid w:val="007C4141"/>
    <w:rsid w:val="007C54B9"/>
    <w:rsid w:val="007C56A1"/>
    <w:rsid w:val="007C5894"/>
    <w:rsid w:val="007C64DB"/>
    <w:rsid w:val="007C6C13"/>
    <w:rsid w:val="007C6DCB"/>
    <w:rsid w:val="007C776E"/>
    <w:rsid w:val="007C7AB0"/>
    <w:rsid w:val="007D0608"/>
    <w:rsid w:val="007D0620"/>
    <w:rsid w:val="007D0A24"/>
    <w:rsid w:val="007D0BEC"/>
    <w:rsid w:val="007D0C54"/>
    <w:rsid w:val="007D0F9D"/>
    <w:rsid w:val="007D127E"/>
    <w:rsid w:val="007D18A5"/>
    <w:rsid w:val="007D1B9F"/>
    <w:rsid w:val="007D28E2"/>
    <w:rsid w:val="007D2A73"/>
    <w:rsid w:val="007D3763"/>
    <w:rsid w:val="007D3C8F"/>
    <w:rsid w:val="007D3F25"/>
    <w:rsid w:val="007D4299"/>
    <w:rsid w:val="007D4661"/>
    <w:rsid w:val="007D49B7"/>
    <w:rsid w:val="007D49BF"/>
    <w:rsid w:val="007D51C6"/>
    <w:rsid w:val="007D521E"/>
    <w:rsid w:val="007D59F5"/>
    <w:rsid w:val="007D5D84"/>
    <w:rsid w:val="007D5E17"/>
    <w:rsid w:val="007D5E29"/>
    <w:rsid w:val="007D6106"/>
    <w:rsid w:val="007D683C"/>
    <w:rsid w:val="007D68F0"/>
    <w:rsid w:val="007D69E5"/>
    <w:rsid w:val="007D72C0"/>
    <w:rsid w:val="007D76E6"/>
    <w:rsid w:val="007D7A9A"/>
    <w:rsid w:val="007E028A"/>
    <w:rsid w:val="007E06A0"/>
    <w:rsid w:val="007E0B39"/>
    <w:rsid w:val="007E183E"/>
    <w:rsid w:val="007E1ACF"/>
    <w:rsid w:val="007E21E8"/>
    <w:rsid w:val="007E243C"/>
    <w:rsid w:val="007E2601"/>
    <w:rsid w:val="007E288A"/>
    <w:rsid w:val="007E28C0"/>
    <w:rsid w:val="007E3557"/>
    <w:rsid w:val="007E3D1D"/>
    <w:rsid w:val="007E3F2B"/>
    <w:rsid w:val="007E4655"/>
    <w:rsid w:val="007E4711"/>
    <w:rsid w:val="007E4744"/>
    <w:rsid w:val="007E47D2"/>
    <w:rsid w:val="007E4940"/>
    <w:rsid w:val="007E4957"/>
    <w:rsid w:val="007E4A12"/>
    <w:rsid w:val="007E4BB0"/>
    <w:rsid w:val="007E4CEB"/>
    <w:rsid w:val="007E51F6"/>
    <w:rsid w:val="007E5C35"/>
    <w:rsid w:val="007E60E5"/>
    <w:rsid w:val="007E732F"/>
    <w:rsid w:val="007E7A6A"/>
    <w:rsid w:val="007EA245"/>
    <w:rsid w:val="007F030D"/>
    <w:rsid w:val="007F0C58"/>
    <w:rsid w:val="007F0FDA"/>
    <w:rsid w:val="007F1271"/>
    <w:rsid w:val="007F1BCE"/>
    <w:rsid w:val="007F2554"/>
    <w:rsid w:val="007F288B"/>
    <w:rsid w:val="007F2E38"/>
    <w:rsid w:val="007F4723"/>
    <w:rsid w:val="007F48A5"/>
    <w:rsid w:val="007F4902"/>
    <w:rsid w:val="007F4F38"/>
    <w:rsid w:val="007F5941"/>
    <w:rsid w:val="007F5CF1"/>
    <w:rsid w:val="007F5F63"/>
    <w:rsid w:val="007F6054"/>
    <w:rsid w:val="007F658D"/>
    <w:rsid w:val="007F68F7"/>
    <w:rsid w:val="007F7289"/>
    <w:rsid w:val="007F73E0"/>
    <w:rsid w:val="007F7400"/>
    <w:rsid w:val="007F75E2"/>
    <w:rsid w:val="007F7954"/>
    <w:rsid w:val="007F7F13"/>
    <w:rsid w:val="008006DF"/>
    <w:rsid w:val="00801088"/>
    <w:rsid w:val="008011A1"/>
    <w:rsid w:val="008017BA"/>
    <w:rsid w:val="00801C49"/>
    <w:rsid w:val="00801EF5"/>
    <w:rsid w:val="00802005"/>
    <w:rsid w:val="0080221B"/>
    <w:rsid w:val="0080238D"/>
    <w:rsid w:val="00803815"/>
    <w:rsid w:val="00804018"/>
    <w:rsid w:val="0080414A"/>
    <w:rsid w:val="00804383"/>
    <w:rsid w:val="008044E5"/>
    <w:rsid w:val="008049EC"/>
    <w:rsid w:val="0080535A"/>
    <w:rsid w:val="00805408"/>
    <w:rsid w:val="00805DA4"/>
    <w:rsid w:val="00806B88"/>
    <w:rsid w:val="008074E5"/>
    <w:rsid w:val="00807C15"/>
    <w:rsid w:val="00807E64"/>
    <w:rsid w:val="008101AD"/>
    <w:rsid w:val="00810C19"/>
    <w:rsid w:val="0081143D"/>
    <w:rsid w:val="00811A77"/>
    <w:rsid w:val="008120EB"/>
    <w:rsid w:val="00812810"/>
    <w:rsid w:val="008128E5"/>
    <w:rsid w:val="00813642"/>
    <w:rsid w:val="008137BA"/>
    <w:rsid w:val="008140CE"/>
    <w:rsid w:val="00814164"/>
    <w:rsid w:val="00814F8D"/>
    <w:rsid w:val="0081504C"/>
    <w:rsid w:val="008159B8"/>
    <w:rsid w:val="008162A3"/>
    <w:rsid w:val="008166B4"/>
    <w:rsid w:val="00816736"/>
    <w:rsid w:val="008167BB"/>
    <w:rsid w:val="00817A70"/>
    <w:rsid w:val="00817CDD"/>
    <w:rsid w:val="00817E83"/>
    <w:rsid w:val="00817F17"/>
    <w:rsid w:val="008206B5"/>
    <w:rsid w:val="008209FC"/>
    <w:rsid w:val="00820A88"/>
    <w:rsid w:val="00821A78"/>
    <w:rsid w:val="00821B08"/>
    <w:rsid w:val="00822A2B"/>
    <w:rsid w:val="00822DF5"/>
    <w:rsid w:val="00822EB0"/>
    <w:rsid w:val="00822EEF"/>
    <w:rsid w:val="0082327E"/>
    <w:rsid w:val="00823854"/>
    <w:rsid w:val="00823C5E"/>
    <w:rsid w:val="00823F2B"/>
    <w:rsid w:val="00824292"/>
    <w:rsid w:val="00824775"/>
    <w:rsid w:val="008249B1"/>
    <w:rsid w:val="00824CBF"/>
    <w:rsid w:val="00824F1A"/>
    <w:rsid w:val="008256E4"/>
    <w:rsid w:val="00825766"/>
    <w:rsid w:val="00825B74"/>
    <w:rsid w:val="00825DEA"/>
    <w:rsid w:val="008263A2"/>
    <w:rsid w:val="00826749"/>
    <w:rsid w:val="008267BD"/>
    <w:rsid w:val="00826879"/>
    <w:rsid w:val="00826CB1"/>
    <w:rsid w:val="00826F4C"/>
    <w:rsid w:val="00826FB7"/>
    <w:rsid w:val="0083060A"/>
    <w:rsid w:val="008306FE"/>
    <w:rsid w:val="00830A23"/>
    <w:rsid w:val="00830F37"/>
    <w:rsid w:val="00830F78"/>
    <w:rsid w:val="008313DE"/>
    <w:rsid w:val="00831E07"/>
    <w:rsid w:val="0083236A"/>
    <w:rsid w:val="00832497"/>
    <w:rsid w:val="0083261D"/>
    <w:rsid w:val="00832E4F"/>
    <w:rsid w:val="0083331C"/>
    <w:rsid w:val="00833457"/>
    <w:rsid w:val="0083370A"/>
    <w:rsid w:val="00833B83"/>
    <w:rsid w:val="00833F27"/>
    <w:rsid w:val="00833F58"/>
    <w:rsid w:val="00834061"/>
    <w:rsid w:val="0083420B"/>
    <w:rsid w:val="00834217"/>
    <w:rsid w:val="00834243"/>
    <w:rsid w:val="008342CE"/>
    <w:rsid w:val="008350F1"/>
    <w:rsid w:val="008351DE"/>
    <w:rsid w:val="008352BF"/>
    <w:rsid w:val="008353FE"/>
    <w:rsid w:val="00835DC9"/>
    <w:rsid w:val="00836140"/>
    <w:rsid w:val="00836571"/>
    <w:rsid w:val="00836D11"/>
    <w:rsid w:val="00836D35"/>
    <w:rsid w:val="00837CF7"/>
    <w:rsid w:val="008400BF"/>
    <w:rsid w:val="0084012B"/>
    <w:rsid w:val="008401EB"/>
    <w:rsid w:val="008402AE"/>
    <w:rsid w:val="008410E3"/>
    <w:rsid w:val="0084124A"/>
    <w:rsid w:val="00841458"/>
    <w:rsid w:val="00841577"/>
    <w:rsid w:val="00841B1A"/>
    <w:rsid w:val="00841B60"/>
    <w:rsid w:val="00842503"/>
    <w:rsid w:val="00842B0E"/>
    <w:rsid w:val="00842CC2"/>
    <w:rsid w:val="00842F30"/>
    <w:rsid w:val="008434EF"/>
    <w:rsid w:val="0084398B"/>
    <w:rsid w:val="00843AF4"/>
    <w:rsid w:val="0084419D"/>
    <w:rsid w:val="00844906"/>
    <w:rsid w:val="0084553F"/>
    <w:rsid w:val="00846114"/>
    <w:rsid w:val="00846154"/>
    <w:rsid w:val="00846BD9"/>
    <w:rsid w:val="00847B5A"/>
    <w:rsid w:val="00847BE3"/>
    <w:rsid w:val="00847BFA"/>
    <w:rsid w:val="0085036F"/>
    <w:rsid w:val="00850840"/>
    <w:rsid w:val="00850B46"/>
    <w:rsid w:val="008511C2"/>
    <w:rsid w:val="00852253"/>
    <w:rsid w:val="0085261B"/>
    <w:rsid w:val="008528B3"/>
    <w:rsid w:val="00853B63"/>
    <w:rsid w:val="0085424E"/>
    <w:rsid w:val="00854AC0"/>
    <w:rsid w:val="00854B83"/>
    <w:rsid w:val="00854F07"/>
    <w:rsid w:val="008554F9"/>
    <w:rsid w:val="00855D65"/>
    <w:rsid w:val="00855DDD"/>
    <w:rsid w:val="008561CB"/>
    <w:rsid w:val="008567AF"/>
    <w:rsid w:val="00856CC2"/>
    <w:rsid w:val="00856F4A"/>
    <w:rsid w:val="008573D6"/>
    <w:rsid w:val="008579F3"/>
    <w:rsid w:val="00857FF2"/>
    <w:rsid w:val="008602F3"/>
    <w:rsid w:val="00860A0E"/>
    <w:rsid w:val="00860B22"/>
    <w:rsid w:val="00860D36"/>
    <w:rsid w:val="00860DCD"/>
    <w:rsid w:val="008615C5"/>
    <w:rsid w:val="008621F2"/>
    <w:rsid w:val="00862221"/>
    <w:rsid w:val="008623E1"/>
    <w:rsid w:val="008623FC"/>
    <w:rsid w:val="00862A6D"/>
    <w:rsid w:val="00862C5C"/>
    <w:rsid w:val="00863621"/>
    <w:rsid w:val="0086398D"/>
    <w:rsid w:val="00863CCA"/>
    <w:rsid w:val="00863E0F"/>
    <w:rsid w:val="00864495"/>
    <w:rsid w:val="008644DE"/>
    <w:rsid w:val="008644E6"/>
    <w:rsid w:val="0086461F"/>
    <w:rsid w:val="0086464C"/>
    <w:rsid w:val="00864B52"/>
    <w:rsid w:val="0086515C"/>
    <w:rsid w:val="00865185"/>
    <w:rsid w:val="00865819"/>
    <w:rsid w:val="00866310"/>
    <w:rsid w:val="00866643"/>
    <w:rsid w:val="0086670D"/>
    <w:rsid w:val="00867144"/>
    <w:rsid w:val="008672CD"/>
    <w:rsid w:val="00867F52"/>
    <w:rsid w:val="00870112"/>
    <w:rsid w:val="0087029E"/>
    <w:rsid w:val="00870320"/>
    <w:rsid w:val="00870533"/>
    <w:rsid w:val="00870C96"/>
    <w:rsid w:val="00870E7E"/>
    <w:rsid w:val="00871AC3"/>
    <w:rsid w:val="00871D79"/>
    <w:rsid w:val="0087255B"/>
    <w:rsid w:val="00873104"/>
    <w:rsid w:val="00873CC6"/>
    <w:rsid w:val="00873F41"/>
    <w:rsid w:val="008741CA"/>
    <w:rsid w:val="008743E3"/>
    <w:rsid w:val="0087445D"/>
    <w:rsid w:val="00874554"/>
    <w:rsid w:val="00874758"/>
    <w:rsid w:val="00874F70"/>
    <w:rsid w:val="00875562"/>
    <w:rsid w:val="0087565A"/>
    <w:rsid w:val="008757A3"/>
    <w:rsid w:val="00875F1B"/>
    <w:rsid w:val="0087637A"/>
    <w:rsid w:val="008764A7"/>
    <w:rsid w:val="008770B3"/>
    <w:rsid w:val="008772AC"/>
    <w:rsid w:val="0087734B"/>
    <w:rsid w:val="00877750"/>
    <w:rsid w:val="008804AB"/>
    <w:rsid w:val="00880572"/>
    <w:rsid w:val="008807BA"/>
    <w:rsid w:val="008815EB"/>
    <w:rsid w:val="00881671"/>
    <w:rsid w:val="008817E0"/>
    <w:rsid w:val="008820A8"/>
    <w:rsid w:val="008824ED"/>
    <w:rsid w:val="008826D7"/>
    <w:rsid w:val="00882CA5"/>
    <w:rsid w:val="0088334C"/>
    <w:rsid w:val="00884C71"/>
    <w:rsid w:val="00884DCB"/>
    <w:rsid w:val="00884FB8"/>
    <w:rsid w:val="0088501A"/>
    <w:rsid w:val="00885039"/>
    <w:rsid w:val="00885216"/>
    <w:rsid w:val="00885540"/>
    <w:rsid w:val="00885F93"/>
    <w:rsid w:val="00886126"/>
    <w:rsid w:val="008868B1"/>
    <w:rsid w:val="00887364"/>
    <w:rsid w:val="00887D06"/>
    <w:rsid w:val="00890914"/>
    <w:rsid w:val="008909BA"/>
    <w:rsid w:val="00890C80"/>
    <w:rsid w:val="00891359"/>
    <w:rsid w:val="00891444"/>
    <w:rsid w:val="0089170E"/>
    <w:rsid w:val="00891FCC"/>
    <w:rsid w:val="00892562"/>
    <w:rsid w:val="0089299D"/>
    <w:rsid w:val="00892D20"/>
    <w:rsid w:val="00892F1E"/>
    <w:rsid w:val="008930B1"/>
    <w:rsid w:val="008933CC"/>
    <w:rsid w:val="00893B2F"/>
    <w:rsid w:val="00893D78"/>
    <w:rsid w:val="00893FCB"/>
    <w:rsid w:val="0089429E"/>
    <w:rsid w:val="0089447A"/>
    <w:rsid w:val="008950E6"/>
    <w:rsid w:val="008954A3"/>
    <w:rsid w:val="00895BB6"/>
    <w:rsid w:val="00895E60"/>
    <w:rsid w:val="00896194"/>
    <w:rsid w:val="0089626A"/>
    <w:rsid w:val="008963D2"/>
    <w:rsid w:val="008967AE"/>
    <w:rsid w:val="00896EF0"/>
    <w:rsid w:val="00897071"/>
    <w:rsid w:val="008973FC"/>
    <w:rsid w:val="00897C78"/>
    <w:rsid w:val="00897E3E"/>
    <w:rsid w:val="00897ED6"/>
    <w:rsid w:val="00897F15"/>
    <w:rsid w:val="008A04D5"/>
    <w:rsid w:val="008A0A6A"/>
    <w:rsid w:val="008A0AB4"/>
    <w:rsid w:val="008A0E27"/>
    <w:rsid w:val="008A154F"/>
    <w:rsid w:val="008A1B6D"/>
    <w:rsid w:val="008A1DF4"/>
    <w:rsid w:val="008A20C9"/>
    <w:rsid w:val="008A2894"/>
    <w:rsid w:val="008A28BA"/>
    <w:rsid w:val="008A3BC3"/>
    <w:rsid w:val="008A3CD0"/>
    <w:rsid w:val="008A4131"/>
    <w:rsid w:val="008A49CE"/>
    <w:rsid w:val="008A5771"/>
    <w:rsid w:val="008A6433"/>
    <w:rsid w:val="008A6DA5"/>
    <w:rsid w:val="008A706D"/>
    <w:rsid w:val="008A775F"/>
    <w:rsid w:val="008A77BD"/>
    <w:rsid w:val="008A77E1"/>
    <w:rsid w:val="008B0032"/>
    <w:rsid w:val="008B0384"/>
    <w:rsid w:val="008B0920"/>
    <w:rsid w:val="008B0C40"/>
    <w:rsid w:val="008B0D07"/>
    <w:rsid w:val="008B16B7"/>
    <w:rsid w:val="008B173A"/>
    <w:rsid w:val="008B1D62"/>
    <w:rsid w:val="008B2A03"/>
    <w:rsid w:val="008B35F0"/>
    <w:rsid w:val="008B35F8"/>
    <w:rsid w:val="008B37CC"/>
    <w:rsid w:val="008B42FF"/>
    <w:rsid w:val="008B48C8"/>
    <w:rsid w:val="008B4C37"/>
    <w:rsid w:val="008B509D"/>
    <w:rsid w:val="008B597C"/>
    <w:rsid w:val="008B5CDB"/>
    <w:rsid w:val="008B5E7C"/>
    <w:rsid w:val="008B6079"/>
    <w:rsid w:val="008B6394"/>
    <w:rsid w:val="008B64F4"/>
    <w:rsid w:val="008B6699"/>
    <w:rsid w:val="008B6DAB"/>
    <w:rsid w:val="008B6ED1"/>
    <w:rsid w:val="008B6F9E"/>
    <w:rsid w:val="008B728D"/>
    <w:rsid w:val="008B72D0"/>
    <w:rsid w:val="008C037A"/>
    <w:rsid w:val="008C06BA"/>
    <w:rsid w:val="008C06C1"/>
    <w:rsid w:val="008C07DE"/>
    <w:rsid w:val="008C089C"/>
    <w:rsid w:val="008C0A95"/>
    <w:rsid w:val="008C2151"/>
    <w:rsid w:val="008C23DF"/>
    <w:rsid w:val="008C2A25"/>
    <w:rsid w:val="008C2B2A"/>
    <w:rsid w:val="008C2EF7"/>
    <w:rsid w:val="008C3927"/>
    <w:rsid w:val="008C3A50"/>
    <w:rsid w:val="008C401B"/>
    <w:rsid w:val="008C4026"/>
    <w:rsid w:val="008C44ED"/>
    <w:rsid w:val="008C45C1"/>
    <w:rsid w:val="008C45E8"/>
    <w:rsid w:val="008C4FCF"/>
    <w:rsid w:val="008C53C5"/>
    <w:rsid w:val="008C540F"/>
    <w:rsid w:val="008C56A8"/>
    <w:rsid w:val="008C6132"/>
    <w:rsid w:val="008C6B6E"/>
    <w:rsid w:val="008C7466"/>
    <w:rsid w:val="008C7492"/>
    <w:rsid w:val="008C7805"/>
    <w:rsid w:val="008C78E2"/>
    <w:rsid w:val="008D01CC"/>
    <w:rsid w:val="008D0337"/>
    <w:rsid w:val="008D037E"/>
    <w:rsid w:val="008D0FCC"/>
    <w:rsid w:val="008D1825"/>
    <w:rsid w:val="008D185D"/>
    <w:rsid w:val="008D1B1D"/>
    <w:rsid w:val="008D1CCC"/>
    <w:rsid w:val="008D207D"/>
    <w:rsid w:val="008D2A6D"/>
    <w:rsid w:val="008D2E81"/>
    <w:rsid w:val="008D33D4"/>
    <w:rsid w:val="008D3AB8"/>
    <w:rsid w:val="008D3BE2"/>
    <w:rsid w:val="008D44F6"/>
    <w:rsid w:val="008D4B7F"/>
    <w:rsid w:val="008D55E5"/>
    <w:rsid w:val="008D62B0"/>
    <w:rsid w:val="008D6D0A"/>
    <w:rsid w:val="008D6F06"/>
    <w:rsid w:val="008D780C"/>
    <w:rsid w:val="008D795A"/>
    <w:rsid w:val="008E018C"/>
    <w:rsid w:val="008E02F7"/>
    <w:rsid w:val="008E0A76"/>
    <w:rsid w:val="008E0C85"/>
    <w:rsid w:val="008E137E"/>
    <w:rsid w:val="008E17B4"/>
    <w:rsid w:val="008E1980"/>
    <w:rsid w:val="008E1B6B"/>
    <w:rsid w:val="008E1EF7"/>
    <w:rsid w:val="008E20A4"/>
    <w:rsid w:val="008E29AA"/>
    <w:rsid w:val="008E36AC"/>
    <w:rsid w:val="008E3CFA"/>
    <w:rsid w:val="008E434C"/>
    <w:rsid w:val="008E4E2C"/>
    <w:rsid w:val="008E504D"/>
    <w:rsid w:val="008E53FB"/>
    <w:rsid w:val="008E569B"/>
    <w:rsid w:val="008E6A7C"/>
    <w:rsid w:val="008E6AB0"/>
    <w:rsid w:val="008E6EF4"/>
    <w:rsid w:val="008E6FAF"/>
    <w:rsid w:val="008E770F"/>
    <w:rsid w:val="008E775A"/>
    <w:rsid w:val="008E79BF"/>
    <w:rsid w:val="008E7C07"/>
    <w:rsid w:val="008E7DA8"/>
    <w:rsid w:val="008E7E11"/>
    <w:rsid w:val="008E7E55"/>
    <w:rsid w:val="008F0816"/>
    <w:rsid w:val="008F0B44"/>
    <w:rsid w:val="008F0C15"/>
    <w:rsid w:val="008F1444"/>
    <w:rsid w:val="008F1601"/>
    <w:rsid w:val="008F355B"/>
    <w:rsid w:val="008F3603"/>
    <w:rsid w:val="008F39A8"/>
    <w:rsid w:val="008F40BF"/>
    <w:rsid w:val="008F46F6"/>
    <w:rsid w:val="008F4FB9"/>
    <w:rsid w:val="008F51C8"/>
    <w:rsid w:val="008F5292"/>
    <w:rsid w:val="008F5704"/>
    <w:rsid w:val="008F5C1E"/>
    <w:rsid w:val="008F64C6"/>
    <w:rsid w:val="008F6CDE"/>
    <w:rsid w:val="008F6EB5"/>
    <w:rsid w:val="008F75DA"/>
    <w:rsid w:val="008F7714"/>
    <w:rsid w:val="008F778A"/>
    <w:rsid w:val="008F7876"/>
    <w:rsid w:val="008F792E"/>
    <w:rsid w:val="008F7C56"/>
    <w:rsid w:val="00900CB9"/>
    <w:rsid w:val="00901703"/>
    <w:rsid w:val="00901DCD"/>
    <w:rsid w:val="009029D4"/>
    <w:rsid w:val="00902B5B"/>
    <w:rsid w:val="0090363C"/>
    <w:rsid w:val="00903661"/>
    <w:rsid w:val="009036B8"/>
    <w:rsid w:val="009036F6"/>
    <w:rsid w:val="00903A80"/>
    <w:rsid w:val="00903ED7"/>
    <w:rsid w:val="00904E24"/>
    <w:rsid w:val="00905A90"/>
    <w:rsid w:val="00905D1F"/>
    <w:rsid w:val="009064B2"/>
    <w:rsid w:val="00906A0F"/>
    <w:rsid w:val="009075F8"/>
    <w:rsid w:val="0090774A"/>
    <w:rsid w:val="00907A37"/>
    <w:rsid w:val="00907AC6"/>
    <w:rsid w:val="00907D0C"/>
    <w:rsid w:val="009109F7"/>
    <w:rsid w:val="00910B13"/>
    <w:rsid w:val="00910D4D"/>
    <w:rsid w:val="00910D80"/>
    <w:rsid w:val="00910D90"/>
    <w:rsid w:val="00910DD8"/>
    <w:rsid w:val="00910FCE"/>
    <w:rsid w:val="0091102B"/>
    <w:rsid w:val="0091144A"/>
    <w:rsid w:val="009116D0"/>
    <w:rsid w:val="0091194F"/>
    <w:rsid w:val="00911FA5"/>
    <w:rsid w:val="00912064"/>
    <w:rsid w:val="009121DB"/>
    <w:rsid w:val="00912588"/>
    <w:rsid w:val="0091271A"/>
    <w:rsid w:val="00913277"/>
    <w:rsid w:val="009134AE"/>
    <w:rsid w:val="00913C79"/>
    <w:rsid w:val="00913DA5"/>
    <w:rsid w:val="009142B2"/>
    <w:rsid w:val="009148C8"/>
    <w:rsid w:val="00915161"/>
    <w:rsid w:val="0091516E"/>
    <w:rsid w:val="00915438"/>
    <w:rsid w:val="00915BF1"/>
    <w:rsid w:val="009160B2"/>
    <w:rsid w:val="00916249"/>
    <w:rsid w:val="00916BAD"/>
    <w:rsid w:val="0091744A"/>
    <w:rsid w:val="00917757"/>
    <w:rsid w:val="009179DE"/>
    <w:rsid w:val="00917E9D"/>
    <w:rsid w:val="00917FAB"/>
    <w:rsid w:val="0092061D"/>
    <w:rsid w:val="00920771"/>
    <w:rsid w:val="0092083D"/>
    <w:rsid w:val="00920DB0"/>
    <w:rsid w:val="009210F0"/>
    <w:rsid w:val="009212FE"/>
    <w:rsid w:val="00921B49"/>
    <w:rsid w:val="009222A0"/>
    <w:rsid w:val="00922645"/>
    <w:rsid w:val="009226FC"/>
    <w:rsid w:val="0092434D"/>
    <w:rsid w:val="00924369"/>
    <w:rsid w:val="009244CE"/>
    <w:rsid w:val="009245CA"/>
    <w:rsid w:val="00924CE5"/>
    <w:rsid w:val="009251B2"/>
    <w:rsid w:val="00925C30"/>
    <w:rsid w:val="00925DB5"/>
    <w:rsid w:val="00925FFE"/>
    <w:rsid w:val="00926183"/>
    <w:rsid w:val="009275A3"/>
    <w:rsid w:val="00930312"/>
    <w:rsid w:val="00930E7E"/>
    <w:rsid w:val="0093128A"/>
    <w:rsid w:val="0093146C"/>
    <w:rsid w:val="00931A16"/>
    <w:rsid w:val="00931AD4"/>
    <w:rsid w:val="00931F1A"/>
    <w:rsid w:val="00932912"/>
    <w:rsid w:val="00932BA7"/>
    <w:rsid w:val="0093329B"/>
    <w:rsid w:val="009332E3"/>
    <w:rsid w:val="00933707"/>
    <w:rsid w:val="00933DAA"/>
    <w:rsid w:val="00934390"/>
    <w:rsid w:val="00934522"/>
    <w:rsid w:val="009347DB"/>
    <w:rsid w:val="009352AF"/>
    <w:rsid w:val="00936790"/>
    <w:rsid w:val="00936A20"/>
    <w:rsid w:val="00937B5C"/>
    <w:rsid w:val="00937FDE"/>
    <w:rsid w:val="009403E8"/>
    <w:rsid w:val="009408B3"/>
    <w:rsid w:val="00941513"/>
    <w:rsid w:val="00941AE5"/>
    <w:rsid w:val="0094204A"/>
    <w:rsid w:val="00942109"/>
    <w:rsid w:val="009423BD"/>
    <w:rsid w:val="00942721"/>
    <w:rsid w:val="009429EC"/>
    <w:rsid w:val="00942A16"/>
    <w:rsid w:val="00942B2A"/>
    <w:rsid w:val="00942B31"/>
    <w:rsid w:val="00942E14"/>
    <w:rsid w:val="0094309A"/>
    <w:rsid w:val="009430B5"/>
    <w:rsid w:val="009430D9"/>
    <w:rsid w:val="0094317A"/>
    <w:rsid w:val="009436E8"/>
    <w:rsid w:val="00943CA8"/>
    <w:rsid w:val="00943EF9"/>
    <w:rsid w:val="00944239"/>
    <w:rsid w:val="00944376"/>
    <w:rsid w:val="00944927"/>
    <w:rsid w:val="00944E24"/>
    <w:rsid w:val="00944E44"/>
    <w:rsid w:val="00944E6C"/>
    <w:rsid w:val="00944FBF"/>
    <w:rsid w:val="009454F2"/>
    <w:rsid w:val="0094570F"/>
    <w:rsid w:val="00945BAC"/>
    <w:rsid w:val="009468DF"/>
    <w:rsid w:val="00946B85"/>
    <w:rsid w:val="00946C4E"/>
    <w:rsid w:val="00946FCC"/>
    <w:rsid w:val="00947827"/>
    <w:rsid w:val="00947A78"/>
    <w:rsid w:val="00947B24"/>
    <w:rsid w:val="00947C54"/>
    <w:rsid w:val="00950F9B"/>
    <w:rsid w:val="00952115"/>
    <w:rsid w:val="00952B79"/>
    <w:rsid w:val="00952CB7"/>
    <w:rsid w:val="00952FA8"/>
    <w:rsid w:val="00953179"/>
    <w:rsid w:val="00953408"/>
    <w:rsid w:val="00953761"/>
    <w:rsid w:val="0095391B"/>
    <w:rsid w:val="00953B23"/>
    <w:rsid w:val="00954222"/>
    <w:rsid w:val="009542B2"/>
    <w:rsid w:val="00955178"/>
    <w:rsid w:val="00955381"/>
    <w:rsid w:val="0095584A"/>
    <w:rsid w:val="00955D37"/>
    <w:rsid w:val="00956963"/>
    <w:rsid w:val="009569AD"/>
    <w:rsid w:val="00957068"/>
    <w:rsid w:val="00957C65"/>
    <w:rsid w:val="00957FB4"/>
    <w:rsid w:val="00960308"/>
    <w:rsid w:val="00960854"/>
    <w:rsid w:val="009608C9"/>
    <w:rsid w:val="00960BD1"/>
    <w:rsid w:val="009611EB"/>
    <w:rsid w:val="00961FE7"/>
    <w:rsid w:val="00962012"/>
    <w:rsid w:val="009620C8"/>
    <w:rsid w:val="009624C2"/>
    <w:rsid w:val="00962B4C"/>
    <w:rsid w:val="0096305A"/>
    <w:rsid w:val="00963104"/>
    <w:rsid w:val="00963137"/>
    <w:rsid w:val="00963B97"/>
    <w:rsid w:val="00965B2D"/>
    <w:rsid w:val="00965C44"/>
    <w:rsid w:val="00965D38"/>
    <w:rsid w:val="00965D62"/>
    <w:rsid w:val="00965ED9"/>
    <w:rsid w:val="00966DF8"/>
    <w:rsid w:val="009677A9"/>
    <w:rsid w:val="00967AD5"/>
    <w:rsid w:val="00967AE3"/>
    <w:rsid w:val="00967EFA"/>
    <w:rsid w:val="00970A78"/>
    <w:rsid w:val="00971742"/>
    <w:rsid w:val="00971D93"/>
    <w:rsid w:val="00971EE6"/>
    <w:rsid w:val="009721A1"/>
    <w:rsid w:val="009726D6"/>
    <w:rsid w:val="0097316F"/>
    <w:rsid w:val="00973954"/>
    <w:rsid w:val="00973C4D"/>
    <w:rsid w:val="009747A1"/>
    <w:rsid w:val="00974BF8"/>
    <w:rsid w:val="00974F92"/>
    <w:rsid w:val="0097531D"/>
    <w:rsid w:val="00975533"/>
    <w:rsid w:val="0097567A"/>
    <w:rsid w:val="009760F5"/>
    <w:rsid w:val="00976454"/>
    <w:rsid w:val="00976D27"/>
    <w:rsid w:val="00976E1A"/>
    <w:rsid w:val="00976ECF"/>
    <w:rsid w:val="009770E8"/>
    <w:rsid w:val="00977604"/>
    <w:rsid w:val="0097766A"/>
    <w:rsid w:val="009779B0"/>
    <w:rsid w:val="00977BAC"/>
    <w:rsid w:val="00980F3B"/>
    <w:rsid w:val="00980F89"/>
    <w:rsid w:val="0098137B"/>
    <w:rsid w:val="00981AD1"/>
    <w:rsid w:val="00982A02"/>
    <w:rsid w:val="00982CF8"/>
    <w:rsid w:val="00982F6A"/>
    <w:rsid w:val="009830D5"/>
    <w:rsid w:val="009837C8"/>
    <w:rsid w:val="009842C9"/>
    <w:rsid w:val="00984406"/>
    <w:rsid w:val="00984E6A"/>
    <w:rsid w:val="00984EEE"/>
    <w:rsid w:val="00985063"/>
    <w:rsid w:val="00985C56"/>
    <w:rsid w:val="0098604F"/>
    <w:rsid w:val="00986281"/>
    <w:rsid w:val="0098660D"/>
    <w:rsid w:val="00986F44"/>
    <w:rsid w:val="0098709A"/>
    <w:rsid w:val="009872AD"/>
    <w:rsid w:val="00987EF0"/>
    <w:rsid w:val="009902EC"/>
    <w:rsid w:val="00990411"/>
    <w:rsid w:val="009905B2"/>
    <w:rsid w:val="00990AAE"/>
    <w:rsid w:val="00990C4B"/>
    <w:rsid w:val="00990E8A"/>
    <w:rsid w:val="00991209"/>
    <w:rsid w:val="00991643"/>
    <w:rsid w:val="0099267A"/>
    <w:rsid w:val="0099275B"/>
    <w:rsid w:val="00992D15"/>
    <w:rsid w:val="00993994"/>
    <w:rsid w:val="00993A33"/>
    <w:rsid w:val="00993BCF"/>
    <w:rsid w:val="009940F3"/>
    <w:rsid w:val="009946B1"/>
    <w:rsid w:val="009950D5"/>
    <w:rsid w:val="0099584C"/>
    <w:rsid w:val="009963F6"/>
    <w:rsid w:val="0099653F"/>
    <w:rsid w:val="00996668"/>
    <w:rsid w:val="009968AD"/>
    <w:rsid w:val="00997267"/>
    <w:rsid w:val="00997A8B"/>
    <w:rsid w:val="00997C3E"/>
    <w:rsid w:val="009A06A2"/>
    <w:rsid w:val="009A0F17"/>
    <w:rsid w:val="009A1A44"/>
    <w:rsid w:val="009A1ACA"/>
    <w:rsid w:val="009A1C54"/>
    <w:rsid w:val="009A1CBC"/>
    <w:rsid w:val="009A236E"/>
    <w:rsid w:val="009A24AC"/>
    <w:rsid w:val="009A24B2"/>
    <w:rsid w:val="009A26F3"/>
    <w:rsid w:val="009A2715"/>
    <w:rsid w:val="009A29E9"/>
    <w:rsid w:val="009A2B60"/>
    <w:rsid w:val="009A2B92"/>
    <w:rsid w:val="009A35D8"/>
    <w:rsid w:val="009A4257"/>
    <w:rsid w:val="009A4289"/>
    <w:rsid w:val="009A4636"/>
    <w:rsid w:val="009A4D20"/>
    <w:rsid w:val="009A5165"/>
    <w:rsid w:val="009A55C3"/>
    <w:rsid w:val="009A5ACE"/>
    <w:rsid w:val="009A6094"/>
    <w:rsid w:val="009A6669"/>
    <w:rsid w:val="009A68FA"/>
    <w:rsid w:val="009A72CF"/>
    <w:rsid w:val="009A739B"/>
    <w:rsid w:val="009A7BE8"/>
    <w:rsid w:val="009A7E91"/>
    <w:rsid w:val="009B08D5"/>
    <w:rsid w:val="009B11DF"/>
    <w:rsid w:val="009B1899"/>
    <w:rsid w:val="009B19B2"/>
    <w:rsid w:val="009B1FE9"/>
    <w:rsid w:val="009B247F"/>
    <w:rsid w:val="009B2696"/>
    <w:rsid w:val="009B2912"/>
    <w:rsid w:val="009B2D70"/>
    <w:rsid w:val="009B3257"/>
    <w:rsid w:val="009B3407"/>
    <w:rsid w:val="009B3BFD"/>
    <w:rsid w:val="009B41DF"/>
    <w:rsid w:val="009B427B"/>
    <w:rsid w:val="009B4CD4"/>
    <w:rsid w:val="009B65F7"/>
    <w:rsid w:val="009B7EA5"/>
    <w:rsid w:val="009C0593"/>
    <w:rsid w:val="009C0CBC"/>
    <w:rsid w:val="009C0E83"/>
    <w:rsid w:val="009C1634"/>
    <w:rsid w:val="009C20F1"/>
    <w:rsid w:val="009C2230"/>
    <w:rsid w:val="009C2737"/>
    <w:rsid w:val="009C2943"/>
    <w:rsid w:val="009C3145"/>
    <w:rsid w:val="009C350B"/>
    <w:rsid w:val="009C39F9"/>
    <w:rsid w:val="009C3B7F"/>
    <w:rsid w:val="009C4683"/>
    <w:rsid w:val="009C5140"/>
    <w:rsid w:val="009C56BC"/>
    <w:rsid w:val="009C58AA"/>
    <w:rsid w:val="009C6A21"/>
    <w:rsid w:val="009C6EBC"/>
    <w:rsid w:val="009C6F3E"/>
    <w:rsid w:val="009C6F68"/>
    <w:rsid w:val="009C7080"/>
    <w:rsid w:val="009C7170"/>
    <w:rsid w:val="009C7654"/>
    <w:rsid w:val="009D03E3"/>
    <w:rsid w:val="009D0A2F"/>
    <w:rsid w:val="009D0F40"/>
    <w:rsid w:val="009D2227"/>
    <w:rsid w:val="009D2629"/>
    <w:rsid w:val="009D2C6E"/>
    <w:rsid w:val="009D2DD6"/>
    <w:rsid w:val="009D2DDB"/>
    <w:rsid w:val="009D3127"/>
    <w:rsid w:val="009D3326"/>
    <w:rsid w:val="009D3B58"/>
    <w:rsid w:val="009D3C31"/>
    <w:rsid w:val="009D43CA"/>
    <w:rsid w:val="009D4446"/>
    <w:rsid w:val="009D49F5"/>
    <w:rsid w:val="009D4E39"/>
    <w:rsid w:val="009D4E93"/>
    <w:rsid w:val="009D5407"/>
    <w:rsid w:val="009D55A9"/>
    <w:rsid w:val="009D5972"/>
    <w:rsid w:val="009D64A5"/>
    <w:rsid w:val="009D68FE"/>
    <w:rsid w:val="009D6B01"/>
    <w:rsid w:val="009D6BEF"/>
    <w:rsid w:val="009D6D59"/>
    <w:rsid w:val="009D7288"/>
    <w:rsid w:val="009D7B7E"/>
    <w:rsid w:val="009D7C67"/>
    <w:rsid w:val="009D7CAC"/>
    <w:rsid w:val="009E0006"/>
    <w:rsid w:val="009E01EC"/>
    <w:rsid w:val="009E03F0"/>
    <w:rsid w:val="009E076A"/>
    <w:rsid w:val="009E0868"/>
    <w:rsid w:val="009E115A"/>
    <w:rsid w:val="009E12DE"/>
    <w:rsid w:val="009E20C2"/>
    <w:rsid w:val="009E2217"/>
    <w:rsid w:val="009E29B3"/>
    <w:rsid w:val="009E2A31"/>
    <w:rsid w:val="009E3508"/>
    <w:rsid w:val="009E3C2E"/>
    <w:rsid w:val="009E54B3"/>
    <w:rsid w:val="009E5659"/>
    <w:rsid w:val="009E6994"/>
    <w:rsid w:val="009E706F"/>
    <w:rsid w:val="009E768D"/>
    <w:rsid w:val="009E7B78"/>
    <w:rsid w:val="009F015E"/>
    <w:rsid w:val="009F0557"/>
    <w:rsid w:val="009F0E17"/>
    <w:rsid w:val="009F0F13"/>
    <w:rsid w:val="009F10A4"/>
    <w:rsid w:val="009F1BB0"/>
    <w:rsid w:val="009F1D30"/>
    <w:rsid w:val="009F2DCA"/>
    <w:rsid w:val="009F31FF"/>
    <w:rsid w:val="009F32DB"/>
    <w:rsid w:val="009F3534"/>
    <w:rsid w:val="009F3772"/>
    <w:rsid w:val="009F4268"/>
    <w:rsid w:val="009F47BF"/>
    <w:rsid w:val="009F48D4"/>
    <w:rsid w:val="009F571A"/>
    <w:rsid w:val="009F58BC"/>
    <w:rsid w:val="009F5B2B"/>
    <w:rsid w:val="009F5C10"/>
    <w:rsid w:val="009F5E85"/>
    <w:rsid w:val="009F6785"/>
    <w:rsid w:val="009F691E"/>
    <w:rsid w:val="009F6A50"/>
    <w:rsid w:val="009F6F36"/>
    <w:rsid w:val="009F78EE"/>
    <w:rsid w:val="009F7C9D"/>
    <w:rsid w:val="009F7E00"/>
    <w:rsid w:val="00A00965"/>
    <w:rsid w:val="00A00B9D"/>
    <w:rsid w:val="00A017CB"/>
    <w:rsid w:val="00A0225A"/>
    <w:rsid w:val="00A022F2"/>
    <w:rsid w:val="00A02DE3"/>
    <w:rsid w:val="00A02ED6"/>
    <w:rsid w:val="00A031D0"/>
    <w:rsid w:val="00A03438"/>
    <w:rsid w:val="00A0345F"/>
    <w:rsid w:val="00A03658"/>
    <w:rsid w:val="00A03F3E"/>
    <w:rsid w:val="00A040B5"/>
    <w:rsid w:val="00A0490C"/>
    <w:rsid w:val="00A04E8B"/>
    <w:rsid w:val="00A053BF"/>
    <w:rsid w:val="00A056ED"/>
    <w:rsid w:val="00A05DB9"/>
    <w:rsid w:val="00A05E96"/>
    <w:rsid w:val="00A06167"/>
    <w:rsid w:val="00A065E0"/>
    <w:rsid w:val="00A06C1A"/>
    <w:rsid w:val="00A06D7F"/>
    <w:rsid w:val="00A06DA0"/>
    <w:rsid w:val="00A06E8F"/>
    <w:rsid w:val="00A07000"/>
    <w:rsid w:val="00A0745E"/>
    <w:rsid w:val="00A074FD"/>
    <w:rsid w:val="00A07767"/>
    <w:rsid w:val="00A07A59"/>
    <w:rsid w:val="00A07BD7"/>
    <w:rsid w:val="00A1046B"/>
    <w:rsid w:val="00A109FA"/>
    <w:rsid w:val="00A10A9E"/>
    <w:rsid w:val="00A10DE3"/>
    <w:rsid w:val="00A1115E"/>
    <w:rsid w:val="00A11D7F"/>
    <w:rsid w:val="00A11DA2"/>
    <w:rsid w:val="00A12175"/>
    <w:rsid w:val="00A12319"/>
    <w:rsid w:val="00A128C5"/>
    <w:rsid w:val="00A12B84"/>
    <w:rsid w:val="00A13566"/>
    <w:rsid w:val="00A138F3"/>
    <w:rsid w:val="00A14425"/>
    <w:rsid w:val="00A1461D"/>
    <w:rsid w:val="00A14625"/>
    <w:rsid w:val="00A14F68"/>
    <w:rsid w:val="00A15190"/>
    <w:rsid w:val="00A151D2"/>
    <w:rsid w:val="00A1524C"/>
    <w:rsid w:val="00A152A2"/>
    <w:rsid w:val="00A15333"/>
    <w:rsid w:val="00A15515"/>
    <w:rsid w:val="00A15D7F"/>
    <w:rsid w:val="00A15E4C"/>
    <w:rsid w:val="00A16254"/>
    <w:rsid w:val="00A16A2B"/>
    <w:rsid w:val="00A1789F"/>
    <w:rsid w:val="00A17E60"/>
    <w:rsid w:val="00A20048"/>
    <w:rsid w:val="00A20090"/>
    <w:rsid w:val="00A201D7"/>
    <w:rsid w:val="00A207F7"/>
    <w:rsid w:val="00A21502"/>
    <w:rsid w:val="00A21A77"/>
    <w:rsid w:val="00A21B1A"/>
    <w:rsid w:val="00A21B7D"/>
    <w:rsid w:val="00A21B9D"/>
    <w:rsid w:val="00A21C67"/>
    <w:rsid w:val="00A220F0"/>
    <w:rsid w:val="00A22270"/>
    <w:rsid w:val="00A22849"/>
    <w:rsid w:val="00A234DF"/>
    <w:rsid w:val="00A23929"/>
    <w:rsid w:val="00A23A34"/>
    <w:rsid w:val="00A23D00"/>
    <w:rsid w:val="00A23D4E"/>
    <w:rsid w:val="00A240B4"/>
    <w:rsid w:val="00A2442D"/>
    <w:rsid w:val="00A246F0"/>
    <w:rsid w:val="00A24C9B"/>
    <w:rsid w:val="00A25102"/>
    <w:rsid w:val="00A25141"/>
    <w:rsid w:val="00A259C4"/>
    <w:rsid w:val="00A25B74"/>
    <w:rsid w:val="00A25E1A"/>
    <w:rsid w:val="00A26211"/>
    <w:rsid w:val="00A2703A"/>
    <w:rsid w:val="00A279B4"/>
    <w:rsid w:val="00A27BA1"/>
    <w:rsid w:val="00A30939"/>
    <w:rsid w:val="00A317CE"/>
    <w:rsid w:val="00A31DD9"/>
    <w:rsid w:val="00A3299C"/>
    <w:rsid w:val="00A33830"/>
    <w:rsid w:val="00A34257"/>
    <w:rsid w:val="00A344B6"/>
    <w:rsid w:val="00A344EA"/>
    <w:rsid w:val="00A34676"/>
    <w:rsid w:val="00A34B63"/>
    <w:rsid w:val="00A34D5D"/>
    <w:rsid w:val="00A35101"/>
    <w:rsid w:val="00A3516F"/>
    <w:rsid w:val="00A3556C"/>
    <w:rsid w:val="00A3582F"/>
    <w:rsid w:val="00A35B0D"/>
    <w:rsid w:val="00A36397"/>
    <w:rsid w:val="00A36A6F"/>
    <w:rsid w:val="00A36AC8"/>
    <w:rsid w:val="00A36E24"/>
    <w:rsid w:val="00A40A68"/>
    <w:rsid w:val="00A40C98"/>
    <w:rsid w:val="00A41007"/>
    <w:rsid w:val="00A41064"/>
    <w:rsid w:val="00A410C4"/>
    <w:rsid w:val="00A417F3"/>
    <w:rsid w:val="00A428B2"/>
    <w:rsid w:val="00A428CC"/>
    <w:rsid w:val="00A42C35"/>
    <w:rsid w:val="00A432BA"/>
    <w:rsid w:val="00A438C2"/>
    <w:rsid w:val="00A43D75"/>
    <w:rsid w:val="00A444DB"/>
    <w:rsid w:val="00A44506"/>
    <w:rsid w:val="00A44737"/>
    <w:rsid w:val="00A44B04"/>
    <w:rsid w:val="00A44D3D"/>
    <w:rsid w:val="00A44D42"/>
    <w:rsid w:val="00A44D64"/>
    <w:rsid w:val="00A451DF"/>
    <w:rsid w:val="00A45326"/>
    <w:rsid w:val="00A45A78"/>
    <w:rsid w:val="00A45D28"/>
    <w:rsid w:val="00A468CC"/>
    <w:rsid w:val="00A4699C"/>
    <w:rsid w:val="00A46C48"/>
    <w:rsid w:val="00A47301"/>
    <w:rsid w:val="00A47588"/>
    <w:rsid w:val="00A475B2"/>
    <w:rsid w:val="00A47944"/>
    <w:rsid w:val="00A47C73"/>
    <w:rsid w:val="00A50361"/>
    <w:rsid w:val="00A503D1"/>
    <w:rsid w:val="00A50868"/>
    <w:rsid w:val="00A50A42"/>
    <w:rsid w:val="00A50E85"/>
    <w:rsid w:val="00A50EE7"/>
    <w:rsid w:val="00A51450"/>
    <w:rsid w:val="00A51458"/>
    <w:rsid w:val="00A51B30"/>
    <w:rsid w:val="00A51FE2"/>
    <w:rsid w:val="00A520F0"/>
    <w:rsid w:val="00A524D7"/>
    <w:rsid w:val="00A52BD1"/>
    <w:rsid w:val="00A52BDA"/>
    <w:rsid w:val="00A53266"/>
    <w:rsid w:val="00A534CB"/>
    <w:rsid w:val="00A53768"/>
    <w:rsid w:val="00A537C3"/>
    <w:rsid w:val="00A538C2"/>
    <w:rsid w:val="00A53B4A"/>
    <w:rsid w:val="00A53BCA"/>
    <w:rsid w:val="00A54021"/>
    <w:rsid w:val="00A54F9D"/>
    <w:rsid w:val="00A55096"/>
    <w:rsid w:val="00A5548A"/>
    <w:rsid w:val="00A554FD"/>
    <w:rsid w:val="00A55C11"/>
    <w:rsid w:val="00A55D6A"/>
    <w:rsid w:val="00A5656E"/>
    <w:rsid w:val="00A568C4"/>
    <w:rsid w:val="00A56A58"/>
    <w:rsid w:val="00A56B8A"/>
    <w:rsid w:val="00A57529"/>
    <w:rsid w:val="00A57939"/>
    <w:rsid w:val="00A57BCB"/>
    <w:rsid w:val="00A60C1E"/>
    <w:rsid w:val="00A61099"/>
    <w:rsid w:val="00A61843"/>
    <w:rsid w:val="00A62339"/>
    <w:rsid w:val="00A62388"/>
    <w:rsid w:val="00A626C7"/>
    <w:rsid w:val="00A62D15"/>
    <w:rsid w:val="00A62EAF"/>
    <w:rsid w:val="00A632FF"/>
    <w:rsid w:val="00A63358"/>
    <w:rsid w:val="00A6370F"/>
    <w:rsid w:val="00A63A13"/>
    <w:rsid w:val="00A63B83"/>
    <w:rsid w:val="00A64505"/>
    <w:rsid w:val="00A645E7"/>
    <w:rsid w:val="00A64A25"/>
    <w:rsid w:val="00A65082"/>
    <w:rsid w:val="00A650F3"/>
    <w:rsid w:val="00A6517C"/>
    <w:rsid w:val="00A65435"/>
    <w:rsid w:val="00A6556A"/>
    <w:rsid w:val="00A65B4D"/>
    <w:rsid w:val="00A66117"/>
    <w:rsid w:val="00A66183"/>
    <w:rsid w:val="00A66293"/>
    <w:rsid w:val="00A66C64"/>
    <w:rsid w:val="00A66F6A"/>
    <w:rsid w:val="00A6764B"/>
    <w:rsid w:val="00A6780E"/>
    <w:rsid w:val="00A7059E"/>
    <w:rsid w:val="00A705DD"/>
    <w:rsid w:val="00A70A7F"/>
    <w:rsid w:val="00A70CB4"/>
    <w:rsid w:val="00A71774"/>
    <w:rsid w:val="00A71B97"/>
    <w:rsid w:val="00A72724"/>
    <w:rsid w:val="00A72CFE"/>
    <w:rsid w:val="00A72D3B"/>
    <w:rsid w:val="00A72F69"/>
    <w:rsid w:val="00A7333E"/>
    <w:rsid w:val="00A733E1"/>
    <w:rsid w:val="00A73422"/>
    <w:rsid w:val="00A7382F"/>
    <w:rsid w:val="00A7390E"/>
    <w:rsid w:val="00A74191"/>
    <w:rsid w:val="00A74271"/>
    <w:rsid w:val="00A7482F"/>
    <w:rsid w:val="00A748A3"/>
    <w:rsid w:val="00A74EE9"/>
    <w:rsid w:val="00A75050"/>
    <w:rsid w:val="00A752E2"/>
    <w:rsid w:val="00A75CD6"/>
    <w:rsid w:val="00A75FD1"/>
    <w:rsid w:val="00A760D8"/>
    <w:rsid w:val="00A76FED"/>
    <w:rsid w:val="00A7745E"/>
    <w:rsid w:val="00A77669"/>
    <w:rsid w:val="00A77AC6"/>
    <w:rsid w:val="00A77BA8"/>
    <w:rsid w:val="00A77ED9"/>
    <w:rsid w:val="00A80349"/>
    <w:rsid w:val="00A8088E"/>
    <w:rsid w:val="00A8089C"/>
    <w:rsid w:val="00A80CF3"/>
    <w:rsid w:val="00A80D8F"/>
    <w:rsid w:val="00A81CDD"/>
    <w:rsid w:val="00A81D40"/>
    <w:rsid w:val="00A81D97"/>
    <w:rsid w:val="00A822D9"/>
    <w:rsid w:val="00A82901"/>
    <w:rsid w:val="00A82B91"/>
    <w:rsid w:val="00A82D7D"/>
    <w:rsid w:val="00A82DB8"/>
    <w:rsid w:val="00A834AD"/>
    <w:rsid w:val="00A834FD"/>
    <w:rsid w:val="00A83654"/>
    <w:rsid w:val="00A83A73"/>
    <w:rsid w:val="00A83C59"/>
    <w:rsid w:val="00A83E40"/>
    <w:rsid w:val="00A84317"/>
    <w:rsid w:val="00A84EA3"/>
    <w:rsid w:val="00A84F9A"/>
    <w:rsid w:val="00A852C9"/>
    <w:rsid w:val="00A856E1"/>
    <w:rsid w:val="00A857C8"/>
    <w:rsid w:val="00A85ADF"/>
    <w:rsid w:val="00A861DB"/>
    <w:rsid w:val="00A869D4"/>
    <w:rsid w:val="00A87493"/>
    <w:rsid w:val="00A875E9"/>
    <w:rsid w:val="00A87940"/>
    <w:rsid w:val="00A87E32"/>
    <w:rsid w:val="00A900C1"/>
    <w:rsid w:val="00A903F6"/>
    <w:rsid w:val="00A90702"/>
    <w:rsid w:val="00A90D5A"/>
    <w:rsid w:val="00A92808"/>
    <w:rsid w:val="00A9391D"/>
    <w:rsid w:val="00A93D35"/>
    <w:rsid w:val="00A93EC2"/>
    <w:rsid w:val="00A93F27"/>
    <w:rsid w:val="00A9425B"/>
    <w:rsid w:val="00A95B57"/>
    <w:rsid w:val="00A95C2E"/>
    <w:rsid w:val="00A95D6B"/>
    <w:rsid w:val="00A96371"/>
    <w:rsid w:val="00A9689C"/>
    <w:rsid w:val="00A968C8"/>
    <w:rsid w:val="00A969EA"/>
    <w:rsid w:val="00A96A38"/>
    <w:rsid w:val="00A96B59"/>
    <w:rsid w:val="00A96D1A"/>
    <w:rsid w:val="00A971AC"/>
    <w:rsid w:val="00A971C6"/>
    <w:rsid w:val="00AA0378"/>
    <w:rsid w:val="00AA0C29"/>
    <w:rsid w:val="00AA1B1A"/>
    <w:rsid w:val="00AA239D"/>
    <w:rsid w:val="00AA2627"/>
    <w:rsid w:val="00AA267A"/>
    <w:rsid w:val="00AA294D"/>
    <w:rsid w:val="00AA36AD"/>
    <w:rsid w:val="00AA3743"/>
    <w:rsid w:val="00AA3A0F"/>
    <w:rsid w:val="00AA3B4D"/>
    <w:rsid w:val="00AA3DFA"/>
    <w:rsid w:val="00AA3E7B"/>
    <w:rsid w:val="00AA3E95"/>
    <w:rsid w:val="00AA43EF"/>
    <w:rsid w:val="00AA4E29"/>
    <w:rsid w:val="00AA4FF8"/>
    <w:rsid w:val="00AA58A1"/>
    <w:rsid w:val="00AA635C"/>
    <w:rsid w:val="00AA636D"/>
    <w:rsid w:val="00AA73E2"/>
    <w:rsid w:val="00AA76FC"/>
    <w:rsid w:val="00AA7829"/>
    <w:rsid w:val="00AB09DE"/>
    <w:rsid w:val="00AB0ADC"/>
    <w:rsid w:val="00AB0BEF"/>
    <w:rsid w:val="00AB131C"/>
    <w:rsid w:val="00AB17A2"/>
    <w:rsid w:val="00AB1B1C"/>
    <w:rsid w:val="00AB2D22"/>
    <w:rsid w:val="00AB32AB"/>
    <w:rsid w:val="00AB3617"/>
    <w:rsid w:val="00AB370E"/>
    <w:rsid w:val="00AB3711"/>
    <w:rsid w:val="00AB3978"/>
    <w:rsid w:val="00AB3BC5"/>
    <w:rsid w:val="00AB4152"/>
    <w:rsid w:val="00AB45F3"/>
    <w:rsid w:val="00AB4849"/>
    <w:rsid w:val="00AB4CDC"/>
    <w:rsid w:val="00AB515F"/>
    <w:rsid w:val="00AB5936"/>
    <w:rsid w:val="00AB7DE4"/>
    <w:rsid w:val="00AC11C1"/>
    <w:rsid w:val="00AC1FB6"/>
    <w:rsid w:val="00AC3A53"/>
    <w:rsid w:val="00AC3B5E"/>
    <w:rsid w:val="00AC4093"/>
    <w:rsid w:val="00AC40B9"/>
    <w:rsid w:val="00AC446E"/>
    <w:rsid w:val="00AC5507"/>
    <w:rsid w:val="00AC5571"/>
    <w:rsid w:val="00AC5691"/>
    <w:rsid w:val="00AC6357"/>
    <w:rsid w:val="00AC7294"/>
    <w:rsid w:val="00AC759A"/>
    <w:rsid w:val="00AC77A9"/>
    <w:rsid w:val="00AC7E93"/>
    <w:rsid w:val="00AD0120"/>
    <w:rsid w:val="00AD08B4"/>
    <w:rsid w:val="00AD08F4"/>
    <w:rsid w:val="00AD09B0"/>
    <w:rsid w:val="00AD10F4"/>
    <w:rsid w:val="00AD19A6"/>
    <w:rsid w:val="00AD2231"/>
    <w:rsid w:val="00AD22DD"/>
    <w:rsid w:val="00AD2ED8"/>
    <w:rsid w:val="00AD2F33"/>
    <w:rsid w:val="00AD3133"/>
    <w:rsid w:val="00AD336C"/>
    <w:rsid w:val="00AD4CB6"/>
    <w:rsid w:val="00AD5561"/>
    <w:rsid w:val="00AD5746"/>
    <w:rsid w:val="00AD62A4"/>
    <w:rsid w:val="00AD65A1"/>
    <w:rsid w:val="00AD680A"/>
    <w:rsid w:val="00AD6A39"/>
    <w:rsid w:val="00AD7367"/>
    <w:rsid w:val="00AD77C4"/>
    <w:rsid w:val="00AD7A32"/>
    <w:rsid w:val="00AD7F43"/>
    <w:rsid w:val="00AE031A"/>
    <w:rsid w:val="00AE0701"/>
    <w:rsid w:val="00AE07DF"/>
    <w:rsid w:val="00AE0895"/>
    <w:rsid w:val="00AE0DE5"/>
    <w:rsid w:val="00AE0E80"/>
    <w:rsid w:val="00AE0F0D"/>
    <w:rsid w:val="00AE1359"/>
    <w:rsid w:val="00AE15E6"/>
    <w:rsid w:val="00AE2578"/>
    <w:rsid w:val="00AE2C98"/>
    <w:rsid w:val="00AE2E39"/>
    <w:rsid w:val="00AE2EDB"/>
    <w:rsid w:val="00AE3460"/>
    <w:rsid w:val="00AE3475"/>
    <w:rsid w:val="00AE385C"/>
    <w:rsid w:val="00AE3934"/>
    <w:rsid w:val="00AE42B0"/>
    <w:rsid w:val="00AE44FF"/>
    <w:rsid w:val="00AE551F"/>
    <w:rsid w:val="00AE584D"/>
    <w:rsid w:val="00AE5C1C"/>
    <w:rsid w:val="00AE5CD7"/>
    <w:rsid w:val="00AE5E01"/>
    <w:rsid w:val="00AE5EA4"/>
    <w:rsid w:val="00AE5EAD"/>
    <w:rsid w:val="00AE5F81"/>
    <w:rsid w:val="00AE609F"/>
    <w:rsid w:val="00AE614D"/>
    <w:rsid w:val="00AE6658"/>
    <w:rsid w:val="00AE689E"/>
    <w:rsid w:val="00AE6BBF"/>
    <w:rsid w:val="00AE6C05"/>
    <w:rsid w:val="00AE6F95"/>
    <w:rsid w:val="00AE7DE6"/>
    <w:rsid w:val="00AF01D4"/>
    <w:rsid w:val="00AF0A0A"/>
    <w:rsid w:val="00AF0E32"/>
    <w:rsid w:val="00AF16C6"/>
    <w:rsid w:val="00AF1BAB"/>
    <w:rsid w:val="00AF2133"/>
    <w:rsid w:val="00AF22E6"/>
    <w:rsid w:val="00AF2A3B"/>
    <w:rsid w:val="00AF2B58"/>
    <w:rsid w:val="00AF2DD0"/>
    <w:rsid w:val="00AF3421"/>
    <w:rsid w:val="00AF3A1F"/>
    <w:rsid w:val="00AF3B0F"/>
    <w:rsid w:val="00AF3FFE"/>
    <w:rsid w:val="00AF4146"/>
    <w:rsid w:val="00AF43EB"/>
    <w:rsid w:val="00AF4BA2"/>
    <w:rsid w:val="00AF51EF"/>
    <w:rsid w:val="00AF5394"/>
    <w:rsid w:val="00AF544A"/>
    <w:rsid w:val="00AF6077"/>
    <w:rsid w:val="00AF6384"/>
    <w:rsid w:val="00AF66A2"/>
    <w:rsid w:val="00AF6C1A"/>
    <w:rsid w:val="00AF6C82"/>
    <w:rsid w:val="00AF6E39"/>
    <w:rsid w:val="00AF6E93"/>
    <w:rsid w:val="00AF799F"/>
    <w:rsid w:val="00B00BC4"/>
    <w:rsid w:val="00B00BCB"/>
    <w:rsid w:val="00B00CB5"/>
    <w:rsid w:val="00B013D7"/>
    <w:rsid w:val="00B013DD"/>
    <w:rsid w:val="00B02139"/>
    <w:rsid w:val="00B024EA"/>
    <w:rsid w:val="00B02524"/>
    <w:rsid w:val="00B032E0"/>
    <w:rsid w:val="00B0336E"/>
    <w:rsid w:val="00B03790"/>
    <w:rsid w:val="00B038CD"/>
    <w:rsid w:val="00B03B6F"/>
    <w:rsid w:val="00B04028"/>
    <w:rsid w:val="00B044C5"/>
    <w:rsid w:val="00B04AD1"/>
    <w:rsid w:val="00B052F9"/>
    <w:rsid w:val="00B05A6D"/>
    <w:rsid w:val="00B05AA2"/>
    <w:rsid w:val="00B05E80"/>
    <w:rsid w:val="00B0607F"/>
    <w:rsid w:val="00B06332"/>
    <w:rsid w:val="00B064DE"/>
    <w:rsid w:val="00B06510"/>
    <w:rsid w:val="00B06E69"/>
    <w:rsid w:val="00B070C9"/>
    <w:rsid w:val="00B07613"/>
    <w:rsid w:val="00B076A9"/>
    <w:rsid w:val="00B07B4B"/>
    <w:rsid w:val="00B07D02"/>
    <w:rsid w:val="00B101EC"/>
    <w:rsid w:val="00B105FB"/>
    <w:rsid w:val="00B1083E"/>
    <w:rsid w:val="00B1090A"/>
    <w:rsid w:val="00B10AAD"/>
    <w:rsid w:val="00B10D4E"/>
    <w:rsid w:val="00B11412"/>
    <w:rsid w:val="00B116E3"/>
    <w:rsid w:val="00B1296F"/>
    <w:rsid w:val="00B12D23"/>
    <w:rsid w:val="00B12D8B"/>
    <w:rsid w:val="00B12E50"/>
    <w:rsid w:val="00B13052"/>
    <w:rsid w:val="00B13762"/>
    <w:rsid w:val="00B14730"/>
    <w:rsid w:val="00B14B4C"/>
    <w:rsid w:val="00B14BDD"/>
    <w:rsid w:val="00B152B6"/>
    <w:rsid w:val="00B15354"/>
    <w:rsid w:val="00B153C8"/>
    <w:rsid w:val="00B15822"/>
    <w:rsid w:val="00B159A4"/>
    <w:rsid w:val="00B15BB3"/>
    <w:rsid w:val="00B1622A"/>
    <w:rsid w:val="00B16762"/>
    <w:rsid w:val="00B170AB"/>
    <w:rsid w:val="00B17491"/>
    <w:rsid w:val="00B17673"/>
    <w:rsid w:val="00B17FB4"/>
    <w:rsid w:val="00B2035B"/>
    <w:rsid w:val="00B2042C"/>
    <w:rsid w:val="00B20506"/>
    <w:rsid w:val="00B20553"/>
    <w:rsid w:val="00B205CE"/>
    <w:rsid w:val="00B208BB"/>
    <w:rsid w:val="00B20A78"/>
    <w:rsid w:val="00B20C5E"/>
    <w:rsid w:val="00B224A0"/>
    <w:rsid w:val="00B22904"/>
    <w:rsid w:val="00B22C9E"/>
    <w:rsid w:val="00B22DA3"/>
    <w:rsid w:val="00B23BDD"/>
    <w:rsid w:val="00B23E55"/>
    <w:rsid w:val="00B248D6"/>
    <w:rsid w:val="00B248E8"/>
    <w:rsid w:val="00B249E7"/>
    <w:rsid w:val="00B24A88"/>
    <w:rsid w:val="00B24D39"/>
    <w:rsid w:val="00B24E3F"/>
    <w:rsid w:val="00B24FB7"/>
    <w:rsid w:val="00B25100"/>
    <w:rsid w:val="00B25E1A"/>
    <w:rsid w:val="00B25F33"/>
    <w:rsid w:val="00B2612C"/>
    <w:rsid w:val="00B26A65"/>
    <w:rsid w:val="00B26AA2"/>
    <w:rsid w:val="00B273EF"/>
    <w:rsid w:val="00B27C63"/>
    <w:rsid w:val="00B27D55"/>
    <w:rsid w:val="00B30178"/>
    <w:rsid w:val="00B30BEB"/>
    <w:rsid w:val="00B3120E"/>
    <w:rsid w:val="00B31677"/>
    <w:rsid w:val="00B31C9E"/>
    <w:rsid w:val="00B32390"/>
    <w:rsid w:val="00B325F1"/>
    <w:rsid w:val="00B32845"/>
    <w:rsid w:val="00B3295C"/>
    <w:rsid w:val="00B32C90"/>
    <w:rsid w:val="00B33134"/>
    <w:rsid w:val="00B33142"/>
    <w:rsid w:val="00B332A7"/>
    <w:rsid w:val="00B3364E"/>
    <w:rsid w:val="00B33B8D"/>
    <w:rsid w:val="00B340A1"/>
    <w:rsid w:val="00B3425D"/>
    <w:rsid w:val="00B3435C"/>
    <w:rsid w:val="00B34F87"/>
    <w:rsid w:val="00B351D2"/>
    <w:rsid w:val="00B354CF"/>
    <w:rsid w:val="00B35510"/>
    <w:rsid w:val="00B35E30"/>
    <w:rsid w:val="00B35ECB"/>
    <w:rsid w:val="00B362F6"/>
    <w:rsid w:val="00B36355"/>
    <w:rsid w:val="00B36714"/>
    <w:rsid w:val="00B36D3C"/>
    <w:rsid w:val="00B37D36"/>
    <w:rsid w:val="00B37EDA"/>
    <w:rsid w:val="00B4067D"/>
    <w:rsid w:val="00B406EE"/>
    <w:rsid w:val="00B40864"/>
    <w:rsid w:val="00B40965"/>
    <w:rsid w:val="00B4099E"/>
    <w:rsid w:val="00B40C0C"/>
    <w:rsid w:val="00B411D0"/>
    <w:rsid w:val="00B41B2D"/>
    <w:rsid w:val="00B41E15"/>
    <w:rsid w:val="00B42462"/>
    <w:rsid w:val="00B43497"/>
    <w:rsid w:val="00B43A3C"/>
    <w:rsid w:val="00B43ECD"/>
    <w:rsid w:val="00B44FEE"/>
    <w:rsid w:val="00B45483"/>
    <w:rsid w:val="00B45506"/>
    <w:rsid w:val="00B4570E"/>
    <w:rsid w:val="00B459DF"/>
    <w:rsid w:val="00B45BF4"/>
    <w:rsid w:val="00B45E19"/>
    <w:rsid w:val="00B46595"/>
    <w:rsid w:val="00B469DD"/>
    <w:rsid w:val="00B47933"/>
    <w:rsid w:val="00B501D1"/>
    <w:rsid w:val="00B5025D"/>
    <w:rsid w:val="00B503F6"/>
    <w:rsid w:val="00B50692"/>
    <w:rsid w:val="00B50FCA"/>
    <w:rsid w:val="00B51014"/>
    <w:rsid w:val="00B51230"/>
    <w:rsid w:val="00B51FDF"/>
    <w:rsid w:val="00B524D5"/>
    <w:rsid w:val="00B52591"/>
    <w:rsid w:val="00B5260A"/>
    <w:rsid w:val="00B526CB"/>
    <w:rsid w:val="00B52844"/>
    <w:rsid w:val="00B529EF"/>
    <w:rsid w:val="00B52B58"/>
    <w:rsid w:val="00B5392A"/>
    <w:rsid w:val="00B53F71"/>
    <w:rsid w:val="00B5465D"/>
    <w:rsid w:val="00B546D7"/>
    <w:rsid w:val="00B54AFA"/>
    <w:rsid w:val="00B550E2"/>
    <w:rsid w:val="00B5578E"/>
    <w:rsid w:val="00B559A7"/>
    <w:rsid w:val="00B55CBA"/>
    <w:rsid w:val="00B55D4C"/>
    <w:rsid w:val="00B56204"/>
    <w:rsid w:val="00B56725"/>
    <w:rsid w:val="00B56E39"/>
    <w:rsid w:val="00B577B3"/>
    <w:rsid w:val="00B57913"/>
    <w:rsid w:val="00B57EA6"/>
    <w:rsid w:val="00B60117"/>
    <w:rsid w:val="00B61141"/>
    <w:rsid w:val="00B614E1"/>
    <w:rsid w:val="00B615E6"/>
    <w:rsid w:val="00B618A4"/>
    <w:rsid w:val="00B61937"/>
    <w:rsid w:val="00B61F2F"/>
    <w:rsid w:val="00B62CC1"/>
    <w:rsid w:val="00B62E95"/>
    <w:rsid w:val="00B63533"/>
    <w:rsid w:val="00B63BA4"/>
    <w:rsid w:val="00B64DD7"/>
    <w:rsid w:val="00B650F1"/>
    <w:rsid w:val="00B65677"/>
    <w:rsid w:val="00B656AE"/>
    <w:rsid w:val="00B6637E"/>
    <w:rsid w:val="00B66665"/>
    <w:rsid w:val="00B67230"/>
    <w:rsid w:val="00B67A25"/>
    <w:rsid w:val="00B7017C"/>
    <w:rsid w:val="00B701F9"/>
    <w:rsid w:val="00B70557"/>
    <w:rsid w:val="00B70592"/>
    <w:rsid w:val="00B70F91"/>
    <w:rsid w:val="00B7117D"/>
    <w:rsid w:val="00B71313"/>
    <w:rsid w:val="00B7199B"/>
    <w:rsid w:val="00B71C2E"/>
    <w:rsid w:val="00B71CB3"/>
    <w:rsid w:val="00B7286E"/>
    <w:rsid w:val="00B72CAE"/>
    <w:rsid w:val="00B72CE0"/>
    <w:rsid w:val="00B73218"/>
    <w:rsid w:val="00B7344F"/>
    <w:rsid w:val="00B73642"/>
    <w:rsid w:val="00B73F2B"/>
    <w:rsid w:val="00B74127"/>
    <w:rsid w:val="00B74197"/>
    <w:rsid w:val="00B74C78"/>
    <w:rsid w:val="00B7556E"/>
    <w:rsid w:val="00B75F6F"/>
    <w:rsid w:val="00B76022"/>
    <w:rsid w:val="00B76546"/>
    <w:rsid w:val="00B770E4"/>
    <w:rsid w:val="00B777F1"/>
    <w:rsid w:val="00B80022"/>
    <w:rsid w:val="00B8019B"/>
    <w:rsid w:val="00B80B1B"/>
    <w:rsid w:val="00B80C47"/>
    <w:rsid w:val="00B80D41"/>
    <w:rsid w:val="00B8102F"/>
    <w:rsid w:val="00B8202A"/>
    <w:rsid w:val="00B8260D"/>
    <w:rsid w:val="00B82985"/>
    <w:rsid w:val="00B82A7A"/>
    <w:rsid w:val="00B82D7E"/>
    <w:rsid w:val="00B830D5"/>
    <w:rsid w:val="00B83836"/>
    <w:rsid w:val="00B83B1F"/>
    <w:rsid w:val="00B8421B"/>
    <w:rsid w:val="00B849BC"/>
    <w:rsid w:val="00B84A55"/>
    <w:rsid w:val="00B852BC"/>
    <w:rsid w:val="00B8565D"/>
    <w:rsid w:val="00B8592C"/>
    <w:rsid w:val="00B859DA"/>
    <w:rsid w:val="00B85E62"/>
    <w:rsid w:val="00B861B9"/>
    <w:rsid w:val="00B86448"/>
    <w:rsid w:val="00B8720D"/>
    <w:rsid w:val="00B872A1"/>
    <w:rsid w:val="00B877E1"/>
    <w:rsid w:val="00B87F71"/>
    <w:rsid w:val="00B900FE"/>
    <w:rsid w:val="00B9054D"/>
    <w:rsid w:val="00B9075B"/>
    <w:rsid w:val="00B90820"/>
    <w:rsid w:val="00B90BDC"/>
    <w:rsid w:val="00B90D45"/>
    <w:rsid w:val="00B919B5"/>
    <w:rsid w:val="00B91DF6"/>
    <w:rsid w:val="00B92081"/>
    <w:rsid w:val="00B92483"/>
    <w:rsid w:val="00B92C62"/>
    <w:rsid w:val="00B93267"/>
    <w:rsid w:val="00B94048"/>
    <w:rsid w:val="00B9445E"/>
    <w:rsid w:val="00B94A2D"/>
    <w:rsid w:val="00B94CB4"/>
    <w:rsid w:val="00B95401"/>
    <w:rsid w:val="00B95B86"/>
    <w:rsid w:val="00B962C6"/>
    <w:rsid w:val="00B968DE"/>
    <w:rsid w:val="00B96998"/>
    <w:rsid w:val="00B978A3"/>
    <w:rsid w:val="00BA032D"/>
    <w:rsid w:val="00BA0695"/>
    <w:rsid w:val="00BA086E"/>
    <w:rsid w:val="00BA0FD6"/>
    <w:rsid w:val="00BA180E"/>
    <w:rsid w:val="00BA183E"/>
    <w:rsid w:val="00BA1A4D"/>
    <w:rsid w:val="00BA2396"/>
    <w:rsid w:val="00BA2644"/>
    <w:rsid w:val="00BA2DD8"/>
    <w:rsid w:val="00BA2EB2"/>
    <w:rsid w:val="00BA30AF"/>
    <w:rsid w:val="00BA30FA"/>
    <w:rsid w:val="00BA33B7"/>
    <w:rsid w:val="00BA36B0"/>
    <w:rsid w:val="00BA39C8"/>
    <w:rsid w:val="00BA3C85"/>
    <w:rsid w:val="00BA42AD"/>
    <w:rsid w:val="00BA4950"/>
    <w:rsid w:val="00BA4DBF"/>
    <w:rsid w:val="00BA4DCD"/>
    <w:rsid w:val="00BA4F05"/>
    <w:rsid w:val="00BA4FFC"/>
    <w:rsid w:val="00BA5389"/>
    <w:rsid w:val="00BA55E3"/>
    <w:rsid w:val="00BA5B6A"/>
    <w:rsid w:val="00BA5C82"/>
    <w:rsid w:val="00BA5EB6"/>
    <w:rsid w:val="00BA618D"/>
    <w:rsid w:val="00BA65D9"/>
    <w:rsid w:val="00BA6B23"/>
    <w:rsid w:val="00BA6BB7"/>
    <w:rsid w:val="00BA6F36"/>
    <w:rsid w:val="00BA737B"/>
    <w:rsid w:val="00BB0805"/>
    <w:rsid w:val="00BB0E0C"/>
    <w:rsid w:val="00BB19E2"/>
    <w:rsid w:val="00BB20DD"/>
    <w:rsid w:val="00BB26C3"/>
    <w:rsid w:val="00BB2856"/>
    <w:rsid w:val="00BB2FA8"/>
    <w:rsid w:val="00BB3282"/>
    <w:rsid w:val="00BB329A"/>
    <w:rsid w:val="00BB3665"/>
    <w:rsid w:val="00BB4305"/>
    <w:rsid w:val="00BB4770"/>
    <w:rsid w:val="00BB4D7B"/>
    <w:rsid w:val="00BB5586"/>
    <w:rsid w:val="00BB5A38"/>
    <w:rsid w:val="00BB5C9A"/>
    <w:rsid w:val="00BB5F98"/>
    <w:rsid w:val="00BB6C60"/>
    <w:rsid w:val="00BB77F8"/>
    <w:rsid w:val="00BB7DB9"/>
    <w:rsid w:val="00BC1A46"/>
    <w:rsid w:val="00BC1FC5"/>
    <w:rsid w:val="00BC236B"/>
    <w:rsid w:val="00BC349B"/>
    <w:rsid w:val="00BC3F2C"/>
    <w:rsid w:val="00BC4B0E"/>
    <w:rsid w:val="00BC4C4A"/>
    <w:rsid w:val="00BC4D43"/>
    <w:rsid w:val="00BC4F32"/>
    <w:rsid w:val="00BC509B"/>
    <w:rsid w:val="00BC58EA"/>
    <w:rsid w:val="00BC5BCB"/>
    <w:rsid w:val="00BC5D00"/>
    <w:rsid w:val="00BC5F63"/>
    <w:rsid w:val="00BC6021"/>
    <w:rsid w:val="00BC63E8"/>
    <w:rsid w:val="00BC6403"/>
    <w:rsid w:val="00BC671B"/>
    <w:rsid w:val="00BC6CA3"/>
    <w:rsid w:val="00BC7088"/>
    <w:rsid w:val="00BC764F"/>
    <w:rsid w:val="00BC7B4F"/>
    <w:rsid w:val="00BD0233"/>
    <w:rsid w:val="00BD0380"/>
    <w:rsid w:val="00BD03DB"/>
    <w:rsid w:val="00BD0428"/>
    <w:rsid w:val="00BD044E"/>
    <w:rsid w:val="00BD04B3"/>
    <w:rsid w:val="00BD0549"/>
    <w:rsid w:val="00BD066D"/>
    <w:rsid w:val="00BD0B01"/>
    <w:rsid w:val="00BD0B50"/>
    <w:rsid w:val="00BD0C7C"/>
    <w:rsid w:val="00BD1261"/>
    <w:rsid w:val="00BD12C8"/>
    <w:rsid w:val="00BD1906"/>
    <w:rsid w:val="00BD20B8"/>
    <w:rsid w:val="00BD2976"/>
    <w:rsid w:val="00BD2C5C"/>
    <w:rsid w:val="00BD2C76"/>
    <w:rsid w:val="00BD3145"/>
    <w:rsid w:val="00BD32DE"/>
    <w:rsid w:val="00BD39DE"/>
    <w:rsid w:val="00BD413C"/>
    <w:rsid w:val="00BD46D5"/>
    <w:rsid w:val="00BD589B"/>
    <w:rsid w:val="00BD59E6"/>
    <w:rsid w:val="00BD6F6C"/>
    <w:rsid w:val="00BD7159"/>
    <w:rsid w:val="00BD724C"/>
    <w:rsid w:val="00BD7398"/>
    <w:rsid w:val="00BD7554"/>
    <w:rsid w:val="00BD7A50"/>
    <w:rsid w:val="00BD7DA5"/>
    <w:rsid w:val="00BDBE5E"/>
    <w:rsid w:val="00BE0255"/>
    <w:rsid w:val="00BE03E4"/>
    <w:rsid w:val="00BE0418"/>
    <w:rsid w:val="00BE0590"/>
    <w:rsid w:val="00BE07DE"/>
    <w:rsid w:val="00BE0C1B"/>
    <w:rsid w:val="00BE1015"/>
    <w:rsid w:val="00BE1516"/>
    <w:rsid w:val="00BE1A81"/>
    <w:rsid w:val="00BE2D45"/>
    <w:rsid w:val="00BE3093"/>
    <w:rsid w:val="00BE32BC"/>
    <w:rsid w:val="00BE3C72"/>
    <w:rsid w:val="00BE3D86"/>
    <w:rsid w:val="00BE3E2E"/>
    <w:rsid w:val="00BE3E7F"/>
    <w:rsid w:val="00BE47E5"/>
    <w:rsid w:val="00BE55CF"/>
    <w:rsid w:val="00BE59B8"/>
    <w:rsid w:val="00BE6595"/>
    <w:rsid w:val="00BE65FF"/>
    <w:rsid w:val="00BE6865"/>
    <w:rsid w:val="00BE6CAD"/>
    <w:rsid w:val="00BE6FAA"/>
    <w:rsid w:val="00BE7495"/>
    <w:rsid w:val="00BE785E"/>
    <w:rsid w:val="00BE79D4"/>
    <w:rsid w:val="00BE7FF9"/>
    <w:rsid w:val="00BF0646"/>
    <w:rsid w:val="00BF087F"/>
    <w:rsid w:val="00BF09B4"/>
    <w:rsid w:val="00BF0AEA"/>
    <w:rsid w:val="00BF0DEC"/>
    <w:rsid w:val="00BF10C6"/>
    <w:rsid w:val="00BF110F"/>
    <w:rsid w:val="00BF1231"/>
    <w:rsid w:val="00BF1415"/>
    <w:rsid w:val="00BF152F"/>
    <w:rsid w:val="00BF1533"/>
    <w:rsid w:val="00BF1B04"/>
    <w:rsid w:val="00BF1CBC"/>
    <w:rsid w:val="00BF241A"/>
    <w:rsid w:val="00BF258D"/>
    <w:rsid w:val="00BF2601"/>
    <w:rsid w:val="00BF2E23"/>
    <w:rsid w:val="00BF30BA"/>
    <w:rsid w:val="00BF359F"/>
    <w:rsid w:val="00BF3846"/>
    <w:rsid w:val="00BF3F25"/>
    <w:rsid w:val="00BF408B"/>
    <w:rsid w:val="00BF45E0"/>
    <w:rsid w:val="00BF491E"/>
    <w:rsid w:val="00BF4CB4"/>
    <w:rsid w:val="00BF5B97"/>
    <w:rsid w:val="00BF60DC"/>
    <w:rsid w:val="00BF6537"/>
    <w:rsid w:val="00BF6A67"/>
    <w:rsid w:val="00BF6BFB"/>
    <w:rsid w:val="00BF7B23"/>
    <w:rsid w:val="00C0147B"/>
    <w:rsid w:val="00C01A52"/>
    <w:rsid w:val="00C01FA3"/>
    <w:rsid w:val="00C021CB"/>
    <w:rsid w:val="00C02308"/>
    <w:rsid w:val="00C029D1"/>
    <w:rsid w:val="00C02C4A"/>
    <w:rsid w:val="00C02C57"/>
    <w:rsid w:val="00C02D78"/>
    <w:rsid w:val="00C02F4E"/>
    <w:rsid w:val="00C03121"/>
    <w:rsid w:val="00C0315A"/>
    <w:rsid w:val="00C03B53"/>
    <w:rsid w:val="00C04222"/>
    <w:rsid w:val="00C04537"/>
    <w:rsid w:val="00C04807"/>
    <w:rsid w:val="00C049AE"/>
    <w:rsid w:val="00C04C6F"/>
    <w:rsid w:val="00C05170"/>
    <w:rsid w:val="00C057E9"/>
    <w:rsid w:val="00C06892"/>
    <w:rsid w:val="00C07518"/>
    <w:rsid w:val="00C07A14"/>
    <w:rsid w:val="00C10519"/>
    <w:rsid w:val="00C107E0"/>
    <w:rsid w:val="00C10898"/>
    <w:rsid w:val="00C11290"/>
    <w:rsid w:val="00C11C82"/>
    <w:rsid w:val="00C11D26"/>
    <w:rsid w:val="00C1212C"/>
    <w:rsid w:val="00C12429"/>
    <w:rsid w:val="00C1320C"/>
    <w:rsid w:val="00C13A6F"/>
    <w:rsid w:val="00C13E60"/>
    <w:rsid w:val="00C1413F"/>
    <w:rsid w:val="00C14230"/>
    <w:rsid w:val="00C1498F"/>
    <w:rsid w:val="00C14D95"/>
    <w:rsid w:val="00C1581E"/>
    <w:rsid w:val="00C1609E"/>
    <w:rsid w:val="00C16B38"/>
    <w:rsid w:val="00C16BCE"/>
    <w:rsid w:val="00C17044"/>
    <w:rsid w:val="00C170D2"/>
    <w:rsid w:val="00C17AAB"/>
    <w:rsid w:val="00C17BFC"/>
    <w:rsid w:val="00C200FC"/>
    <w:rsid w:val="00C209B7"/>
    <w:rsid w:val="00C20B71"/>
    <w:rsid w:val="00C21A38"/>
    <w:rsid w:val="00C21E97"/>
    <w:rsid w:val="00C21FB1"/>
    <w:rsid w:val="00C23379"/>
    <w:rsid w:val="00C23912"/>
    <w:rsid w:val="00C239D6"/>
    <w:rsid w:val="00C23D67"/>
    <w:rsid w:val="00C24051"/>
    <w:rsid w:val="00C2450A"/>
    <w:rsid w:val="00C249F1"/>
    <w:rsid w:val="00C24F8A"/>
    <w:rsid w:val="00C25994"/>
    <w:rsid w:val="00C25ADD"/>
    <w:rsid w:val="00C25DBB"/>
    <w:rsid w:val="00C25F42"/>
    <w:rsid w:val="00C262D6"/>
    <w:rsid w:val="00C268ED"/>
    <w:rsid w:val="00C26BE0"/>
    <w:rsid w:val="00C27829"/>
    <w:rsid w:val="00C27887"/>
    <w:rsid w:val="00C301EA"/>
    <w:rsid w:val="00C3086E"/>
    <w:rsid w:val="00C30FF3"/>
    <w:rsid w:val="00C31CA0"/>
    <w:rsid w:val="00C32227"/>
    <w:rsid w:val="00C3272D"/>
    <w:rsid w:val="00C328AC"/>
    <w:rsid w:val="00C332A1"/>
    <w:rsid w:val="00C34FBF"/>
    <w:rsid w:val="00C3560B"/>
    <w:rsid w:val="00C356EE"/>
    <w:rsid w:val="00C3634B"/>
    <w:rsid w:val="00C3755F"/>
    <w:rsid w:val="00C37A7B"/>
    <w:rsid w:val="00C37A8B"/>
    <w:rsid w:val="00C4074C"/>
    <w:rsid w:val="00C40A22"/>
    <w:rsid w:val="00C40E4F"/>
    <w:rsid w:val="00C4101A"/>
    <w:rsid w:val="00C41568"/>
    <w:rsid w:val="00C418B9"/>
    <w:rsid w:val="00C41B44"/>
    <w:rsid w:val="00C41CD8"/>
    <w:rsid w:val="00C41D2C"/>
    <w:rsid w:val="00C424F0"/>
    <w:rsid w:val="00C437E5"/>
    <w:rsid w:val="00C441F6"/>
    <w:rsid w:val="00C4441D"/>
    <w:rsid w:val="00C4507D"/>
    <w:rsid w:val="00C451F7"/>
    <w:rsid w:val="00C45490"/>
    <w:rsid w:val="00C4579B"/>
    <w:rsid w:val="00C462BE"/>
    <w:rsid w:val="00C4654B"/>
    <w:rsid w:val="00C4658D"/>
    <w:rsid w:val="00C47752"/>
    <w:rsid w:val="00C502D5"/>
    <w:rsid w:val="00C504CC"/>
    <w:rsid w:val="00C50507"/>
    <w:rsid w:val="00C50647"/>
    <w:rsid w:val="00C50A9E"/>
    <w:rsid w:val="00C50B7D"/>
    <w:rsid w:val="00C50CA3"/>
    <w:rsid w:val="00C5107E"/>
    <w:rsid w:val="00C51493"/>
    <w:rsid w:val="00C51672"/>
    <w:rsid w:val="00C517AA"/>
    <w:rsid w:val="00C51868"/>
    <w:rsid w:val="00C51AA7"/>
    <w:rsid w:val="00C51AFD"/>
    <w:rsid w:val="00C525CB"/>
    <w:rsid w:val="00C5310C"/>
    <w:rsid w:val="00C531B1"/>
    <w:rsid w:val="00C539D5"/>
    <w:rsid w:val="00C53E32"/>
    <w:rsid w:val="00C54163"/>
    <w:rsid w:val="00C54546"/>
    <w:rsid w:val="00C545F1"/>
    <w:rsid w:val="00C54D0A"/>
    <w:rsid w:val="00C54DCA"/>
    <w:rsid w:val="00C5538D"/>
    <w:rsid w:val="00C558AF"/>
    <w:rsid w:val="00C55BA0"/>
    <w:rsid w:val="00C563B2"/>
    <w:rsid w:val="00C56482"/>
    <w:rsid w:val="00C566E6"/>
    <w:rsid w:val="00C5695F"/>
    <w:rsid w:val="00C56A4C"/>
    <w:rsid w:val="00C56EC4"/>
    <w:rsid w:val="00C57222"/>
    <w:rsid w:val="00C60152"/>
    <w:rsid w:val="00C606F4"/>
    <w:rsid w:val="00C60817"/>
    <w:rsid w:val="00C6125E"/>
    <w:rsid w:val="00C61667"/>
    <w:rsid w:val="00C62644"/>
    <w:rsid w:val="00C628D5"/>
    <w:rsid w:val="00C62E6B"/>
    <w:rsid w:val="00C639DD"/>
    <w:rsid w:val="00C63B89"/>
    <w:rsid w:val="00C64374"/>
    <w:rsid w:val="00C649DA"/>
    <w:rsid w:val="00C64AB8"/>
    <w:rsid w:val="00C64B07"/>
    <w:rsid w:val="00C64D21"/>
    <w:rsid w:val="00C65185"/>
    <w:rsid w:val="00C655B8"/>
    <w:rsid w:val="00C65640"/>
    <w:rsid w:val="00C65C8B"/>
    <w:rsid w:val="00C66145"/>
    <w:rsid w:val="00C66451"/>
    <w:rsid w:val="00C66A53"/>
    <w:rsid w:val="00C66C05"/>
    <w:rsid w:val="00C66C3D"/>
    <w:rsid w:val="00C671D2"/>
    <w:rsid w:val="00C679F0"/>
    <w:rsid w:val="00C70624"/>
    <w:rsid w:val="00C711A5"/>
    <w:rsid w:val="00C71200"/>
    <w:rsid w:val="00C71554"/>
    <w:rsid w:val="00C71635"/>
    <w:rsid w:val="00C7207D"/>
    <w:rsid w:val="00C725CC"/>
    <w:rsid w:val="00C7347E"/>
    <w:rsid w:val="00C737D5"/>
    <w:rsid w:val="00C7388D"/>
    <w:rsid w:val="00C73995"/>
    <w:rsid w:val="00C73BE6"/>
    <w:rsid w:val="00C741AC"/>
    <w:rsid w:val="00C744D7"/>
    <w:rsid w:val="00C7452A"/>
    <w:rsid w:val="00C7463A"/>
    <w:rsid w:val="00C7505B"/>
    <w:rsid w:val="00C754EF"/>
    <w:rsid w:val="00C75AE2"/>
    <w:rsid w:val="00C76354"/>
    <w:rsid w:val="00C767B9"/>
    <w:rsid w:val="00C76A6F"/>
    <w:rsid w:val="00C773C1"/>
    <w:rsid w:val="00C77A4E"/>
    <w:rsid w:val="00C77C2B"/>
    <w:rsid w:val="00C77EE8"/>
    <w:rsid w:val="00C80884"/>
    <w:rsid w:val="00C8127D"/>
    <w:rsid w:val="00C815E9"/>
    <w:rsid w:val="00C81EAE"/>
    <w:rsid w:val="00C8251E"/>
    <w:rsid w:val="00C8270E"/>
    <w:rsid w:val="00C830B7"/>
    <w:rsid w:val="00C831B0"/>
    <w:rsid w:val="00C832C2"/>
    <w:rsid w:val="00C84252"/>
    <w:rsid w:val="00C8457E"/>
    <w:rsid w:val="00C845E4"/>
    <w:rsid w:val="00C8464A"/>
    <w:rsid w:val="00C848E0"/>
    <w:rsid w:val="00C849A1"/>
    <w:rsid w:val="00C85014"/>
    <w:rsid w:val="00C85016"/>
    <w:rsid w:val="00C85CB6"/>
    <w:rsid w:val="00C85D19"/>
    <w:rsid w:val="00C86AA3"/>
    <w:rsid w:val="00C86F6B"/>
    <w:rsid w:val="00C870B3"/>
    <w:rsid w:val="00C872E2"/>
    <w:rsid w:val="00C87417"/>
    <w:rsid w:val="00C8757A"/>
    <w:rsid w:val="00C87DB8"/>
    <w:rsid w:val="00C87E11"/>
    <w:rsid w:val="00C87F80"/>
    <w:rsid w:val="00C90525"/>
    <w:rsid w:val="00C90844"/>
    <w:rsid w:val="00C90C8A"/>
    <w:rsid w:val="00C9152A"/>
    <w:rsid w:val="00C91F61"/>
    <w:rsid w:val="00C91FFF"/>
    <w:rsid w:val="00C924D3"/>
    <w:rsid w:val="00C924F6"/>
    <w:rsid w:val="00C932CB"/>
    <w:rsid w:val="00C937BB"/>
    <w:rsid w:val="00C93A7C"/>
    <w:rsid w:val="00C93DE6"/>
    <w:rsid w:val="00C945C6"/>
    <w:rsid w:val="00C9473B"/>
    <w:rsid w:val="00C94CC4"/>
    <w:rsid w:val="00C954DD"/>
    <w:rsid w:val="00C95C77"/>
    <w:rsid w:val="00C966E5"/>
    <w:rsid w:val="00C970D1"/>
    <w:rsid w:val="00C97357"/>
    <w:rsid w:val="00C974F8"/>
    <w:rsid w:val="00C978D9"/>
    <w:rsid w:val="00CA1383"/>
    <w:rsid w:val="00CA1469"/>
    <w:rsid w:val="00CA1AA1"/>
    <w:rsid w:val="00CA1BCB"/>
    <w:rsid w:val="00CA28FB"/>
    <w:rsid w:val="00CA2FE6"/>
    <w:rsid w:val="00CA3055"/>
    <w:rsid w:val="00CA3BC8"/>
    <w:rsid w:val="00CA483C"/>
    <w:rsid w:val="00CA4D5D"/>
    <w:rsid w:val="00CA5384"/>
    <w:rsid w:val="00CA54CA"/>
    <w:rsid w:val="00CA5766"/>
    <w:rsid w:val="00CA5EC5"/>
    <w:rsid w:val="00CA6126"/>
    <w:rsid w:val="00CA620A"/>
    <w:rsid w:val="00CA6E7B"/>
    <w:rsid w:val="00CA74BE"/>
    <w:rsid w:val="00CA792A"/>
    <w:rsid w:val="00CB011B"/>
    <w:rsid w:val="00CB01D7"/>
    <w:rsid w:val="00CB03AD"/>
    <w:rsid w:val="00CB03B2"/>
    <w:rsid w:val="00CB0D66"/>
    <w:rsid w:val="00CB0EA5"/>
    <w:rsid w:val="00CB10AF"/>
    <w:rsid w:val="00CB1952"/>
    <w:rsid w:val="00CB1BCD"/>
    <w:rsid w:val="00CB1FA4"/>
    <w:rsid w:val="00CB259F"/>
    <w:rsid w:val="00CB2C49"/>
    <w:rsid w:val="00CB2FF2"/>
    <w:rsid w:val="00CB30FD"/>
    <w:rsid w:val="00CB332E"/>
    <w:rsid w:val="00CB3683"/>
    <w:rsid w:val="00CB37C2"/>
    <w:rsid w:val="00CB37D8"/>
    <w:rsid w:val="00CB4F00"/>
    <w:rsid w:val="00CB5675"/>
    <w:rsid w:val="00CB5A12"/>
    <w:rsid w:val="00CB5E6C"/>
    <w:rsid w:val="00CB609F"/>
    <w:rsid w:val="00CB6363"/>
    <w:rsid w:val="00CB6462"/>
    <w:rsid w:val="00CB6CAD"/>
    <w:rsid w:val="00CB7850"/>
    <w:rsid w:val="00CC02E0"/>
    <w:rsid w:val="00CC06AA"/>
    <w:rsid w:val="00CC1387"/>
    <w:rsid w:val="00CC162B"/>
    <w:rsid w:val="00CC1DC5"/>
    <w:rsid w:val="00CC2176"/>
    <w:rsid w:val="00CC277F"/>
    <w:rsid w:val="00CC33AB"/>
    <w:rsid w:val="00CC3535"/>
    <w:rsid w:val="00CC37B1"/>
    <w:rsid w:val="00CC39F5"/>
    <w:rsid w:val="00CC3A9D"/>
    <w:rsid w:val="00CC4B8F"/>
    <w:rsid w:val="00CC50EA"/>
    <w:rsid w:val="00CC5584"/>
    <w:rsid w:val="00CC5A8A"/>
    <w:rsid w:val="00CC5D15"/>
    <w:rsid w:val="00CC6034"/>
    <w:rsid w:val="00CC6273"/>
    <w:rsid w:val="00CC640E"/>
    <w:rsid w:val="00CC6415"/>
    <w:rsid w:val="00CC6D90"/>
    <w:rsid w:val="00CC74AE"/>
    <w:rsid w:val="00CC7A3E"/>
    <w:rsid w:val="00CD15F3"/>
    <w:rsid w:val="00CD166D"/>
    <w:rsid w:val="00CD1BA6"/>
    <w:rsid w:val="00CD1CE7"/>
    <w:rsid w:val="00CD21DE"/>
    <w:rsid w:val="00CD2635"/>
    <w:rsid w:val="00CD2887"/>
    <w:rsid w:val="00CD295E"/>
    <w:rsid w:val="00CD2B96"/>
    <w:rsid w:val="00CD2ED4"/>
    <w:rsid w:val="00CD30B6"/>
    <w:rsid w:val="00CD32FC"/>
    <w:rsid w:val="00CD33A0"/>
    <w:rsid w:val="00CD3F6F"/>
    <w:rsid w:val="00CD4114"/>
    <w:rsid w:val="00CD49AC"/>
    <w:rsid w:val="00CD4A7C"/>
    <w:rsid w:val="00CD4B4E"/>
    <w:rsid w:val="00CD4D63"/>
    <w:rsid w:val="00CD4F47"/>
    <w:rsid w:val="00CD55DF"/>
    <w:rsid w:val="00CD5780"/>
    <w:rsid w:val="00CD5DB4"/>
    <w:rsid w:val="00CD5ECA"/>
    <w:rsid w:val="00CD5FB3"/>
    <w:rsid w:val="00CD679D"/>
    <w:rsid w:val="00CE009B"/>
    <w:rsid w:val="00CE0415"/>
    <w:rsid w:val="00CE06FB"/>
    <w:rsid w:val="00CE075D"/>
    <w:rsid w:val="00CE0E39"/>
    <w:rsid w:val="00CE143B"/>
    <w:rsid w:val="00CE151C"/>
    <w:rsid w:val="00CE15FC"/>
    <w:rsid w:val="00CE1798"/>
    <w:rsid w:val="00CE199B"/>
    <w:rsid w:val="00CE1BEE"/>
    <w:rsid w:val="00CE1CD0"/>
    <w:rsid w:val="00CE1D4B"/>
    <w:rsid w:val="00CE2673"/>
    <w:rsid w:val="00CE29B4"/>
    <w:rsid w:val="00CE2A3D"/>
    <w:rsid w:val="00CE2AE0"/>
    <w:rsid w:val="00CE2BD2"/>
    <w:rsid w:val="00CE374E"/>
    <w:rsid w:val="00CE3B24"/>
    <w:rsid w:val="00CE3B39"/>
    <w:rsid w:val="00CE3E67"/>
    <w:rsid w:val="00CE4D1F"/>
    <w:rsid w:val="00CE56AD"/>
    <w:rsid w:val="00CE56E8"/>
    <w:rsid w:val="00CE573A"/>
    <w:rsid w:val="00CE5AC8"/>
    <w:rsid w:val="00CE5D68"/>
    <w:rsid w:val="00CE5EAE"/>
    <w:rsid w:val="00CE602B"/>
    <w:rsid w:val="00CE6499"/>
    <w:rsid w:val="00CE6781"/>
    <w:rsid w:val="00CE6FBC"/>
    <w:rsid w:val="00CE7057"/>
    <w:rsid w:val="00CE70EA"/>
    <w:rsid w:val="00CE730C"/>
    <w:rsid w:val="00CE7406"/>
    <w:rsid w:val="00CE7997"/>
    <w:rsid w:val="00CE7E8F"/>
    <w:rsid w:val="00CF0106"/>
    <w:rsid w:val="00CF03D9"/>
    <w:rsid w:val="00CF0466"/>
    <w:rsid w:val="00CF07C9"/>
    <w:rsid w:val="00CF0A31"/>
    <w:rsid w:val="00CF0BDB"/>
    <w:rsid w:val="00CF105A"/>
    <w:rsid w:val="00CF176F"/>
    <w:rsid w:val="00CF1960"/>
    <w:rsid w:val="00CF19C8"/>
    <w:rsid w:val="00CF1A53"/>
    <w:rsid w:val="00CF1B9E"/>
    <w:rsid w:val="00CF23A1"/>
    <w:rsid w:val="00CF3350"/>
    <w:rsid w:val="00CF365D"/>
    <w:rsid w:val="00CF3BCA"/>
    <w:rsid w:val="00CF3EC0"/>
    <w:rsid w:val="00CF4555"/>
    <w:rsid w:val="00CF45C4"/>
    <w:rsid w:val="00CF4808"/>
    <w:rsid w:val="00CF4C52"/>
    <w:rsid w:val="00CF4CB3"/>
    <w:rsid w:val="00CF5587"/>
    <w:rsid w:val="00CF57CF"/>
    <w:rsid w:val="00CF5BAC"/>
    <w:rsid w:val="00CF5D52"/>
    <w:rsid w:val="00CF61A9"/>
    <w:rsid w:val="00CF6B5A"/>
    <w:rsid w:val="00CF6C1B"/>
    <w:rsid w:val="00CF7989"/>
    <w:rsid w:val="00CF7E6B"/>
    <w:rsid w:val="00CFC2F3"/>
    <w:rsid w:val="00D001A0"/>
    <w:rsid w:val="00D00204"/>
    <w:rsid w:val="00D006EB"/>
    <w:rsid w:val="00D0212F"/>
    <w:rsid w:val="00D02357"/>
    <w:rsid w:val="00D02745"/>
    <w:rsid w:val="00D02C62"/>
    <w:rsid w:val="00D02FC0"/>
    <w:rsid w:val="00D03C14"/>
    <w:rsid w:val="00D041A0"/>
    <w:rsid w:val="00D04ABD"/>
    <w:rsid w:val="00D04E47"/>
    <w:rsid w:val="00D05C96"/>
    <w:rsid w:val="00D07068"/>
    <w:rsid w:val="00D071AA"/>
    <w:rsid w:val="00D07273"/>
    <w:rsid w:val="00D07410"/>
    <w:rsid w:val="00D079F4"/>
    <w:rsid w:val="00D07B93"/>
    <w:rsid w:val="00D07BEB"/>
    <w:rsid w:val="00D07C11"/>
    <w:rsid w:val="00D10697"/>
    <w:rsid w:val="00D11498"/>
    <w:rsid w:val="00D114A2"/>
    <w:rsid w:val="00D11A2B"/>
    <w:rsid w:val="00D128C4"/>
    <w:rsid w:val="00D132A0"/>
    <w:rsid w:val="00D138D3"/>
    <w:rsid w:val="00D13FBB"/>
    <w:rsid w:val="00D14E22"/>
    <w:rsid w:val="00D1521E"/>
    <w:rsid w:val="00D15D1B"/>
    <w:rsid w:val="00D15D76"/>
    <w:rsid w:val="00D15E01"/>
    <w:rsid w:val="00D163C2"/>
    <w:rsid w:val="00D16479"/>
    <w:rsid w:val="00D165BC"/>
    <w:rsid w:val="00D17F7C"/>
    <w:rsid w:val="00D21CD3"/>
    <w:rsid w:val="00D2223A"/>
    <w:rsid w:val="00D223DD"/>
    <w:rsid w:val="00D23337"/>
    <w:rsid w:val="00D233DD"/>
    <w:rsid w:val="00D234BE"/>
    <w:rsid w:val="00D23E15"/>
    <w:rsid w:val="00D23F4D"/>
    <w:rsid w:val="00D240FD"/>
    <w:rsid w:val="00D246AC"/>
    <w:rsid w:val="00D24C7F"/>
    <w:rsid w:val="00D24D54"/>
    <w:rsid w:val="00D268FB"/>
    <w:rsid w:val="00D26C97"/>
    <w:rsid w:val="00D26F93"/>
    <w:rsid w:val="00D2715A"/>
    <w:rsid w:val="00D27A67"/>
    <w:rsid w:val="00D27B03"/>
    <w:rsid w:val="00D27FD7"/>
    <w:rsid w:val="00D30509"/>
    <w:rsid w:val="00D30707"/>
    <w:rsid w:val="00D30982"/>
    <w:rsid w:val="00D3113C"/>
    <w:rsid w:val="00D314D8"/>
    <w:rsid w:val="00D3189D"/>
    <w:rsid w:val="00D31AE2"/>
    <w:rsid w:val="00D31C64"/>
    <w:rsid w:val="00D31C93"/>
    <w:rsid w:val="00D31EB8"/>
    <w:rsid w:val="00D325C6"/>
    <w:rsid w:val="00D32E70"/>
    <w:rsid w:val="00D333F7"/>
    <w:rsid w:val="00D33BCF"/>
    <w:rsid w:val="00D33D6B"/>
    <w:rsid w:val="00D3420C"/>
    <w:rsid w:val="00D3476F"/>
    <w:rsid w:val="00D34811"/>
    <w:rsid w:val="00D354A2"/>
    <w:rsid w:val="00D36149"/>
    <w:rsid w:val="00D3622D"/>
    <w:rsid w:val="00D362E1"/>
    <w:rsid w:val="00D365B2"/>
    <w:rsid w:val="00D37347"/>
    <w:rsid w:val="00D37444"/>
    <w:rsid w:val="00D375EA"/>
    <w:rsid w:val="00D37C34"/>
    <w:rsid w:val="00D37DEF"/>
    <w:rsid w:val="00D37FDF"/>
    <w:rsid w:val="00D403B8"/>
    <w:rsid w:val="00D40825"/>
    <w:rsid w:val="00D409A3"/>
    <w:rsid w:val="00D40C8E"/>
    <w:rsid w:val="00D40D15"/>
    <w:rsid w:val="00D41495"/>
    <w:rsid w:val="00D41713"/>
    <w:rsid w:val="00D4172B"/>
    <w:rsid w:val="00D41B62"/>
    <w:rsid w:val="00D41BCC"/>
    <w:rsid w:val="00D42457"/>
    <w:rsid w:val="00D42811"/>
    <w:rsid w:val="00D42BA2"/>
    <w:rsid w:val="00D42C05"/>
    <w:rsid w:val="00D43A82"/>
    <w:rsid w:val="00D43DFD"/>
    <w:rsid w:val="00D44863"/>
    <w:rsid w:val="00D44DA3"/>
    <w:rsid w:val="00D45278"/>
    <w:rsid w:val="00D453D7"/>
    <w:rsid w:val="00D45A05"/>
    <w:rsid w:val="00D46270"/>
    <w:rsid w:val="00D4686C"/>
    <w:rsid w:val="00D468EA"/>
    <w:rsid w:val="00D47027"/>
    <w:rsid w:val="00D47146"/>
    <w:rsid w:val="00D47B77"/>
    <w:rsid w:val="00D47F7E"/>
    <w:rsid w:val="00D504A4"/>
    <w:rsid w:val="00D5088A"/>
    <w:rsid w:val="00D50A2F"/>
    <w:rsid w:val="00D51763"/>
    <w:rsid w:val="00D5246F"/>
    <w:rsid w:val="00D526C2"/>
    <w:rsid w:val="00D52712"/>
    <w:rsid w:val="00D52B23"/>
    <w:rsid w:val="00D533C2"/>
    <w:rsid w:val="00D53CB8"/>
    <w:rsid w:val="00D53E8B"/>
    <w:rsid w:val="00D54413"/>
    <w:rsid w:val="00D54B95"/>
    <w:rsid w:val="00D5513E"/>
    <w:rsid w:val="00D553B1"/>
    <w:rsid w:val="00D55550"/>
    <w:rsid w:val="00D5570D"/>
    <w:rsid w:val="00D5647F"/>
    <w:rsid w:val="00D566C3"/>
    <w:rsid w:val="00D567C2"/>
    <w:rsid w:val="00D5693E"/>
    <w:rsid w:val="00D56B75"/>
    <w:rsid w:val="00D574EF"/>
    <w:rsid w:val="00D575FF"/>
    <w:rsid w:val="00D5766E"/>
    <w:rsid w:val="00D579D3"/>
    <w:rsid w:val="00D57FF5"/>
    <w:rsid w:val="00D603AA"/>
    <w:rsid w:val="00D608C2"/>
    <w:rsid w:val="00D60907"/>
    <w:rsid w:val="00D60B48"/>
    <w:rsid w:val="00D60BD9"/>
    <w:rsid w:val="00D61066"/>
    <w:rsid w:val="00D616D2"/>
    <w:rsid w:val="00D6171A"/>
    <w:rsid w:val="00D619FC"/>
    <w:rsid w:val="00D61D11"/>
    <w:rsid w:val="00D623B8"/>
    <w:rsid w:val="00D625BA"/>
    <w:rsid w:val="00D625DA"/>
    <w:rsid w:val="00D62A1F"/>
    <w:rsid w:val="00D62F6F"/>
    <w:rsid w:val="00D6318B"/>
    <w:rsid w:val="00D6348E"/>
    <w:rsid w:val="00D6356E"/>
    <w:rsid w:val="00D6373A"/>
    <w:rsid w:val="00D63A8B"/>
    <w:rsid w:val="00D6428B"/>
    <w:rsid w:val="00D643A0"/>
    <w:rsid w:val="00D64478"/>
    <w:rsid w:val="00D64A09"/>
    <w:rsid w:val="00D64EAD"/>
    <w:rsid w:val="00D6529B"/>
    <w:rsid w:val="00D657C8"/>
    <w:rsid w:val="00D65DD2"/>
    <w:rsid w:val="00D668BE"/>
    <w:rsid w:val="00D66CD7"/>
    <w:rsid w:val="00D66E52"/>
    <w:rsid w:val="00D67523"/>
    <w:rsid w:val="00D67722"/>
    <w:rsid w:val="00D67E8B"/>
    <w:rsid w:val="00D70023"/>
    <w:rsid w:val="00D7021F"/>
    <w:rsid w:val="00D70A6D"/>
    <w:rsid w:val="00D70C4D"/>
    <w:rsid w:val="00D7105C"/>
    <w:rsid w:val="00D7144E"/>
    <w:rsid w:val="00D714FF"/>
    <w:rsid w:val="00D71C47"/>
    <w:rsid w:val="00D71F1E"/>
    <w:rsid w:val="00D72242"/>
    <w:rsid w:val="00D7286E"/>
    <w:rsid w:val="00D728CD"/>
    <w:rsid w:val="00D73111"/>
    <w:rsid w:val="00D745D3"/>
    <w:rsid w:val="00D74FF3"/>
    <w:rsid w:val="00D75389"/>
    <w:rsid w:val="00D753BB"/>
    <w:rsid w:val="00D7587E"/>
    <w:rsid w:val="00D758C6"/>
    <w:rsid w:val="00D75C1A"/>
    <w:rsid w:val="00D75CDB"/>
    <w:rsid w:val="00D76675"/>
    <w:rsid w:val="00D7680D"/>
    <w:rsid w:val="00D77200"/>
    <w:rsid w:val="00D779F4"/>
    <w:rsid w:val="00D80361"/>
    <w:rsid w:val="00D80FC7"/>
    <w:rsid w:val="00D814F5"/>
    <w:rsid w:val="00D81B7B"/>
    <w:rsid w:val="00D81CAF"/>
    <w:rsid w:val="00D821D9"/>
    <w:rsid w:val="00D82758"/>
    <w:rsid w:val="00D829B4"/>
    <w:rsid w:val="00D82AD8"/>
    <w:rsid w:val="00D830BA"/>
    <w:rsid w:val="00D8326D"/>
    <w:rsid w:val="00D83337"/>
    <w:rsid w:val="00D833C9"/>
    <w:rsid w:val="00D83C80"/>
    <w:rsid w:val="00D83EDE"/>
    <w:rsid w:val="00D84969"/>
    <w:rsid w:val="00D855A7"/>
    <w:rsid w:val="00D87109"/>
    <w:rsid w:val="00D87785"/>
    <w:rsid w:val="00D877E0"/>
    <w:rsid w:val="00D87ECD"/>
    <w:rsid w:val="00D90637"/>
    <w:rsid w:val="00D915F3"/>
    <w:rsid w:val="00D91777"/>
    <w:rsid w:val="00D91855"/>
    <w:rsid w:val="00D91BF7"/>
    <w:rsid w:val="00D91D0E"/>
    <w:rsid w:val="00D92141"/>
    <w:rsid w:val="00D925CF"/>
    <w:rsid w:val="00D92E5D"/>
    <w:rsid w:val="00D9317C"/>
    <w:rsid w:val="00D935C3"/>
    <w:rsid w:val="00D93F53"/>
    <w:rsid w:val="00D94AA6"/>
    <w:rsid w:val="00D94F68"/>
    <w:rsid w:val="00D95B85"/>
    <w:rsid w:val="00D95F8B"/>
    <w:rsid w:val="00D96022"/>
    <w:rsid w:val="00D9634E"/>
    <w:rsid w:val="00D9636C"/>
    <w:rsid w:val="00D96622"/>
    <w:rsid w:val="00D96A4B"/>
    <w:rsid w:val="00D96B73"/>
    <w:rsid w:val="00D971C1"/>
    <w:rsid w:val="00D975E8"/>
    <w:rsid w:val="00D97972"/>
    <w:rsid w:val="00D979AD"/>
    <w:rsid w:val="00D97E3F"/>
    <w:rsid w:val="00D97F95"/>
    <w:rsid w:val="00DA05AC"/>
    <w:rsid w:val="00DA0964"/>
    <w:rsid w:val="00DA0C14"/>
    <w:rsid w:val="00DA15BB"/>
    <w:rsid w:val="00DA1F55"/>
    <w:rsid w:val="00DA2152"/>
    <w:rsid w:val="00DA2ABC"/>
    <w:rsid w:val="00DA2CDC"/>
    <w:rsid w:val="00DA304B"/>
    <w:rsid w:val="00DA3761"/>
    <w:rsid w:val="00DA41C8"/>
    <w:rsid w:val="00DA4493"/>
    <w:rsid w:val="00DA4983"/>
    <w:rsid w:val="00DA4BE4"/>
    <w:rsid w:val="00DA5551"/>
    <w:rsid w:val="00DA5A1E"/>
    <w:rsid w:val="00DA6FE9"/>
    <w:rsid w:val="00DA72F7"/>
    <w:rsid w:val="00DA75C9"/>
    <w:rsid w:val="00DB0020"/>
    <w:rsid w:val="00DB01F4"/>
    <w:rsid w:val="00DB026E"/>
    <w:rsid w:val="00DB041E"/>
    <w:rsid w:val="00DB0C65"/>
    <w:rsid w:val="00DB1043"/>
    <w:rsid w:val="00DB10F2"/>
    <w:rsid w:val="00DB14BB"/>
    <w:rsid w:val="00DB1542"/>
    <w:rsid w:val="00DB16FF"/>
    <w:rsid w:val="00DB1AB2"/>
    <w:rsid w:val="00DB1CDF"/>
    <w:rsid w:val="00DB209C"/>
    <w:rsid w:val="00DB213A"/>
    <w:rsid w:val="00DB243B"/>
    <w:rsid w:val="00DB26DD"/>
    <w:rsid w:val="00DB272E"/>
    <w:rsid w:val="00DB2CCB"/>
    <w:rsid w:val="00DB2D7B"/>
    <w:rsid w:val="00DB2E4E"/>
    <w:rsid w:val="00DB2EB2"/>
    <w:rsid w:val="00DB3328"/>
    <w:rsid w:val="00DB3693"/>
    <w:rsid w:val="00DB3A12"/>
    <w:rsid w:val="00DB40C7"/>
    <w:rsid w:val="00DB480E"/>
    <w:rsid w:val="00DB4E48"/>
    <w:rsid w:val="00DB4F14"/>
    <w:rsid w:val="00DB510B"/>
    <w:rsid w:val="00DB512B"/>
    <w:rsid w:val="00DB589A"/>
    <w:rsid w:val="00DB5BEE"/>
    <w:rsid w:val="00DB617E"/>
    <w:rsid w:val="00DB6443"/>
    <w:rsid w:val="00DB67D4"/>
    <w:rsid w:val="00DB6A64"/>
    <w:rsid w:val="00DB6D8A"/>
    <w:rsid w:val="00DB6FF3"/>
    <w:rsid w:val="00DB7339"/>
    <w:rsid w:val="00DB74F9"/>
    <w:rsid w:val="00DB7532"/>
    <w:rsid w:val="00DB764D"/>
    <w:rsid w:val="00DB790C"/>
    <w:rsid w:val="00DC0193"/>
    <w:rsid w:val="00DC072E"/>
    <w:rsid w:val="00DC095B"/>
    <w:rsid w:val="00DC0E76"/>
    <w:rsid w:val="00DC1034"/>
    <w:rsid w:val="00DC11F2"/>
    <w:rsid w:val="00DC12FF"/>
    <w:rsid w:val="00DC173B"/>
    <w:rsid w:val="00DC1816"/>
    <w:rsid w:val="00DC1B5E"/>
    <w:rsid w:val="00DC2064"/>
    <w:rsid w:val="00DC230C"/>
    <w:rsid w:val="00DC2A19"/>
    <w:rsid w:val="00DC3512"/>
    <w:rsid w:val="00DC3E6D"/>
    <w:rsid w:val="00DC4141"/>
    <w:rsid w:val="00DC4307"/>
    <w:rsid w:val="00DC43A7"/>
    <w:rsid w:val="00DC43E2"/>
    <w:rsid w:val="00DC44AA"/>
    <w:rsid w:val="00DC4B3C"/>
    <w:rsid w:val="00DC4BF3"/>
    <w:rsid w:val="00DC5450"/>
    <w:rsid w:val="00DC64DA"/>
    <w:rsid w:val="00DC6515"/>
    <w:rsid w:val="00DC6B30"/>
    <w:rsid w:val="00DC6B91"/>
    <w:rsid w:val="00DC7813"/>
    <w:rsid w:val="00DC7A0A"/>
    <w:rsid w:val="00DC7DBB"/>
    <w:rsid w:val="00DC7ECF"/>
    <w:rsid w:val="00DC7FB4"/>
    <w:rsid w:val="00DD0E10"/>
    <w:rsid w:val="00DD0E73"/>
    <w:rsid w:val="00DD108C"/>
    <w:rsid w:val="00DD120D"/>
    <w:rsid w:val="00DD17E5"/>
    <w:rsid w:val="00DD2567"/>
    <w:rsid w:val="00DD25B5"/>
    <w:rsid w:val="00DD3479"/>
    <w:rsid w:val="00DD37E1"/>
    <w:rsid w:val="00DD3B8F"/>
    <w:rsid w:val="00DD3F7B"/>
    <w:rsid w:val="00DD42C7"/>
    <w:rsid w:val="00DD4328"/>
    <w:rsid w:val="00DD4A6A"/>
    <w:rsid w:val="00DD4AA5"/>
    <w:rsid w:val="00DD4B12"/>
    <w:rsid w:val="00DD4B60"/>
    <w:rsid w:val="00DD5064"/>
    <w:rsid w:val="00DD5134"/>
    <w:rsid w:val="00DD51D0"/>
    <w:rsid w:val="00DD528A"/>
    <w:rsid w:val="00DD5934"/>
    <w:rsid w:val="00DD5BEB"/>
    <w:rsid w:val="00DD6533"/>
    <w:rsid w:val="00DD6700"/>
    <w:rsid w:val="00DD6D9C"/>
    <w:rsid w:val="00DD6E51"/>
    <w:rsid w:val="00DD76CB"/>
    <w:rsid w:val="00DD7898"/>
    <w:rsid w:val="00DD7A4B"/>
    <w:rsid w:val="00DD7CB9"/>
    <w:rsid w:val="00DD7E40"/>
    <w:rsid w:val="00DE04C1"/>
    <w:rsid w:val="00DE079D"/>
    <w:rsid w:val="00DE08FC"/>
    <w:rsid w:val="00DE0C4C"/>
    <w:rsid w:val="00DE0E92"/>
    <w:rsid w:val="00DE13D0"/>
    <w:rsid w:val="00DE16F7"/>
    <w:rsid w:val="00DE1ADE"/>
    <w:rsid w:val="00DE1F01"/>
    <w:rsid w:val="00DE24BC"/>
    <w:rsid w:val="00DE2909"/>
    <w:rsid w:val="00DE2F70"/>
    <w:rsid w:val="00DE329E"/>
    <w:rsid w:val="00DE3D98"/>
    <w:rsid w:val="00DE3E35"/>
    <w:rsid w:val="00DE3EE1"/>
    <w:rsid w:val="00DE4D11"/>
    <w:rsid w:val="00DE4E77"/>
    <w:rsid w:val="00DE54C8"/>
    <w:rsid w:val="00DE5632"/>
    <w:rsid w:val="00DE586C"/>
    <w:rsid w:val="00DE5CDB"/>
    <w:rsid w:val="00DE5E03"/>
    <w:rsid w:val="00DE63C6"/>
    <w:rsid w:val="00DE67BD"/>
    <w:rsid w:val="00DE700B"/>
    <w:rsid w:val="00DE7183"/>
    <w:rsid w:val="00DE769D"/>
    <w:rsid w:val="00DE76F3"/>
    <w:rsid w:val="00DE7751"/>
    <w:rsid w:val="00DE7C73"/>
    <w:rsid w:val="00DF0157"/>
    <w:rsid w:val="00DF02B1"/>
    <w:rsid w:val="00DF0886"/>
    <w:rsid w:val="00DF0A6D"/>
    <w:rsid w:val="00DF0BBF"/>
    <w:rsid w:val="00DF14F1"/>
    <w:rsid w:val="00DF14FD"/>
    <w:rsid w:val="00DF16F9"/>
    <w:rsid w:val="00DF18AE"/>
    <w:rsid w:val="00DF1959"/>
    <w:rsid w:val="00DF1D09"/>
    <w:rsid w:val="00DF1DF8"/>
    <w:rsid w:val="00DF2A5B"/>
    <w:rsid w:val="00DF3386"/>
    <w:rsid w:val="00DF3661"/>
    <w:rsid w:val="00DF3BCB"/>
    <w:rsid w:val="00DF469E"/>
    <w:rsid w:val="00DF4806"/>
    <w:rsid w:val="00DF4A8B"/>
    <w:rsid w:val="00DF6022"/>
    <w:rsid w:val="00DF619C"/>
    <w:rsid w:val="00DF6234"/>
    <w:rsid w:val="00DF66B0"/>
    <w:rsid w:val="00DF677C"/>
    <w:rsid w:val="00DF71C3"/>
    <w:rsid w:val="00DF745B"/>
    <w:rsid w:val="00DF7695"/>
    <w:rsid w:val="00DF7A5D"/>
    <w:rsid w:val="00DF7ABD"/>
    <w:rsid w:val="00DF7B53"/>
    <w:rsid w:val="00E00022"/>
    <w:rsid w:val="00E000F1"/>
    <w:rsid w:val="00E0025E"/>
    <w:rsid w:val="00E00455"/>
    <w:rsid w:val="00E007F9"/>
    <w:rsid w:val="00E00874"/>
    <w:rsid w:val="00E008D2"/>
    <w:rsid w:val="00E0234F"/>
    <w:rsid w:val="00E02C21"/>
    <w:rsid w:val="00E033EA"/>
    <w:rsid w:val="00E03633"/>
    <w:rsid w:val="00E03745"/>
    <w:rsid w:val="00E03B6F"/>
    <w:rsid w:val="00E03BDE"/>
    <w:rsid w:val="00E03DBE"/>
    <w:rsid w:val="00E04050"/>
    <w:rsid w:val="00E0526A"/>
    <w:rsid w:val="00E05AB1"/>
    <w:rsid w:val="00E05F6A"/>
    <w:rsid w:val="00E065F8"/>
    <w:rsid w:val="00E069D0"/>
    <w:rsid w:val="00E06C0B"/>
    <w:rsid w:val="00E06CF9"/>
    <w:rsid w:val="00E07C49"/>
    <w:rsid w:val="00E1007B"/>
    <w:rsid w:val="00E102BD"/>
    <w:rsid w:val="00E10FE5"/>
    <w:rsid w:val="00E1111F"/>
    <w:rsid w:val="00E1141B"/>
    <w:rsid w:val="00E1157A"/>
    <w:rsid w:val="00E11C35"/>
    <w:rsid w:val="00E12702"/>
    <w:rsid w:val="00E1284C"/>
    <w:rsid w:val="00E12A9F"/>
    <w:rsid w:val="00E12DED"/>
    <w:rsid w:val="00E13058"/>
    <w:rsid w:val="00E13719"/>
    <w:rsid w:val="00E1464A"/>
    <w:rsid w:val="00E15745"/>
    <w:rsid w:val="00E159BB"/>
    <w:rsid w:val="00E16664"/>
    <w:rsid w:val="00E167BF"/>
    <w:rsid w:val="00E16A21"/>
    <w:rsid w:val="00E16BD2"/>
    <w:rsid w:val="00E1710F"/>
    <w:rsid w:val="00E174DD"/>
    <w:rsid w:val="00E1787A"/>
    <w:rsid w:val="00E17B99"/>
    <w:rsid w:val="00E17C91"/>
    <w:rsid w:val="00E17CFD"/>
    <w:rsid w:val="00E2025B"/>
    <w:rsid w:val="00E205B1"/>
    <w:rsid w:val="00E211FF"/>
    <w:rsid w:val="00E2132F"/>
    <w:rsid w:val="00E214B4"/>
    <w:rsid w:val="00E21792"/>
    <w:rsid w:val="00E21F54"/>
    <w:rsid w:val="00E21FD1"/>
    <w:rsid w:val="00E222EC"/>
    <w:rsid w:val="00E22BEA"/>
    <w:rsid w:val="00E22E97"/>
    <w:rsid w:val="00E22F5B"/>
    <w:rsid w:val="00E232CD"/>
    <w:rsid w:val="00E2333B"/>
    <w:rsid w:val="00E23695"/>
    <w:rsid w:val="00E24EF4"/>
    <w:rsid w:val="00E25BB0"/>
    <w:rsid w:val="00E25BED"/>
    <w:rsid w:val="00E26004"/>
    <w:rsid w:val="00E27D20"/>
    <w:rsid w:val="00E27EF5"/>
    <w:rsid w:val="00E27FB8"/>
    <w:rsid w:val="00E302AA"/>
    <w:rsid w:val="00E3068B"/>
    <w:rsid w:val="00E30FD9"/>
    <w:rsid w:val="00E314F9"/>
    <w:rsid w:val="00E31700"/>
    <w:rsid w:val="00E31D19"/>
    <w:rsid w:val="00E31D1E"/>
    <w:rsid w:val="00E322F5"/>
    <w:rsid w:val="00E322F7"/>
    <w:rsid w:val="00E32A7F"/>
    <w:rsid w:val="00E32E93"/>
    <w:rsid w:val="00E32EE7"/>
    <w:rsid w:val="00E33641"/>
    <w:rsid w:val="00E336C3"/>
    <w:rsid w:val="00E33DAD"/>
    <w:rsid w:val="00E340EF"/>
    <w:rsid w:val="00E3412D"/>
    <w:rsid w:val="00E342B6"/>
    <w:rsid w:val="00E34441"/>
    <w:rsid w:val="00E34AB3"/>
    <w:rsid w:val="00E35761"/>
    <w:rsid w:val="00E361AF"/>
    <w:rsid w:val="00E36397"/>
    <w:rsid w:val="00E370E1"/>
    <w:rsid w:val="00E372AB"/>
    <w:rsid w:val="00E37B33"/>
    <w:rsid w:val="00E37D2D"/>
    <w:rsid w:val="00E4025E"/>
    <w:rsid w:val="00E40404"/>
    <w:rsid w:val="00E40A60"/>
    <w:rsid w:val="00E40CA2"/>
    <w:rsid w:val="00E410B7"/>
    <w:rsid w:val="00E41262"/>
    <w:rsid w:val="00E416BC"/>
    <w:rsid w:val="00E42A23"/>
    <w:rsid w:val="00E42D3E"/>
    <w:rsid w:val="00E42F83"/>
    <w:rsid w:val="00E436EF"/>
    <w:rsid w:val="00E4410C"/>
    <w:rsid w:val="00E443A3"/>
    <w:rsid w:val="00E443A9"/>
    <w:rsid w:val="00E44485"/>
    <w:rsid w:val="00E445D2"/>
    <w:rsid w:val="00E446A3"/>
    <w:rsid w:val="00E450D0"/>
    <w:rsid w:val="00E451E9"/>
    <w:rsid w:val="00E451FB"/>
    <w:rsid w:val="00E45687"/>
    <w:rsid w:val="00E45F0A"/>
    <w:rsid w:val="00E4653B"/>
    <w:rsid w:val="00E469FE"/>
    <w:rsid w:val="00E46A59"/>
    <w:rsid w:val="00E4719C"/>
    <w:rsid w:val="00E47CA7"/>
    <w:rsid w:val="00E47D6F"/>
    <w:rsid w:val="00E50805"/>
    <w:rsid w:val="00E50814"/>
    <w:rsid w:val="00E50905"/>
    <w:rsid w:val="00E5094F"/>
    <w:rsid w:val="00E50EFD"/>
    <w:rsid w:val="00E51004"/>
    <w:rsid w:val="00E511CA"/>
    <w:rsid w:val="00E51A22"/>
    <w:rsid w:val="00E52717"/>
    <w:rsid w:val="00E52732"/>
    <w:rsid w:val="00E52802"/>
    <w:rsid w:val="00E5288F"/>
    <w:rsid w:val="00E529E4"/>
    <w:rsid w:val="00E52EB5"/>
    <w:rsid w:val="00E52EB7"/>
    <w:rsid w:val="00E53E75"/>
    <w:rsid w:val="00E53F12"/>
    <w:rsid w:val="00E5400A"/>
    <w:rsid w:val="00E540F5"/>
    <w:rsid w:val="00E551D1"/>
    <w:rsid w:val="00E551D9"/>
    <w:rsid w:val="00E5538D"/>
    <w:rsid w:val="00E55A55"/>
    <w:rsid w:val="00E56723"/>
    <w:rsid w:val="00E56995"/>
    <w:rsid w:val="00E56A86"/>
    <w:rsid w:val="00E5746F"/>
    <w:rsid w:val="00E574BC"/>
    <w:rsid w:val="00E5760D"/>
    <w:rsid w:val="00E57A3D"/>
    <w:rsid w:val="00E57DD5"/>
    <w:rsid w:val="00E600C5"/>
    <w:rsid w:val="00E6051C"/>
    <w:rsid w:val="00E60726"/>
    <w:rsid w:val="00E608A6"/>
    <w:rsid w:val="00E60CB0"/>
    <w:rsid w:val="00E60D82"/>
    <w:rsid w:val="00E6276B"/>
    <w:rsid w:val="00E62E2D"/>
    <w:rsid w:val="00E6453B"/>
    <w:rsid w:val="00E64B29"/>
    <w:rsid w:val="00E64C74"/>
    <w:rsid w:val="00E65564"/>
    <w:rsid w:val="00E661B8"/>
    <w:rsid w:val="00E66B3F"/>
    <w:rsid w:val="00E670EA"/>
    <w:rsid w:val="00E67340"/>
    <w:rsid w:val="00E674A5"/>
    <w:rsid w:val="00E678B3"/>
    <w:rsid w:val="00E70311"/>
    <w:rsid w:val="00E70586"/>
    <w:rsid w:val="00E7071F"/>
    <w:rsid w:val="00E713A1"/>
    <w:rsid w:val="00E71B68"/>
    <w:rsid w:val="00E71E02"/>
    <w:rsid w:val="00E71ED2"/>
    <w:rsid w:val="00E71FFB"/>
    <w:rsid w:val="00E72A4C"/>
    <w:rsid w:val="00E73840"/>
    <w:rsid w:val="00E73A49"/>
    <w:rsid w:val="00E73AB1"/>
    <w:rsid w:val="00E73B82"/>
    <w:rsid w:val="00E73F71"/>
    <w:rsid w:val="00E74520"/>
    <w:rsid w:val="00E745CD"/>
    <w:rsid w:val="00E74652"/>
    <w:rsid w:val="00E748EB"/>
    <w:rsid w:val="00E76033"/>
    <w:rsid w:val="00E7614A"/>
    <w:rsid w:val="00E76808"/>
    <w:rsid w:val="00E7684A"/>
    <w:rsid w:val="00E769A0"/>
    <w:rsid w:val="00E76BBD"/>
    <w:rsid w:val="00E76D88"/>
    <w:rsid w:val="00E77AE2"/>
    <w:rsid w:val="00E77B51"/>
    <w:rsid w:val="00E77D13"/>
    <w:rsid w:val="00E77F3C"/>
    <w:rsid w:val="00E80A6F"/>
    <w:rsid w:val="00E80A75"/>
    <w:rsid w:val="00E80B47"/>
    <w:rsid w:val="00E8108C"/>
    <w:rsid w:val="00E81588"/>
    <w:rsid w:val="00E81666"/>
    <w:rsid w:val="00E81831"/>
    <w:rsid w:val="00E82076"/>
    <w:rsid w:val="00E82121"/>
    <w:rsid w:val="00E8219B"/>
    <w:rsid w:val="00E82849"/>
    <w:rsid w:val="00E828BE"/>
    <w:rsid w:val="00E82AE7"/>
    <w:rsid w:val="00E82F23"/>
    <w:rsid w:val="00E83456"/>
    <w:rsid w:val="00E84004"/>
    <w:rsid w:val="00E841DE"/>
    <w:rsid w:val="00E8430A"/>
    <w:rsid w:val="00E84361"/>
    <w:rsid w:val="00E844FE"/>
    <w:rsid w:val="00E85170"/>
    <w:rsid w:val="00E851D1"/>
    <w:rsid w:val="00E85765"/>
    <w:rsid w:val="00E85847"/>
    <w:rsid w:val="00E86139"/>
    <w:rsid w:val="00E865DF"/>
    <w:rsid w:val="00E8677B"/>
    <w:rsid w:val="00E86AB0"/>
    <w:rsid w:val="00E871BE"/>
    <w:rsid w:val="00E87716"/>
    <w:rsid w:val="00E879CF"/>
    <w:rsid w:val="00E87CDE"/>
    <w:rsid w:val="00E9011A"/>
    <w:rsid w:val="00E9019E"/>
    <w:rsid w:val="00E9058A"/>
    <w:rsid w:val="00E90705"/>
    <w:rsid w:val="00E90AB0"/>
    <w:rsid w:val="00E90D62"/>
    <w:rsid w:val="00E914A9"/>
    <w:rsid w:val="00E914DF"/>
    <w:rsid w:val="00E915D1"/>
    <w:rsid w:val="00E91AD7"/>
    <w:rsid w:val="00E91E97"/>
    <w:rsid w:val="00E92153"/>
    <w:rsid w:val="00E92272"/>
    <w:rsid w:val="00E9239E"/>
    <w:rsid w:val="00E92D24"/>
    <w:rsid w:val="00E93584"/>
    <w:rsid w:val="00E93943"/>
    <w:rsid w:val="00E9498E"/>
    <w:rsid w:val="00E94C09"/>
    <w:rsid w:val="00E94E27"/>
    <w:rsid w:val="00E95007"/>
    <w:rsid w:val="00E95A3A"/>
    <w:rsid w:val="00E96E02"/>
    <w:rsid w:val="00E972F2"/>
    <w:rsid w:val="00E97A58"/>
    <w:rsid w:val="00E97B66"/>
    <w:rsid w:val="00EA06BF"/>
    <w:rsid w:val="00EA0DBC"/>
    <w:rsid w:val="00EA196C"/>
    <w:rsid w:val="00EA19CF"/>
    <w:rsid w:val="00EA21B7"/>
    <w:rsid w:val="00EA22FA"/>
    <w:rsid w:val="00EA251E"/>
    <w:rsid w:val="00EA296D"/>
    <w:rsid w:val="00EA317E"/>
    <w:rsid w:val="00EA326D"/>
    <w:rsid w:val="00EA36A3"/>
    <w:rsid w:val="00EA46C6"/>
    <w:rsid w:val="00EA487A"/>
    <w:rsid w:val="00EA4931"/>
    <w:rsid w:val="00EA55FF"/>
    <w:rsid w:val="00EA5958"/>
    <w:rsid w:val="00EA5B35"/>
    <w:rsid w:val="00EA5C22"/>
    <w:rsid w:val="00EA663A"/>
    <w:rsid w:val="00EA675E"/>
    <w:rsid w:val="00EA6813"/>
    <w:rsid w:val="00EA6980"/>
    <w:rsid w:val="00EA6B32"/>
    <w:rsid w:val="00EA7098"/>
    <w:rsid w:val="00EA789B"/>
    <w:rsid w:val="00EA79C3"/>
    <w:rsid w:val="00EA7F98"/>
    <w:rsid w:val="00EB0A2B"/>
    <w:rsid w:val="00EB0B15"/>
    <w:rsid w:val="00EB134A"/>
    <w:rsid w:val="00EB161B"/>
    <w:rsid w:val="00EB1840"/>
    <w:rsid w:val="00EB1F55"/>
    <w:rsid w:val="00EB1F70"/>
    <w:rsid w:val="00EB20A1"/>
    <w:rsid w:val="00EB2771"/>
    <w:rsid w:val="00EB2842"/>
    <w:rsid w:val="00EB2A05"/>
    <w:rsid w:val="00EB2D5C"/>
    <w:rsid w:val="00EB2EA4"/>
    <w:rsid w:val="00EB3578"/>
    <w:rsid w:val="00EB3B58"/>
    <w:rsid w:val="00EB3DAB"/>
    <w:rsid w:val="00EB422D"/>
    <w:rsid w:val="00EB4872"/>
    <w:rsid w:val="00EB4E17"/>
    <w:rsid w:val="00EB4FC9"/>
    <w:rsid w:val="00EB54A5"/>
    <w:rsid w:val="00EB5957"/>
    <w:rsid w:val="00EB6525"/>
    <w:rsid w:val="00EB654A"/>
    <w:rsid w:val="00EB6612"/>
    <w:rsid w:val="00EB6880"/>
    <w:rsid w:val="00EB75C1"/>
    <w:rsid w:val="00EB78EC"/>
    <w:rsid w:val="00EB7C4F"/>
    <w:rsid w:val="00EC00A2"/>
    <w:rsid w:val="00EC10ED"/>
    <w:rsid w:val="00EC1175"/>
    <w:rsid w:val="00EC1A81"/>
    <w:rsid w:val="00EC2273"/>
    <w:rsid w:val="00EC2991"/>
    <w:rsid w:val="00EC34C5"/>
    <w:rsid w:val="00EC44FF"/>
    <w:rsid w:val="00EC4847"/>
    <w:rsid w:val="00EC48B2"/>
    <w:rsid w:val="00EC4C09"/>
    <w:rsid w:val="00EC5788"/>
    <w:rsid w:val="00EC59F4"/>
    <w:rsid w:val="00EC5D28"/>
    <w:rsid w:val="00EC61F7"/>
    <w:rsid w:val="00EC6251"/>
    <w:rsid w:val="00EC6451"/>
    <w:rsid w:val="00EC64D7"/>
    <w:rsid w:val="00EC6B33"/>
    <w:rsid w:val="00EC7755"/>
    <w:rsid w:val="00ED0833"/>
    <w:rsid w:val="00ED11C7"/>
    <w:rsid w:val="00ED13AC"/>
    <w:rsid w:val="00ED295E"/>
    <w:rsid w:val="00ED29E8"/>
    <w:rsid w:val="00ED2ED5"/>
    <w:rsid w:val="00ED31FB"/>
    <w:rsid w:val="00ED3851"/>
    <w:rsid w:val="00ED4000"/>
    <w:rsid w:val="00ED42AC"/>
    <w:rsid w:val="00ED49EE"/>
    <w:rsid w:val="00ED525B"/>
    <w:rsid w:val="00ED5680"/>
    <w:rsid w:val="00ED56AF"/>
    <w:rsid w:val="00ED61D9"/>
    <w:rsid w:val="00ED6441"/>
    <w:rsid w:val="00ED6AE4"/>
    <w:rsid w:val="00ED6B93"/>
    <w:rsid w:val="00ED6BD1"/>
    <w:rsid w:val="00ED6C50"/>
    <w:rsid w:val="00ED7504"/>
    <w:rsid w:val="00ED76D3"/>
    <w:rsid w:val="00ED7B66"/>
    <w:rsid w:val="00ED7CE8"/>
    <w:rsid w:val="00EE05E9"/>
    <w:rsid w:val="00EE06BA"/>
    <w:rsid w:val="00EE0F18"/>
    <w:rsid w:val="00EE1002"/>
    <w:rsid w:val="00EE1A73"/>
    <w:rsid w:val="00EE1CB1"/>
    <w:rsid w:val="00EE1CD7"/>
    <w:rsid w:val="00EE28C1"/>
    <w:rsid w:val="00EE305B"/>
    <w:rsid w:val="00EE31F5"/>
    <w:rsid w:val="00EE31FE"/>
    <w:rsid w:val="00EE3210"/>
    <w:rsid w:val="00EE3632"/>
    <w:rsid w:val="00EE3D29"/>
    <w:rsid w:val="00EE422B"/>
    <w:rsid w:val="00EE44D7"/>
    <w:rsid w:val="00EE487D"/>
    <w:rsid w:val="00EE48E1"/>
    <w:rsid w:val="00EE4915"/>
    <w:rsid w:val="00EE4D68"/>
    <w:rsid w:val="00EE4E80"/>
    <w:rsid w:val="00EE57AC"/>
    <w:rsid w:val="00EE5BBA"/>
    <w:rsid w:val="00EE5FDE"/>
    <w:rsid w:val="00EE6309"/>
    <w:rsid w:val="00EE66EE"/>
    <w:rsid w:val="00EE6E5F"/>
    <w:rsid w:val="00EE71EA"/>
    <w:rsid w:val="00EF04F6"/>
    <w:rsid w:val="00EF0ABE"/>
    <w:rsid w:val="00EF219D"/>
    <w:rsid w:val="00EF29ED"/>
    <w:rsid w:val="00EF2A9C"/>
    <w:rsid w:val="00EF2ACE"/>
    <w:rsid w:val="00EF2B89"/>
    <w:rsid w:val="00EF3500"/>
    <w:rsid w:val="00EF4675"/>
    <w:rsid w:val="00EF4BD2"/>
    <w:rsid w:val="00EF50FA"/>
    <w:rsid w:val="00EF53C9"/>
    <w:rsid w:val="00EF5711"/>
    <w:rsid w:val="00EF5771"/>
    <w:rsid w:val="00EF5C88"/>
    <w:rsid w:val="00EF626E"/>
    <w:rsid w:val="00EF63D8"/>
    <w:rsid w:val="00EF6887"/>
    <w:rsid w:val="00EF6A84"/>
    <w:rsid w:val="00EF6D8E"/>
    <w:rsid w:val="00EF7171"/>
    <w:rsid w:val="00EF7293"/>
    <w:rsid w:val="00EF73CA"/>
    <w:rsid w:val="00EF7754"/>
    <w:rsid w:val="00EF7861"/>
    <w:rsid w:val="00EF792B"/>
    <w:rsid w:val="00EF7DD2"/>
    <w:rsid w:val="00EF7EC4"/>
    <w:rsid w:val="00F00480"/>
    <w:rsid w:val="00F004EC"/>
    <w:rsid w:val="00F00F62"/>
    <w:rsid w:val="00F017FA"/>
    <w:rsid w:val="00F02208"/>
    <w:rsid w:val="00F024AA"/>
    <w:rsid w:val="00F02511"/>
    <w:rsid w:val="00F025B2"/>
    <w:rsid w:val="00F02677"/>
    <w:rsid w:val="00F028B6"/>
    <w:rsid w:val="00F02D9A"/>
    <w:rsid w:val="00F03ABA"/>
    <w:rsid w:val="00F047EA"/>
    <w:rsid w:val="00F048E2"/>
    <w:rsid w:val="00F04A5D"/>
    <w:rsid w:val="00F051BA"/>
    <w:rsid w:val="00F05B2F"/>
    <w:rsid w:val="00F06FE7"/>
    <w:rsid w:val="00F07A7A"/>
    <w:rsid w:val="00F07D62"/>
    <w:rsid w:val="00F103E9"/>
    <w:rsid w:val="00F106B3"/>
    <w:rsid w:val="00F10867"/>
    <w:rsid w:val="00F112AC"/>
    <w:rsid w:val="00F118B9"/>
    <w:rsid w:val="00F119F6"/>
    <w:rsid w:val="00F11BEB"/>
    <w:rsid w:val="00F120BB"/>
    <w:rsid w:val="00F12723"/>
    <w:rsid w:val="00F127E3"/>
    <w:rsid w:val="00F12AE2"/>
    <w:rsid w:val="00F131DB"/>
    <w:rsid w:val="00F1332B"/>
    <w:rsid w:val="00F13B6E"/>
    <w:rsid w:val="00F13FAE"/>
    <w:rsid w:val="00F140DB"/>
    <w:rsid w:val="00F14692"/>
    <w:rsid w:val="00F14757"/>
    <w:rsid w:val="00F14953"/>
    <w:rsid w:val="00F14A7D"/>
    <w:rsid w:val="00F14B0F"/>
    <w:rsid w:val="00F14E9E"/>
    <w:rsid w:val="00F1525C"/>
    <w:rsid w:val="00F15AC4"/>
    <w:rsid w:val="00F15F3B"/>
    <w:rsid w:val="00F1642E"/>
    <w:rsid w:val="00F168C8"/>
    <w:rsid w:val="00F16917"/>
    <w:rsid w:val="00F16EA9"/>
    <w:rsid w:val="00F16F63"/>
    <w:rsid w:val="00F16FE9"/>
    <w:rsid w:val="00F171A8"/>
    <w:rsid w:val="00F17A65"/>
    <w:rsid w:val="00F17BB0"/>
    <w:rsid w:val="00F210B4"/>
    <w:rsid w:val="00F214D1"/>
    <w:rsid w:val="00F216FE"/>
    <w:rsid w:val="00F217A8"/>
    <w:rsid w:val="00F2269B"/>
    <w:rsid w:val="00F228D1"/>
    <w:rsid w:val="00F22A6E"/>
    <w:rsid w:val="00F22A79"/>
    <w:rsid w:val="00F23406"/>
    <w:rsid w:val="00F2409A"/>
    <w:rsid w:val="00F24D58"/>
    <w:rsid w:val="00F2513A"/>
    <w:rsid w:val="00F2518F"/>
    <w:rsid w:val="00F254CB"/>
    <w:rsid w:val="00F25D53"/>
    <w:rsid w:val="00F260AE"/>
    <w:rsid w:val="00F26353"/>
    <w:rsid w:val="00F26420"/>
    <w:rsid w:val="00F26E9B"/>
    <w:rsid w:val="00F2722B"/>
    <w:rsid w:val="00F27454"/>
    <w:rsid w:val="00F276C5"/>
    <w:rsid w:val="00F279DA"/>
    <w:rsid w:val="00F27A60"/>
    <w:rsid w:val="00F27B4C"/>
    <w:rsid w:val="00F27EAA"/>
    <w:rsid w:val="00F301D9"/>
    <w:rsid w:val="00F307DD"/>
    <w:rsid w:val="00F30A94"/>
    <w:rsid w:val="00F30CEC"/>
    <w:rsid w:val="00F31340"/>
    <w:rsid w:val="00F31A2F"/>
    <w:rsid w:val="00F31AFF"/>
    <w:rsid w:val="00F31D50"/>
    <w:rsid w:val="00F326B6"/>
    <w:rsid w:val="00F328A2"/>
    <w:rsid w:val="00F32D03"/>
    <w:rsid w:val="00F33298"/>
    <w:rsid w:val="00F333B7"/>
    <w:rsid w:val="00F33980"/>
    <w:rsid w:val="00F3474F"/>
    <w:rsid w:val="00F348E5"/>
    <w:rsid w:val="00F34BF0"/>
    <w:rsid w:val="00F34E2C"/>
    <w:rsid w:val="00F34E93"/>
    <w:rsid w:val="00F35500"/>
    <w:rsid w:val="00F3577A"/>
    <w:rsid w:val="00F35AEF"/>
    <w:rsid w:val="00F362CC"/>
    <w:rsid w:val="00F36BB8"/>
    <w:rsid w:val="00F36DD4"/>
    <w:rsid w:val="00F36E28"/>
    <w:rsid w:val="00F36FC9"/>
    <w:rsid w:val="00F376D5"/>
    <w:rsid w:val="00F40282"/>
    <w:rsid w:val="00F40661"/>
    <w:rsid w:val="00F40684"/>
    <w:rsid w:val="00F40CD7"/>
    <w:rsid w:val="00F40DD3"/>
    <w:rsid w:val="00F4133E"/>
    <w:rsid w:val="00F42B17"/>
    <w:rsid w:val="00F42FCE"/>
    <w:rsid w:val="00F435D2"/>
    <w:rsid w:val="00F436B4"/>
    <w:rsid w:val="00F43DE9"/>
    <w:rsid w:val="00F444D1"/>
    <w:rsid w:val="00F4455C"/>
    <w:rsid w:val="00F4512A"/>
    <w:rsid w:val="00F453EF"/>
    <w:rsid w:val="00F45CEE"/>
    <w:rsid w:val="00F469CD"/>
    <w:rsid w:val="00F46A91"/>
    <w:rsid w:val="00F470BB"/>
    <w:rsid w:val="00F4774A"/>
    <w:rsid w:val="00F47DC3"/>
    <w:rsid w:val="00F5062F"/>
    <w:rsid w:val="00F50EF8"/>
    <w:rsid w:val="00F51C4C"/>
    <w:rsid w:val="00F51CFF"/>
    <w:rsid w:val="00F5238F"/>
    <w:rsid w:val="00F52A97"/>
    <w:rsid w:val="00F535BD"/>
    <w:rsid w:val="00F53C17"/>
    <w:rsid w:val="00F5465F"/>
    <w:rsid w:val="00F54783"/>
    <w:rsid w:val="00F54F9D"/>
    <w:rsid w:val="00F55953"/>
    <w:rsid w:val="00F55D34"/>
    <w:rsid w:val="00F56279"/>
    <w:rsid w:val="00F56515"/>
    <w:rsid w:val="00F567C7"/>
    <w:rsid w:val="00F56ED7"/>
    <w:rsid w:val="00F571B7"/>
    <w:rsid w:val="00F5781F"/>
    <w:rsid w:val="00F6015A"/>
    <w:rsid w:val="00F60E07"/>
    <w:rsid w:val="00F61DFB"/>
    <w:rsid w:val="00F623FC"/>
    <w:rsid w:val="00F627FA"/>
    <w:rsid w:val="00F62C22"/>
    <w:rsid w:val="00F62F35"/>
    <w:rsid w:val="00F63230"/>
    <w:rsid w:val="00F63AB2"/>
    <w:rsid w:val="00F642B8"/>
    <w:rsid w:val="00F64A91"/>
    <w:rsid w:val="00F650ED"/>
    <w:rsid w:val="00F65CE3"/>
    <w:rsid w:val="00F65D1A"/>
    <w:rsid w:val="00F66125"/>
    <w:rsid w:val="00F669EC"/>
    <w:rsid w:val="00F66CBF"/>
    <w:rsid w:val="00F67197"/>
    <w:rsid w:val="00F67256"/>
    <w:rsid w:val="00F67A51"/>
    <w:rsid w:val="00F67A7D"/>
    <w:rsid w:val="00F701A5"/>
    <w:rsid w:val="00F70212"/>
    <w:rsid w:val="00F702E2"/>
    <w:rsid w:val="00F7047E"/>
    <w:rsid w:val="00F70DC7"/>
    <w:rsid w:val="00F71008"/>
    <w:rsid w:val="00F7108B"/>
    <w:rsid w:val="00F71690"/>
    <w:rsid w:val="00F71855"/>
    <w:rsid w:val="00F7196D"/>
    <w:rsid w:val="00F71A0B"/>
    <w:rsid w:val="00F71B68"/>
    <w:rsid w:val="00F73097"/>
    <w:rsid w:val="00F738A6"/>
    <w:rsid w:val="00F73A8B"/>
    <w:rsid w:val="00F73C27"/>
    <w:rsid w:val="00F73DD0"/>
    <w:rsid w:val="00F7409F"/>
    <w:rsid w:val="00F74AAB"/>
    <w:rsid w:val="00F75430"/>
    <w:rsid w:val="00F75C8F"/>
    <w:rsid w:val="00F76AFE"/>
    <w:rsid w:val="00F76BE9"/>
    <w:rsid w:val="00F76C4F"/>
    <w:rsid w:val="00F775E4"/>
    <w:rsid w:val="00F77896"/>
    <w:rsid w:val="00F77CAA"/>
    <w:rsid w:val="00F800EF"/>
    <w:rsid w:val="00F8016A"/>
    <w:rsid w:val="00F805D2"/>
    <w:rsid w:val="00F8118F"/>
    <w:rsid w:val="00F81AAD"/>
    <w:rsid w:val="00F81BF5"/>
    <w:rsid w:val="00F823CB"/>
    <w:rsid w:val="00F828EE"/>
    <w:rsid w:val="00F8293B"/>
    <w:rsid w:val="00F82F5B"/>
    <w:rsid w:val="00F83459"/>
    <w:rsid w:val="00F848AF"/>
    <w:rsid w:val="00F857C3"/>
    <w:rsid w:val="00F85CF8"/>
    <w:rsid w:val="00F85D5D"/>
    <w:rsid w:val="00F861CC"/>
    <w:rsid w:val="00F863DA"/>
    <w:rsid w:val="00F86568"/>
    <w:rsid w:val="00F87168"/>
    <w:rsid w:val="00F878BF"/>
    <w:rsid w:val="00F90175"/>
    <w:rsid w:val="00F90DFF"/>
    <w:rsid w:val="00F92321"/>
    <w:rsid w:val="00F92477"/>
    <w:rsid w:val="00F92946"/>
    <w:rsid w:val="00F92CC9"/>
    <w:rsid w:val="00F936BF"/>
    <w:rsid w:val="00F94006"/>
    <w:rsid w:val="00F9432A"/>
    <w:rsid w:val="00F945D8"/>
    <w:rsid w:val="00F9482C"/>
    <w:rsid w:val="00F94E24"/>
    <w:rsid w:val="00F94E70"/>
    <w:rsid w:val="00F951AF"/>
    <w:rsid w:val="00F95425"/>
    <w:rsid w:val="00F95826"/>
    <w:rsid w:val="00F958B3"/>
    <w:rsid w:val="00F95CD1"/>
    <w:rsid w:val="00F95F88"/>
    <w:rsid w:val="00F96183"/>
    <w:rsid w:val="00F96464"/>
    <w:rsid w:val="00F97131"/>
    <w:rsid w:val="00F972F7"/>
    <w:rsid w:val="00F97D92"/>
    <w:rsid w:val="00F97E1E"/>
    <w:rsid w:val="00F97E85"/>
    <w:rsid w:val="00F97E88"/>
    <w:rsid w:val="00FA00B7"/>
    <w:rsid w:val="00FA0EF6"/>
    <w:rsid w:val="00FA1623"/>
    <w:rsid w:val="00FA21F6"/>
    <w:rsid w:val="00FA2400"/>
    <w:rsid w:val="00FA2477"/>
    <w:rsid w:val="00FA280D"/>
    <w:rsid w:val="00FA2964"/>
    <w:rsid w:val="00FA2CFC"/>
    <w:rsid w:val="00FA2D12"/>
    <w:rsid w:val="00FA2D6C"/>
    <w:rsid w:val="00FA3091"/>
    <w:rsid w:val="00FA338E"/>
    <w:rsid w:val="00FA3C76"/>
    <w:rsid w:val="00FA41BA"/>
    <w:rsid w:val="00FA4B55"/>
    <w:rsid w:val="00FA519D"/>
    <w:rsid w:val="00FA5DC1"/>
    <w:rsid w:val="00FA606F"/>
    <w:rsid w:val="00FA64FF"/>
    <w:rsid w:val="00FA6828"/>
    <w:rsid w:val="00FA68EC"/>
    <w:rsid w:val="00FA6B52"/>
    <w:rsid w:val="00FA71C3"/>
    <w:rsid w:val="00FA7635"/>
    <w:rsid w:val="00FA76F1"/>
    <w:rsid w:val="00FA7A25"/>
    <w:rsid w:val="00FA7F2E"/>
    <w:rsid w:val="00FB002D"/>
    <w:rsid w:val="00FB012E"/>
    <w:rsid w:val="00FB07F3"/>
    <w:rsid w:val="00FB0E64"/>
    <w:rsid w:val="00FB103E"/>
    <w:rsid w:val="00FB10FC"/>
    <w:rsid w:val="00FB1BD2"/>
    <w:rsid w:val="00FB1D58"/>
    <w:rsid w:val="00FB1F8D"/>
    <w:rsid w:val="00FB1FCB"/>
    <w:rsid w:val="00FB271D"/>
    <w:rsid w:val="00FB275E"/>
    <w:rsid w:val="00FB2964"/>
    <w:rsid w:val="00FB298B"/>
    <w:rsid w:val="00FB2BD4"/>
    <w:rsid w:val="00FB2D9B"/>
    <w:rsid w:val="00FB30CC"/>
    <w:rsid w:val="00FB439A"/>
    <w:rsid w:val="00FB47B0"/>
    <w:rsid w:val="00FB4BF9"/>
    <w:rsid w:val="00FB527D"/>
    <w:rsid w:val="00FB54C6"/>
    <w:rsid w:val="00FB555C"/>
    <w:rsid w:val="00FB6183"/>
    <w:rsid w:val="00FB6292"/>
    <w:rsid w:val="00FB62D0"/>
    <w:rsid w:val="00FB74A9"/>
    <w:rsid w:val="00FC0709"/>
    <w:rsid w:val="00FC0BE0"/>
    <w:rsid w:val="00FC0F24"/>
    <w:rsid w:val="00FC0FA8"/>
    <w:rsid w:val="00FC1517"/>
    <w:rsid w:val="00FC154A"/>
    <w:rsid w:val="00FC1C8A"/>
    <w:rsid w:val="00FC1D48"/>
    <w:rsid w:val="00FC20DA"/>
    <w:rsid w:val="00FC226C"/>
    <w:rsid w:val="00FC2599"/>
    <w:rsid w:val="00FC2691"/>
    <w:rsid w:val="00FC27C1"/>
    <w:rsid w:val="00FC305B"/>
    <w:rsid w:val="00FC31F3"/>
    <w:rsid w:val="00FC3C11"/>
    <w:rsid w:val="00FC3F12"/>
    <w:rsid w:val="00FC4251"/>
    <w:rsid w:val="00FC429C"/>
    <w:rsid w:val="00FC4470"/>
    <w:rsid w:val="00FC4529"/>
    <w:rsid w:val="00FC46E3"/>
    <w:rsid w:val="00FC4AB0"/>
    <w:rsid w:val="00FC4E31"/>
    <w:rsid w:val="00FC5A0B"/>
    <w:rsid w:val="00FC6582"/>
    <w:rsid w:val="00FC6AD1"/>
    <w:rsid w:val="00FC6BCF"/>
    <w:rsid w:val="00FC6D8E"/>
    <w:rsid w:val="00FC7D27"/>
    <w:rsid w:val="00FC7F17"/>
    <w:rsid w:val="00FD0378"/>
    <w:rsid w:val="00FD0843"/>
    <w:rsid w:val="00FD11F7"/>
    <w:rsid w:val="00FD140E"/>
    <w:rsid w:val="00FD186C"/>
    <w:rsid w:val="00FD2446"/>
    <w:rsid w:val="00FD2492"/>
    <w:rsid w:val="00FD2CDE"/>
    <w:rsid w:val="00FD31D0"/>
    <w:rsid w:val="00FD355B"/>
    <w:rsid w:val="00FD3CD2"/>
    <w:rsid w:val="00FD4239"/>
    <w:rsid w:val="00FD423B"/>
    <w:rsid w:val="00FD47D5"/>
    <w:rsid w:val="00FD4BA9"/>
    <w:rsid w:val="00FD5B5E"/>
    <w:rsid w:val="00FD5DB7"/>
    <w:rsid w:val="00FD604E"/>
    <w:rsid w:val="00FD62D3"/>
    <w:rsid w:val="00FD6824"/>
    <w:rsid w:val="00FD6A53"/>
    <w:rsid w:val="00FD6A63"/>
    <w:rsid w:val="00FD6B62"/>
    <w:rsid w:val="00FD6D1D"/>
    <w:rsid w:val="00FE0175"/>
    <w:rsid w:val="00FE11A1"/>
    <w:rsid w:val="00FE11C9"/>
    <w:rsid w:val="00FE14B5"/>
    <w:rsid w:val="00FE15C2"/>
    <w:rsid w:val="00FE1B01"/>
    <w:rsid w:val="00FE1B6B"/>
    <w:rsid w:val="00FE1BB8"/>
    <w:rsid w:val="00FE1C6E"/>
    <w:rsid w:val="00FE2501"/>
    <w:rsid w:val="00FE2BA0"/>
    <w:rsid w:val="00FE2ED1"/>
    <w:rsid w:val="00FE2F65"/>
    <w:rsid w:val="00FE2FAA"/>
    <w:rsid w:val="00FE30AB"/>
    <w:rsid w:val="00FE3401"/>
    <w:rsid w:val="00FE352B"/>
    <w:rsid w:val="00FE3D52"/>
    <w:rsid w:val="00FE4471"/>
    <w:rsid w:val="00FE4D07"/>
    <w:rsid w:val="00FE4F6F"/>
    <w:rsid w:val="00FE5103"/>
    <w:rsid w:val="00FE528C"/>
    <w:rsid w:val="00FE5BF8"/>
    <w:rsid w:val="00FE6354"/>
    <w:rsid w:val="00FE68E6"/>
    <w:rsid w:val="00FE6F07"/>
    <w:rsid w:val="00FE70E6"/>
    <w:rsid w:val="00FE74C4"/>
    <w:rsid w:val="00FE77F6"/>
    <w:rsid w:val="00FE78E4"/>
    <w:rsid w:val="00FE7A82"/>
    <w:rsid w:val="00FE7FD7"/>
    <w:rsid w:val="00FF0AD0"/>
    <w:rsid w:val="00FF0F62"/>
    <w:rsid w:val="00FF112D"/>
    <w:rsid w:val="00FF1295"/>
    <w:rsid w:val="00FF1E8D"/>
    <w:rsid w:val="00FF2150"/>
    <w:rsid w:val="00FF286F"/>
    <w:rsid w:val="00FF2A05"/>
    <w:rsid w:val="00FF3E04"/>
    <w:rsid w:val="00FF3EB3"/>
    <w:rsid w:val="00FF424E"/>
    <w:rsid w:val="00FF43B3"/>
    <w:rsid w:val="00FF47B4"/>
    <w:rsid w:val="00FF4933"/>
    <w:rsid w:val="00FF4C26"/>
    <w:rsid w:val="00FF53BA"/>
    <w:rsid w:val="00FF54AB"/>
    <w:rsid w:val="00FF574A"/>
    <w:rsid w:val="00FF5F98"/>
    <w:rsid w:val="00FF6184"/>
    <w:rsid w:val="00FF640F"/>
    <w:rsid w:val="00FF6E79"/>
    <w:rsid w:val="00FF7151"/>
    <w:rsid w:val="00FF7400"/>
    <w:rsid w:val="0109957F"/>
    <w:rsid w:val="0109BF56"/>
    <w:rsid w:val="012AF779"/>
    <w:rsid w:val="013A3B6F"/>
    <w:rsid w:val="0140B42B"/>
    <w:rsid w:val="015DC3BA"/>
    <w:rsid w:val="016214EC"/>
    <w:rsid w:val="0169554B"/>
    <w:rsid w:val="016CAC3F"/>
    <w:rsid w:val="0179653D"/>
    <w:rsid w:val="0179CE52"/>
    <w:rsid w:val="01972DCE"/>
    <w:rsid w:val="01ABC7DF"/>
    <w:rsid w:val="01B49D02"/>
    <w:rsid w:val="01C7E955"/>
    <w:rsid w:val="01D7FE17"/>
    <w:rsid w:val="01F8C90B"/>
    <w:rsid w:val="02162342"/>
    <w:rsid w:val="022E16CA"/>
    <w:rsid w:val="023C856B"/>
    <w:rsid w:val="026472B3"/>
    <w:rsid w:val="026A5227"/>
    <w:rsid w:val="02A3370A"/>
    <w:rsid w:val="02A7EE3C"/>
    <w:rsid w:val="02A8D828"/>
    <w:rsid w:val="02CEA299"/>
    <w:rsid w:val="0312EEC3"/>
    <w:rsid w:val="032D7523"/>
    <w:rsid w:val="03573B63"/>
    <w:rsid w:val="0361F6AB"/>
    <w:rsid w:val="0374AE0D"/>
    <w:rsid w:val="03881715"/>
    <w:rsid w:val="03AB27E9"/>
    <w:rsid w:val="03B79A16"/>
    <w:rsid w:val="03BEED34"/>
    <w:rsid w:val="03C203FD"/>
    <w:rsid w:val="03CB8CC9"/>
    <w:rsid w:val="03D2794B"/>
    <w:rsid w:val="03D5715F"/>
    <w:rsid w:val="03E53F35"/>
    <w:rsid w:val="03E8165A"/>
    <w:rsid w:val="03EF84B9"/>
    <w:rsid w:val="03F5F74F"/>
    <w:rsid w:val="03FCCD8E"/>
    <w:rsid w:val="03FCD51B"/>
    <w:rsid w:val="040243F0"/>
    <w:rsid w:val="0437825D"/>
    <w:rsid w:val="0457E9F5"/>
    <w:rsid w:val="045A63B8"/>
    <w:rsid w:val="04834611"/>
    <w:rsid w:val="04841F33"/>
    <w:rsid w:val="048AAD84"/>
    <w:rsid w:val="048ED7C4"/>
    <w:rsid w:val="0496EB30"/>
    <w:rsid w:val="049C70DA"/>
    <w:rsid w:val="04A1C058"/>
    <w:rsid w:val="04A5FFB0"/>
    <w:rsid w:val="04AADA83"/>
    <w:rsid w:val="04BB7806"/>
    <w:rsid w:val="04FC2C5B"/>
    <w:rsid w:val="05059753"/>
    <w:rsid w:val="051064B8"/>
    <w:rsid w:val="051A5329"/>
    <w:rsid w:val="052579A5"/>
    <w:rsid w:val="052ACEEE"/>
    <w:rsid w:val="054937E2"/>
    <w:rsid w:val="0554E2EB"/>
    <w:rsid w:val="05570A15"/>
    <w:rsid w:val="055715F0"/>
    <w:rsid w:val="05647DB3"/>
    <w:rsid w:val="0577275C"/>
    <w:rsid w:val="05969039"/>
    <w:rsid w:val="0599BA1B"/>
    <w:rsid w:val="059A9AC0"/>
    <w:rsid w:val="059DB104"/>
    <w:rsid w:val="05AB989B"/>
    <w:rsid w:val="05B98B2B"/>
    <w:rsid w:val="05BBD583"/>
    <w:rsid w:val="05BEBB4B"/>
    <w:rsid w:val="05CBBE6F"/>
    <w:rsid w:val="05CE07AD"/>
    <w:rsid w:val="05D3DBC1"/>
    <w:rsid w:val="05DDCE46"/>
    <w:rsid w:val="05E30868"/>
    <w:rsid w:val="05E80303"/>
    <w:rsid w:val="05EBA749"/>
    <w:rsid w:val="05F24CE9"/>
    <w:rsid w:val="05F7B4CB"/>
    <w:rsid w:val="0608F82C"/>
    <w:rsid w:val="061753D2"/>
    <w:rsid w:val="061AD8B1"/>
    <w:rsid w:val="061B93B0"/>
    <w:rsid w:val="064E1068"/>
    <w:rsid w:val="06577355"/>
    <w:rsid w:val="0666DF2E"/>
    <w:rsid w:val="0682E7BF"/>
    <w:rsid w:val="068CD581"/>
    <w:rsid w:val="06AABD69"/>
    <w:rsid w:val="06B73392"/>
    <w:rsid w:val="06C75DFA"/>
    <w:rsid w:val="06CB238E"/>
    <w:rsid w:val="06F59019"/>
    <w:rsid w:val="06FFDBE4"/>
    <w:rsid w:val="074A8480"/>
    <w:rsid w:val="07513816"/>
    <w:rsid w:val="0757BD8F"/>
    <w:rsid w:val="0768F367"/>
    <w:rsid w:val="0780CE1E"/>
    <w:rsid w:val="07A2F28C"/>
    <w:rsid w:val="07AF58D3"/>
    <w:rsid w:val="07BE9F43"/>
    <w:rsid w:val="07D58174"/>
    <w:rsid w:val="07E3C9FD"/>
    <w:rsid w:val="07E5827C"/>
    <w:rsid w:val="07F6A565"/>
    <w:rsid w:val="07FBDE55"/>
    <w:rsid w:val="0804E761"/>
    <w:rsid w:val="080ABA5F"/>
    <w:rsid w:val="08101900"/>
    <w:rsid w:val="0811F2F0"/>
    <w:rsid w:val="08270F7F"/>
    <w:rsid w:val="08397AED"/>
    <w:rsid w:val="083E21C6"/>
    <w:rsid w:val="084DA2DE"/>
    <w:rsid w:val="0853F2A4"/>
    <w:rsid w:val="085494C5"/>
    <w:rsid w:val="08677836"/>
    <w:rsid w:val="0885C9E3"/>
    <w:rsid w:val="088788A1"/>
    <w:rsid w:val="088D70F1"/>
    <w:rsid w:val="08BA126D"/>
    <w:rsid w:val="08E288D6"/>
    <w:rsid w:val="08E3751E"/>
    <w:rsid w:val="0908C035"/>
    <w:rsid w:val="0919AEDB"/>
    <w:rsid w:val="0929E136"/>
    <w:rsid w:val="09340A22"/>
    <w:rsid w:val="09342EEA"/>
    <w:rsid w:val="0935A5DB"/>
    <w:rsid w:val="093B014C"/>
    <w:rsid w:val="0946A615"/>
    <w:rsid w:val="094FB159"/>
    <w:rsid w:val="09794E9D"/>
    <w:rsid w:val="09817F80"/>
    <w:rsid w:val="0984DF66"/>
    <w:rsid w:val="0991269A"/>
    <w:rsid w:val="0996EF28"/>
    <w:rsid w:val="099EB58D"/>
    <w:rsid w:val="09B912F3"/>
    <w:rsid w:val="09C35F11"/>
    <w:rsid w:val="09C62DC1"/>
    <w:rsid w:val="09EEE585"/>
    <w:rsid w:val="0A022EB5"/>
    <w:rsid w:val="0A0F2307"/>
    <w:rsid w:val="0A1A9A03"/>
    <w:rsid w:val="0A24D167"/>
    <w:rsid w:val="0A2ADDD6"/>
    <w:rsid w:val="0A57AA96"/>
    <w:rsid w:val="0A5FDD03"/>
    <w:rsid w:val="0A6A5E69"/>
    <w:rsid w:val="0A73F5A3"/>
    <w:rsid w:val="0A77A2BF"/>
    <w:rsid w:val="0A829CE2"/>
    <w:rsid w:val="0A896F8A"/>
    <w:rsid w:val="0A8984D3"/>
    <w:rsid w:val="0A93835E"/>
    <w:rsid w:val="0A9A6EA3"/>
    <w:rsid w:val="0A9EB32E"/>
    <w:rsid w:val="0AB91287"/>
    <w:rsid w:val="0ABA7F5B"/>
    <w:rsid w:val="0AC45531"/>
    <w:rsid w:val="0AC640C2"/>
    <w:rsid w:val="0AD5490F"/>
    <w:rsid w:val="0AE4C644"/>
    <w:rsid w:val="0AE77788"/>
    <w:rsid w:val="0AF0D4FD"/>
    <w:rsid w:val="0AFE2DF6"/>
    <w:rsid w:val="0B059D3E"/>
    <w:rsid w:val="0B1C7A41"/>
    <w:rsid w:val="0B37C649"/>
    <w:rsid w:val="0B3A2642"/>
    <w:rsid w:val="0B3AA7FD"/>
    <w:rsid w:val="0B598227"/>
    <w:rsid w:val="0B795835"/>
    <w:rsid w:val="0B901882"/>
    <w:rsid w:val="0BB98DF4"/>
    <w:rsid w:val="0BC2589C"/>
    <w:rsid w:val="0BC88615"/>
    <w:rsid w:val="0BCA5CE7"/>
    <w:rsid w:val="0BD312EB"/>
    <w:rsid w:val="0BD8627E"/>
    <w:rsid w:val="0BDEB8F4"/>
    <w:rsid w:val="0BE09BD6"/>
    <w:rsid w:val="0C080CCC"/>
    <w:rsid w:val="0C1533F8"/>
    <w:rsid w:val="0C35064D"/>
    <w:rsid w:val="0C357506"/>
    <w:rsid w:val="0C38E67A"/>
    <w:rsid w:val="0C404A75"/>
    <w:rsid w:val="0C451FA6"/>
    <w:rsid w:val="0C45299B"/>
    <w:rsid w:val="0C484E60"/>
    <w:rsid w:val="0C53C647"/>
    <w:rsid w:val="0C60109D"/>
    <w:rsid w:val="0C63FC22"/>
    <w:rsid w:val="0C749633"/>
    <w:rsid w:val="0C78A85D"/>
    <w:rsid w:val="0C834978"/>
    <w:rsid w:val="0C8DE7EA"/>
    <w:rsid w:val="0C8FC55A"/>
    <w:rsid w:val="0C999B02"/>
    <w:rsid w:val="0CAFF00E"/>
    <w:rsid w:val="0CB22692"/>
    <w:rsid w:val="0CB6A816"/>
    <w:rsid w:val="0CC2C238"/>
    <w:rsid w:val="0CC7F895"/>
    <w:rsid w:val="0CCDBF1B"/>
    <w:rsid w:val="0CE3D7EF"/>
    <w:rsid w:val="0CE69BC3"/>
    <w:rsid w:val="0CE707A2"/>
    <w:rsid w:val="0CE9A471"/>
    <w:rsid w:val="0CED9C6A"/>
    <w:rsid w:val="0CF81183"/>
    <w:rsid w:val="0CFB2247"/>
    <w:rsid w:val="0D0BE65F"/>
    <w:rsid w:val="0D0E9C05"/>
    <w:rsid w:val="0D207786"/>
    <w:rsid w:val="0D323812"/>
    <w:rsid w:val="0D33C80D"/>
    <w:rsid w:val="0D51B245"/>
    <w:rsid w:val="0D68C70B"/>
    <w:rsid w:val="0D710EAA"/>
    <w:rsid w:val="0D7559BF"/>
    <w:rsid w:val="0D7EFA66"/>
    <w:rsid w:val="0D8AEE0C"/>
    <w:rsid w:val="0D8CFE39"/>
    <w:rsid w:val="0D93C7CB"/>
    <w:rsid w:val="0DA222BC"/>
    <w:rsid w:val="0DAEEE8E"/>
    <w:rsid w:val="0DB9AA2C"/>
    <w:rsid w:val="0DBCA992"/>
    <w:rsid w:val="0DD71D29"/>
    <w:rsid w:val="0E0530D9"/>
    <w:rsid w:val="0E122668"/>
    <w:rsid w:val="0E2120E1"/>
    <w:rsid w:val="0E32CC84"/>
    <w:rsid w:val="0E34E821"/>
    <w:rsid w:val="0E41A78A"/>
    <w:rsid w:val="0E5C9B30"/>
    <w:rsid w:val="0E607D53"/>
    <w:rsid w:val="0E7402BB"/>
    <w:rsid w:val="0E74F167"/>
    <w:rsid w:val="0E7B48F8"/>
    <w:rsid w:val="0E8A25B5"/>
    <w:rsid w:val="0E972804"/>
    <w:rsid w:val="0EA52AE1"/>
    <w:rsid w:val="0EAD5B6A"/>
    <w:rsid w:val="0EADD065"/>
    <w:rsid w:val="0EAF1D93"/>
    <w:rsid w:val="0EBFAA6E"/>
    <w:rsid w:val="0ECDEB75"/>
    <w:rsid w:val="0ECE9165"/>
    <w:rsid w:val="0ED0C6FA"/>
    <w:rsid w:val="0ED7A90D"/>
    <w:rsid w:val="0EDFC79A"/>
    <w:rsid w:val="0EEC427E"/>
    <w:rsid w:val="0F11E2B3"/>
    <w:rsid w:val="0F231241"/>
    <w:rsid w:val="0F3713BE"/>
    <w:rsid w:val="0F3B99CB"/>
    <w:rsid w:val="0F3BA7F3"/>
    <w:rsid w:val="0F3D503F"/>
    <w:rsid w:val="0F42B699"/>
    <w:rsid w:val="0F433EB6"/>
    <w:rsid w:val="0F50730F"/>
    <w:rsid w:val="0F54F63E"/>
    <w:rsid w:val="0F7989F8"/>
    <w:rsid w:val="0F814ECD"/>
    <w:rsid w:val="0F89CA86"/>
    <w:rsid w:val="0F908002"/>
    <w:rsid w:val="0FCA4EC7"/>
    <w:rsid w:val="0FCE5851"/>
    <w:rsid w:val="0FD1D38A"/>
    <w:rsid w:val="0FDDF2D4"/>
    <w:rsid w:val="0FE9CC98"/>
    <w:rsid w:val="0FFF8AD4"/>
    <w:rsid w:val="1004A1F1"/>
    <w:rsid w:val="100B0558"/>
    <w:rsid w:val="100FD7F9"/>
    <w:rsid w:val="101BFBD5"/>
    <w:rsid w:val="102569DD"/>
    <w:rsid w:val="1030127C"/>
    <w:rsid w:val="10392F92"/>
    <w:rsid w:val="103A6656"/>
    <w:rsid w:val="106510EF"/>
    <w:rsid w:val="10815240"/>
    <w:rsid w:val="1089C459"/>
    <w:rsid w:val="108B5AEA"/>
    <w:rsid w:val="109FDE57"/>
    <w:rsid w:val="10AD9149"/>
    <w:rsid w:val="10AE3BD3"/>
    <w:rsid w:val="10F62582"/>
    <w:rsid w:val="10F80896"/>
    <w:rsid w:val="10F89751"/>
    <w:rsid w:val="11042192"/>
    <w:rsid w:val="11056FFF"/>
    <w:rsid w:val="110D97C4"/>
    <w:rsid w:val="110F1786"/>
    <w:rsid w:val="1110E449"/>
    <w:rsid w:val="1124C059"/>
    <w:rsid w:val="112FD13D"/>
    <w:rsid w:val="1137E95F"/>
    <w:rsid w:val="113D1C1A"/>
    <w:rsid w:val="11438653"/>
    <w:rsid w:val="1145DF24"/>
    <w:rsid w:val="1153DE55"/>
    <w:rsid w:val="115C73E8"/>
    <w:rsid w:val="1161E328"/>
    <w:rsid w:val="116D2CA0"/>
    <w:rsid w:val="11809F48"/>
    <w:rsid w:val="1187B5FB"/>
    <w:rsid w:val="11ACB258"/>
    <w:rsid w:val="11AF8450"/>
    <w:rsid w:val="11B44EA7"/>
    <w:rsid w:val="11B50D1D"/>
    <w:rsid w:val="11D66918"/>
    <w:rsid w:val="11E6C906"/>
    <w:rsid w:val="11EE5D5F"/>
    <w:rsid w:val="11EE83DC"/>
    <w:rsid w:val="11F1E480"/>
    <w:rsid w:val="11F3C38A"/>
    <w:rsid w:val="1218827C"/>
    <w:rsid w:val="1219A69D"/>
    <w:rsid w:val="12234A04"/>
    <w:rsid w:val="122844DB"/>
    <w:rsid w:val="122C0F33"/>
    <w:rsid w:val="122FA19E"/>
    <w:rsid w:val="124FE3A6"/>
    <w:rsid w:val="125E3B39"/>
    <w:rsid w:val="127354E5"/>
    <w:rsid w:val="1274A78D"/>
    <w:rsid w:val="128BAFD0"/>
    <w:rsid w:val="128BDAEF"/>
    <w:rsid w:val="12A66477"/>
    <w:rsid w:val="12C09667"/>
    <w:rsid w:val="12C23F3D"/>
    <w:rsid w:val="12C84492"/>
    <w:rsid w:val="12C8E5EE"/>
    <w:rsid w:val="12CEDE57"/>
    <w:rsid w:val="12D5D67B"/>
    <w:rsid w:val="12DD520B"/>
    <w:rsid w:val="12E46DBB"/>
    <w:rsid w:val="12FD4BA5"/>
    <w:rsid w:val="13152108"/>
    <w:rsid w:val="1332D503"/>
    <w:rsid w:val="1334D39A"/>
    <w:rsid w:val="1338239F"/>
    <w:rsid w:val="133ED525"/>
    <w:rsid w:val="1341015C"/>
    <w:rsid w:val="1347B073"/>
    <w:rsid w:val="134BD429"/>
    <w:rsid w:val="134E072A"/>
    <w:rsid w:val="13603EA8"/>
    <w:rsid w:val="1379CE6A"/>
    <w:rsid w:val="137BFC1E"/>
    <w:rsid w:val="1383B2E7"/>
    <w:rsid w:val="1394FA20"/>
    <w:rsid w:val="13B85AF7"/>
    <w:rsid w:val="13EB7785"/>
    <w:rsid w:val="140C88A6"/>
    <w:rsid w:val="14252C20"/>
    <w:rsid w:val="14293660"/>
    <w:rsid w:val="142C1B83"/>
    <w:rsid w:val="142C7DC5"/>
    <w:rsid w:val="142F50E7"/>
    <w:rsid w:val="144AEB0D"/>
    <w:rsid w:val="144B142B"/>
    <w:rsid w:val="144B8011"/>
    <w:rsid w:val="1457AC0B"/>
    <w:rsid w:val="147E3253"/>
    <w:rsid w:val="1480C12D"/>
    <w:rsid w:val="14A401CB"/>
    <w:rsid w:val="14AAD1AF"/>
    <w:rsid w:val="14BD7999"/>
    <w:rsid w:val="14C0F5AE"/>
    <w:rsid w:val="14C67C5B"/>
    <w:rsid w:val="14C86099"/>
    <w:rsid w:val="14CC51ED"/>
    <w:rsid w:val="14DE644C"/>
    <w:rsid w:val="14E06F26"/>
    <w:rsid w:val="14E79E91"/>
    <w:rsid w:val="15029DA6"/>
    <w:rsid w:val="15033D2B"/>
    <w:rsid w:val="1503F9EA"/>
    <w:rsid w:val="150E2D11"/>
    <w:rsid w:val="1517BB19"/>
    <w:rsid w:val="153266B7"/>
    <w:rsid w:val="1549F43A"/>
    <w:rsid w:val="157567BD"/>
    <w:rsid w:val="1593137D"/>
    <w:rsid w:val="159DB249"/>
    <w:rsid w:val="15A8E46C"/>
    <w:rsid w:val="15AF2882"/>
    <w:rsid w:val="15B3006E"/>
    <w:rsid w:val="15CC8C93"/>
    <w:rsid w:val="15CEC900"/>
    <w:rsid w:val="15E08BA7"/>
    <w:rsid w:val="15EBF670"/>
    <w:rsid w:val="15F1D389"/>
    <w:rsid w:val="1613EF37"/>
    <w:rsid w:val="1631621A"/>
    <w:rsid w:val="16336398"/>
    <w:rsid w:val="164AE9AB"/>
    <w:rsid w:val="164E8035"/>
    <w:rsid w:val="16605FEF"/>
    <w:rsid w:val="16784E12"/>
    <w:rsid w:val="16ADABDF"/>
    <w:rsid w:val="16B2EE66"/>
    <w:rsid w:val="16CB0FB0"/>
    <w:rsid w:val="16CFF245"/>
    <w:rsid w:val="16D6026D"/>
    <w:rsid w:val="16E13FFB"/>
    <w:rsid w:val="16F8B007"/>
    <w:rsid w:val="170947E0"/>
    <w:rsid w:val="1713CF9A"/>
    <w:rsid w:val="172329D0"/>
    <w:rsid w:val="172D5196"/>
    <w:rsid w:val="1740F54C"/>
    <w:rsid w:val="17462E77"/>
    <w:rsid w:val="1747C3C8"/>
    <w:rsid w:val="174CA218"/>
    <w:rsid w:val="1769071B"/>
    <w:rsid w:val="176D7A0C"/>
    <w:rsid w:val="178B87B1"/>
    <w:rsid w:val="17CBD7F3"/>
    <w:rsid w:val="17CBFFF0"/>
    <w:rsid w:val="17DDED20"/>
    <w:rsid w:val="17E06D91"/>
    <w:rsid w:val="17E14950"/>
    <w:rsid w:val="17FFE941"/>
    <w:rsid w:val="18016716"/>
    <w:rsid w:val="18071634"/>
    <w:rsid w:val="181A358E"/>
    <w:rsid w:val="181DCDBF"/>
    <w:rsid w:val="182EE5C8"/>
    <w:rsid w:val="1837F6F8"/>
    <w:rsid w:val="184E769B"/>
    <w:rsid w:val="18537A80"/>
    <w:rsid w:val="1855E8EB"/>
    <w:rsid w:val="18626CA1"/>
    <w:rsid w:val="1864DF9E"/>
    <w:rsid w:val="18661328"/>
    <w:rsid w:val="1866F86C"/>
    <w:rsid w:val="18841F0B"/>
    <w:rsid w:val="18AE9A8E"/>
    <w:rsid w:val="18B131AF"/>
    <w:rsid w:val="18FFE75D"/>
    <w:rsid w:val="190515D4"/>
    <w:rsid w:val="1905DD8E"/>
    <w:rsid w:val="191DDE65"/>
    <w:rsid w:val="19205B4C"/>
    <w:rsid w:val="19335EE3"/>
    <w:rsid w:val="1950FA0E"/>
    <w:rsid w:val="195DC1FA"/>
    <w:rsid w:val="195F7535"/>
    <w:rsid w:val="197911CE"/>
    <w:rsid w:val="197C622C"/>
    <w:rsid w:val="19806573"/>
    <w:rsid w:val="19B47388"/>
    <w:rsid w:val="19B9C466"/>
    <w:rsid w:val="19C6B10C"/>
    <w:rsid w:val="19CCD698"/>
    <w:rsid w:val="19D6A266"/>
    <w:rsid w:val="19EFEA8A"/>
    <w:rsid w:val="19F6D1EF"/>
    <w:rsid w:val="19FBE295"/>
    <w:rsid w:val="1A240312"/>
    <w:rsid w:val="1A255499"/>
    <w:rsid w:val="1A2B0643"/>
    <w:rsid w:val="1A318978"/>
    <w:rsid w:val="1A3D583E"/>
    <w:rsid w:val="1A4EDBCD"/>
    <w:rsid w:val="1A54A503"/>
    <w:rsid w:val="1A71D7B5"/>
    <w:rsid w:val="1A75F182"/>
    <w:rsid w:val="1A84BC39"/>
    <w:rsid w:val="1A8A2A00"/>
    <w:rsid w:val="1AC1D80C"/>
    <w:rsid w:val="1AC4F1A1"/>
    <w:rsid w:val="1AC84104"/>
    <w:rsid w:val="1AD1B26D"/>
    <w:rsid w:val="1AEEAFE3"/>
    <w:rsid w:val="1AF791E9"/>
    <w:rsid w:val="1AFB7606"/>
    <w:rsid w:val="1B02E45A"/>
    <w:rsid w:val="1B15AFD4"/>
    <w:rsid w:val="1B2DAC0D"/>
    <w:rsid w:val="1B359B97"/>
    <w:rsid w:val="1B3A5D8A"/>
    <w:rsid w:val="1B4A16A0"/>
    <w:rsid w:val="1B4F5470"/>
    <w:rsid w:val="1B501FBB"/>
    <w:rsid w:val="1B5BAFDA"/>
    <w:rsid w:val="1B63D023"/>
    <w:rsid w:val="1B83F668"/>
    <w:rsid w:val="1B9D1265"/>
    <w:rsid w:val="1BBAD398"/>
    <w:rsid w:val="1BBFBB99"/>
    <w:rsid w:val="1BC85DF4"/>
    <w:rsid w:val="1BCBC8C6"/>
    <w:rsid w:val="1BDA4973"/>
    <w:rsid w:val="1BDBEBBA"/>
    <w:rsid w:val="1BE0F93C"/>
    <w:rsid w:val="1C0ECB47"/>
    <w:rsid w:val="1C13DDBA"/>
    <w:rsid w:val="1C248355"/>
    <w:rsid w:val="1C432A5A"/>
    <w:rsid w:val="1C5B51A7"/>
    <w:rsid w:val="1C5B7367"/>
    <w:rsid w:val="1C5E93BE"/>
    <w:rsid w:val="1C70A7D2"/>
    <w:rsid w:val="1C765422"/>
    <w:rsid w:val="1CA02754"/>
    <w:rsid w:val="1CB334CB"/>
    <w:rsid w:val="1CBB2C7E"/>
    <w:rsid w:val="1CC77706"/>
    <w:rsid w:val="1CD2297E"/>
    <w:rsid w:val="1CE863B6"/>
    <w:rsid w:val="1CEAA7AD"/>
    <w:rsid w:val="1D238CE0"/>
    <w:rsid w:val="1D28767F"/>
    <w:rsid w:val="1D46CA82"/>
    <w:rsid w:val="1D51A06B"/>
    <w:rsid w:val="1D51F6D1"/>
    <w:rsid w:val="1D5E350D"/>
    <w:rsid w:val="1D5E8013"/>
    <w:rsid w:val="1D782BA8"/>
    <w:rsid w:val="1D90EBE3"/>
    <w:rsid w:val="1D92C0E0"/>
    <w:rsid w:val="1DA11698"/>
    <w:rsid w:val="1DB50E7C"/>
    <w:rsid w:val="1DB66C20"/>
    <w:rsid w:val="1DB6ACDF"/>
    <w:rsid w:val="1DC27474"/>
    <w:rsid w:val="1DE25BD2"/>
    <w:rsid w:val="1DE6A94E"/>
    <w:rsid w:val="1DEC653A"/>
    <w:rsid w:val="1E1A2E2A"/>
    <w:rsid w:val="1E218C30"/>
    <w:rsid w:val="1E29BFA7"/>
    <w:rsid w:val="1E2B6CA6"/>
    <w:rsid w:val="1E5FEDD9"/>
    <w:rsid w:val="1E60EE3B"/>
    <w:rsid w:val="1E677611"/>
    <w:rsid w:val="1E770101"/>
    <w:rsid w:val="1E7A339E"/>
    <w:rsid w:val="1E7CE7F3"/>
    <w:rsid w:val="1E80AA31"/>
    <w:rsid w:val="1E889A14"/>
    <w:rsid w:val="1E9638D2"/>
    <w:rsid w:val="1E99DD99"/>
    <w:rsid w:val="1E9BDBD0"/>
    <w:rsid w:val="1E9D912A"/>
    <w:rsid w:val="1EAF8F2D"/>
    <w:rsid w:val="1EB315ED"/>
    <w:rsid w:val="1EBB4634"/>
    <w:rsid w:val="1ED3E224"/>
    <w:rsid w:val="1EDC6199"/>
    <w:rsid w:val="1EDCA7E5"/>
    <w:rsid w:val="1EE03700"/>
    <w:rsid w:val="1EF2DE82"/>
    <w:rsid w:val="1EF8D177"/>
    <w:rsid w:val="1F1635DA"/>
    <w:rsid w:val="1F20055B"/>
    <w:rsid w:val="1F33E528"/>
    <w:rsid w:val="1F364B8F"/>
    <w:rsid w:val="1F3A2B02"/>
    <w:rsid w:val="1F5BAA6D"/>
    <w:rsid w:val="1F75CC49"/>
    <w:rsid w:val="1F8663D8"/>
    <w:rsid w:val="1F88DB10"/>
    <w:rsid w:val="1F8ABE3D"/>
    <w:rsid w:val="1F8BDB3D"/>
    <w:rsid w:val="1F8E23C3"/>
    <w:rsid w:val="1FA0DA40"/>
    <w:rsid w:val="1FA8DF6F"/>
    <w:rsid w:val="1FA9FDD3"/>
    <w:rsid w:val="1FC61259"/>
    <w:rsid w:val="1FCF3B5B"/>
    <w:rsid w:val="1FD2ABA5"/>
    <w:rsid w:val="1FDF67ED"/>
    <w:rsid w:val="1FEBDA18"/>
    <w:rsid w:val="1FF3DA34"/>
    <w:rsid w:val="1FFCE9EA"/>
    <w:rsid w:val="1FFF7F07"/>
    <w:rsid w:val="201AFA31"/>
    <w:rsid w:val="2032BB96"/>
    <w:rsid w:val="203FDF41"/>
    <w:rsid w:val="206257CC"/>
    <w:rsid w:val="206A1C23"/>
    <w:rsid w:val="20717897"/>
    <w:rsid w:val="2083A5C4"/>
    <w:rsid w:val="208DA85D"/>
    <w:rsid w:val="2097D263"/>
    <w:rsid w:val="209D06E6"/>
    <w:rsid w:val="20A80B8D"/>
    <w:rsid w:val="20A91440"/>
    <w:rsid w:val="20AB6BB3"/>
    <w:rsid w:val="20C37695"/>
    <w:rsid w:val="20D1BB09"/>
    <w:rsid w:val="20D38BC0"/>
    <w:rsid w:val="20D972FD"/>
    <w:rsid w:val="20E66453"/>
    <w:rsid w:val="20EA9059"/>
    <w:rsid w:val="20F8FBAC"/>
    <w:rsid w:val="20F94358"/>
    <w:rsid w:val="21234A04"/>
    <w:rsid w:val="2123F521"/>
    <w:rsid w:val="213AC4A2"/>
    <w:rsid w:val="2146FCE3"/>
    <w:rsid w:val="21595CED"/>
    <w:rsid w:val="2165DF86"/>
    <w:rsid w:val="217D61C1"/>
    <w:rsid w:val="2181C02D"/>
    <w:rsid w:val="21A1DF81"/>
    <w:rsid w:val="21B045F1"/>
    <w:rsid w:val="21BC4470"/>
    <w:rsid w:val="21BE5B2E"/>
    <w:rsid w:val="21CA0B51"/>
    <w:rsid w:val="21D2B1FF"/>
    <w:rsid w:val="21D5C84C"/>
    <w:rsid w:val="21E4D286"/>
    <w:rsid w:val="21E88660"/>
    <w:rsid w:val="21EA8668"/>
    <w:rsid w:val="21F328C8"/>
    <w:rsid w:val="21F74301"/>
    <w:rsid w:val="21FC0578"/>
    <w:rsid w:val="21FE0A83"/>
    <w:rsid w:val="21FF9CF6"/>
    <w:rsid w:val="220C0C92"/>
    <w:rsid w:val="221FB446"/>
    <w:rsid w:val="22238718"/>
    <w:rsid w:val="2232D2BF"/>
    <w:rsid w:val="223C6955"/>
    <w:rsid w:val="22419171"/>
    <w:rsid w:val="225385A6"/>
    <w:rsid w:val="22566958"/>
    <w:rsid w:val="226047BA"/>
    <w:rsid w:val="22800A8C"/>
    <w:rsid w:val="228BBA91"/>
    <w:rsid w:val="22A16AE3"/>
    <w:rsid w:val="22B399A3"/>
    <w:rsid w:val="22D9EB88"/>
    <w:rsid w:val="22E10003"/>
    <w:rsid w:val="22E16E93"/>
    <w:rsid w:val="22E1DF01"/>
    <w:rsid w:val="22E1E5B5"/>
    <w:rsid w:val="22E92593"/>
    <w:rsid w:val="22F1E444"/>
    <w:rsid w:val="2306663E"/>
    <w:rsid w:val="2308EABE"/>
    <w:rsid w:val="230EB505"/>
    <w:rsid w:val="2310C519"/>
    <w:rsid w:val="2323D3EE"/>
    <w:rsid w:val="232A93E2"/>
    <w:rsid w:val="2341DBA3"/>
    <w:rsid w:val="2345C804"/>
    <w:rsid w:val="234AD618"/>
    <w:rsid w:val="235178D3"/>
    <w:rsid w:val="2355E870"/>
    <w:rsid w:val="2365E136"/>
    <w:rsid w:val="236764DD"/>
    <w:rsid w:val="2387F605"/>
    <w:rsid w:val="23A335CF"/>
    <w:rsid w:val="23B95D55"/>
    <w:rsid w:val="23C2104A"/>
    <w:rsid w:val="23DFF435"/>
    <w:rsid w:val="23E944E1"/>
    <w:rsid w:val="23ED99DF"/>
    <w:rsid w:val="23F91A45"/>
    <w:rsid w:val="23FC4704"/>
    <w:rsid w:val="23FCE3A7"/>
    <w:rsid w:val="23FDA7F3"/>
    <w:rsid w:val="2405E7A7"/>
    <w:rsid w:val="240969BA"/>
    <w:rsid w:val="240A9436"/>
    <w:rsid w:val="240C528E"/>
    <w:rsid w:val="2411BDE8"/>
    <w:rsid w:val="2411C583"/>
    <w:rsid w:val="241284EE"/>
    <w:rsid w:val="241EF143"/>
    <w:rsid w:val="2431B1C8"/>
    <w:rsid w:val="24344804"/>
    <w:rsid w:val="2435CCDB"/>
    <w:rsid w:val="243BCD78"/>
    <w:rsid w:val="243F1F4A"/>
    <w:rsid w:val="24473F50"/>
    <w:rsid w:val="245095CA"/>
    <w:rsid w:val="24587CED"/>
    <w:rsid w:val="24587E15"/>
    <w:rsid w:val="245EEC60"/>
    <w:rsid w:val="246BB051"/>
    <w:rsid w:val="2489098C"/>
    <w:rsid w:val="24D0AB58"/>
    <w:rsid w:val="24D4F02C"/>
    <w:rsid w:val="24F2D1EC"/>
    <w:rsid w:val="24F6EA1F"/>
    <w:rsid w:val="24FC45A7"/>
    <w:rsid w:val="25102352"/>
    <w:rsid w:val="2514BC53"/>
    <w:rsid w:val="2528D0B2"/>
    <w:rsid w:val="2534C0BA"/>
    <w:rsid w:val="25450116"/>
    <w:rsid w:val="25452266"/>
    <w:rsid w:val="254F9674"/>
    <w:rsid w:val="255DEE29"/>
    <w:rsid w:val="257D5116"/>
    <w:rsid w:val="258011AD"/>
    <w:rsid w:val="2581329E"/>
    <w:rsid w:val="2588D560"/>
    <w:rsid w:val="2596EC7B"/>
    <w:rsid w:val="2598361C"/>
    <w:rsid w:val="259A962E"/>
    <w:rsid w:val="25A82830"/>
    <w:rsid w:val="25A9B142"/>
    <w:rsid w:val="25BE0BED"/>
    <w:rsid w:val="25D30304"/>
    <w:rsid w:val="25E7E1B4"/>
    <w:rsid w:val="25EBD4C5"/>
    <w:rsid w:val="25F40DA2"/>
    <w:rsid w:val="26024813"/>
    <w:rsid w:val="2629CD6D"/>
    <w:rsid w:val="2631A35E"/>
    <w:rsid w:val="2636DFAB"/>
    <w:rsid w:val="263E1919"/>
    <w:rsid w:val="26472E82"/>
    <w:rsid w:val="265172E0"/>
    <w:rsid w:val="2658B644"/>
    <w:rsid w:val="266C3030"/>
    <w:rsid w:val="26762FF4"/>
    <w:rsid w:val="267B0591"/>
    <w:rsid w:val="267D3E28"/>
    <w:rsid w:val="268B4FCF"/>
    <w:rsid w:val="269B7CAA"/>
    <w:rsid w:val="269D5D29"/>
    <w:rsid w:val="26A4AC1C"/>
    <w:rsid w:val="26B380E8"/>
    <w:rsid w:val="26B893CB"/>
    <w:rsid w:val="26C1853D"/>
    <w:rsid w:val="26C46C91"/>
    <w:rsid w:val="26C4D15D"/>
    <w:rsid w:val="26CA5C3D"/>
    <w:rsid w:val="26D9C2B2"/>
    <w:rsid w:val="26DAE4C8"/>
    <w:rsid w:val="26E8AD65"/>
    <w:rsid w:val="26EE988A"/>
    <w:rsid w:val="26F861F6"/>
    <w:rsid w:val="271F7C68"/>
    <w:rsid w:val="27224528"/>
    <w:rsid w:val="27282C24"/>
    <w:rsid w:val="27472BD1"/>
    <w:rsid w:val="275AA50E"/>
    <w:rsid w:val="275D0FCD"/>
    <w:rsid w:val="27651C4B"/>
    <w:rsid w:val="276F8730"/>
    <w:rsid w:val="278F0DC9"/>
    <w:rsid w:val="27A9DE21"/>
    <w:rsid w:val="27AEAA0C"/>
    <w:rsid w:val="27EF4529"/>
    <w:rsid w:val="27FFEB72"/>
    <w:rsid w:val="2800D31A"/>
    <w:rsid w:val="28111D7D"/>
    <w:rsid w:val="281307DC"/>
    <w:rsid w:val="282B800E"/>
    <w:rsid w:val="284A2AF5"/>
    <w:rsid w:val="285B2A61"/>
    <w:rsid w:val="285FDC55"/>
    <w:rsid w:val="2871B86A"/>
    <w:rsid w:val="2888F1E0"/>
    <w:rsid w:val="2890803A"/>
    <w:rsid w:val="28987606"/>
    <w:rsid w:val="28AE9C9B"/>
    <w:rsid w:val="28B25A00"/>
    <w:rsid w:val="28B76FB9"/>
    <w:rsid w:val="28BAA594"/>
    <w:rsid w:val="28BBB5C1"/>
    <w:rsid w:val="28BD5FEC"/>
    <w:rsid w:val="28C2984F"/>
    <w:rsid w:val="28D0B56A"/>
    <w:rsid w:val="28EDB750"/>
    <w:rsid w:val="28EE8CEE"/>
    <w:rsid w:val="28FDE9A8"/>
    <w:rsid w:val="29067DC9"/>
    <w:rsid w:val="291E321E"/>
    <w:rsid w:val="291F73B8"/>
    <w:rsid w:val="2921ACFD"/>
    <w:rsid w:val="294227DB"/>
    <w:rsid w:val="2945DD7E"/>
    <w:rsid w:val="295C249C"/>
    <w:rsid w:val="29617A75"/>
    <w:rsid w:val="2962D8F8"/>
    <w:rsid w:val="2964C32B"/>
    <w:rsid w:val="297DCC17"/>
    <w:rsid w:val="298B7106"/>
    <w:rsid w:val="29917AEE"/>
    <w:rsid w:val="29B5649B"/>
    <w:rsid w:val="29B7AC4B"/>
    <w:rsid w:val="29C0C211"/>
    <w:rsid w:val="29CDBA06"/>
    <w:rsid w:val="29CE8142"/>
    <w:rsid w:val="29E28810"/>
    <w:rsid w:val="29E288AD"/>
    <w:rsid w:val="29F6FD15"/>
    <w:rsid w:val="2A059F55"/>
    <w:rsid w:val="2A193CA4"/>
    <w:rsid w:val="2A274FCE"/>
    <w:rsid w:val="2A284C51"/>
    <w:rsid w:val="2A33B703"/>
    <w:rsid w:val="2A3D75B3"/>
    <w:rsid w:val="2A3F046B"/>
    <w:rsid w:val="2A4902A0"/>
    <w:rsid w:val="2A53198E"/>
    <w:rsid w:val="2A543FA3"/>
    <w:rsid w:val="2A5AF457"/>
    <w:rsid w:val="2A5E1155"/>
    <w:rsid w:val="2A5ED19B"/>
    <w:rsid w:val="2A63E6FF"/>
    <w:rsid w:val="2A719901"/>
    <w:rsid w:val="2A71A7BD"/>
    <w:rsid w:val="2A77C03E"/>
    <w:rsid w:val="2A782DEF"/>
    <w:rsid w:val="2A7ACF2A"/>
    <w:rsid w:val="2A81FA9F"/>
    <w:rsid w:val="2A8E8630"/>
    <w:rsid w:val="2A9A9C43"/>
    <w:rsid w:val="2AA29AF3"/>
    <w:rsid w:val="2AAC837E"/>
    <w:rsid w:val="2AB5E050"/>
    <w:rsid w:val="2AC24759"/>
    <w:rsid w:val="2AE88BD9"/>
    <w:rsid w:val="2AEE2CD8"/>
    <w:rsid w:val="2B073705"/>
    <w:rsid w:val="2B24971F"/>
    <w:rsid w:val="2B354037"/>
    <w:rsid w:val="2B5EDE61"/>
    <w:rsid w:val="2B5F02E1"/>
    <w:rsid w:val="2B666F81"/>
    <w:rsid w:val="2B7AEB7C"/>
    <w:rsid w:val="2B7C35F9"/>
    <w:rsid w:val="2B89F543"/>
    <w:rsid w:val="2B9E7989"/>
    <w:rsid w:val="2BB1AF51"/>
    <w:rsid w:val="2BBA227E"/>
    <w:rsid w:val="2BD5D727"/>
    <w:rsid w:val="2BE40D13"/>
    <w:rsid w:val="2BE60DB9"/>
    <w:rsid w:val="2BF02C9B"/>
    <w:rsid w:val="2BF1AB34"/>
    <w:rsid w:val="2BF67FE8"/>
    <w:rsid w:val="2C08FC31"/>
    <w:rsid w:val="2C443804"/>
    <w:rsid w:val="2C47B65D"/>
    <w:rsid w:val="2C4B58FE"/>
    <w:rsid w:val="2C50BDF2"/>
    <w:rsid w:val="2C59FD17"/>
    <w:rsid w:val="2C6A408F"/>
    <w:rsid w:val="2C70B3B7"/>
    <w:rsid w:val="2C740D2E"/>
    <w:rsid w:val="2C8013DF"/>
    <w:rsid w:val="2C9E21C5"/>
    <w:rsid w:val="2C9FD383"/>
    <w:rsid w:val="2CA43EC3"/>
    <w:rsid w:val="2CBBA5BF"/>
    <w:rsid w:val="2CC27A93"/>
    <w:rsid w:val="2CC2A978"/>
    <w:rsid w:val="2CC3BA80"/>
    <w:rsid w:val="2CD317FC"/>
    <w:rsid w:val="2CD52E2D"/>
    <w:rsid w:val="2CDE26DF"/>
    <w:rsid w:val="2CDFB77D"/>
    <w:rsid w:val="2CE22AA2"/>
    <w:rsid w:val="2CFC65C7"/>
    <w:rsid w:val="2D0980B4"/>
    <w:rsid w:val="2D09B9E7"/>
    <w:rsid w:val="2D1862EF"/>
    <w:rsid w:val="2D19F4CC"/>
    <w:rsid w:val="2D21390C"/>
    <w:rsid w:val="2D26D685"/>
    <w:rsid w:val="2D373BB3"/>
    <w:rsid w:val="2D3DD5F1"/>
    <w:rsid w:val="2D427159"/>
    <w:rsid w:val="2D4A4F59"/>
    <w:rsid w:val="2D57DF74"/>
    <w:rsid w:val="2D642CC1"/>
    <w:rsid w:val="2D6C4CA0"/>
    <w:rsid w:val="2D6D75CE"/>
    <w:rsid w:val="2D6E6804"/>
    <w:rsid w:val="2D970439"/>
    <w:rsid w:val="2DAAB501"/>
    <w:rsid w:val="2DAFC36E"/>
    <w:rsid w:val="2DB0A849"/>
    <w:rsid w:val="2DB1905E"/>
    <w:rsid w:val="2DBFF0B2"/>
    <w:rsid w:val="2DC0CC3F"/>
    <w:rsid w:val="2DCA6306"/>
    <w:rsid w:val="2DD3545D"/>
    <w:rsid w:val="2E01ECDF"/>
    <w:rsid w:val="2E23138B"/>
    <w:rsid w:val="2E28E225"/>
    <w:rsid w:val="2E34B54C"/>
    <w:rsid w:val="2E467DBA"/>
    <w:rsid w:val="2E489393"/>
    <w:rsid w:val="2E4BCC70"/>
    <w:rsid w:val="2E4C893A"/>
    <w:rsid w:val="2E4CFA5E"/>
    <w:rsid w:val="2E4DBA7D"/>
    <w:rsid w:val="2E5202E5"/>
    <w:rsid w:val="2E5E0749"/>
    <w:rsid w:val="2E690A88"/>
    <w:rsid w:val="2E6E1D13"/>
    <w:rsid w:val="2E801D97"/>
    <w:rsid w:val="2E85AF24"/>
    <w:rsid w:val="2E975E26"/>
    <w:rsid w:val="2E9BFA7A"/>
    <w:rsid w:val="2EA471E3"/>
    <w:rsid w:val="2EB59E06"/>
    <w:rsid w:val="2EF4D084"/>
    <w:rsid w:val="2EF6F0B5"/>
    <w:rsid w:val="2EFB9024"/>
    <w:rsid w:val="2F0517D8"/>
    <w:rsid w:val="2F05DBA4"/>
    <w:rsid w:val="2F1BFB39"/>
    <w:rsid w:val="2F2D23C8"/>
    <w:rsid w:val="2F3AED91"/>
    <w:rsid w:val="2F59327D"/>
    <w:rsid w:val="2F6ED3BB"/>
    <w:rsid w:val="2F7092D3"/>
    <w:rsid w:val="2F7486FF"/>
    <w:rsid w:val="2F77D578"/>
    <w:rsid w:val="2F7ED46A"/>
    <w:rsid w:val="2F865D5C"/>
    <w:rsid w:val="2F87596B"/>
    <w:rsid w:val="2F98EB45"/>
    <w:rsid w:val="2F9AADA7"/>
    <w:rsid w:val="2FA70F62"/>
    <w:rsid w:val="2FB5987B"/>
    <w:rsid w:val="2FB90FFF"/>
    <w:rsid w:val="2FBBF6B4"/>
    <w:rsid w:val="2FBE4369"/>
    <w:rsid w:val="2FBF24CE"/>
    <w:rsid w:val="2FC1CA83"/>
    <w:rsid w:val="2FD83755"/>
    <w:rsid w:val="2FE7593A"/>
    <w:rsid w:val="2FFFA775"/>
    <w:rsid w:val="3009506E"/>
    <w:rsid w:val="3015963B"/>
    <w:rsid w:val="304AB2D5"/>
    <w:rsid w:val="30549ADC"/>
    <w:rsid w:val="305AAF32"/>
    <w:rsid w:val="305CD619"/>
    <w:rsid w:val="3067490F"/>
    <w:rsid w:val="3084586C"/>
    <w:rsid w:val="309CAAB7"/>
    <w:rsid w:val="30C9DEAC"/>
    <w:rsid w:val="30CCA079"/>
    <w:rsid w:val="30DEFA55"/>
    <w:rsid w:val="30E63315"/>
    <w:rsid w:val="30F90292"/>
    <w:rsid w:val="31156117"/>
    <w:rsid w:val="3136E500"/>
    <w:rsid w:val="31470BE4"/>
    <w:rsid w:val="314A16AE"/>
    <w:rsid w:val="314FAD51"/>
    <w:rsid w:val="3155FD5C"/>
    <w:rsid w:val="316D5B0A"/>
    <w:rsid w:val="31746B5B"/>
    <w:rsid w:val="31803C74"/>
    <w:rsid w:val="3186EF97"/>
    <w:rsid w:val="31937809"/>
    <w:rsid w:val="319DF9B1"/>
    <w:rsid w:val="31A61316"/>
    <w:rsid w:val="31C337EF"/>
    <w:rsid w:val="31CF8656"/>
    <w:rsid w:val="31D4BE2D"/>
    <w:rsid w:val="31DAADB0"/>
    <w:rsid w:val="31EEA9F2"/>
    <w:rsid w:val="31F3E4E8"/>
    <w:rsid w:val="31F5965C"/>
    <w:rsid w:val="32073D4F"/>
    <w:rsid w:val="323CFE64"/>
    <w:rsid w:val="324DC376"/>
    <w:rsid w:val="325F0090"/>
    <w:rsid w:val="3260C34F"/>
    <w:rsid w:val="32782841"/>
    <w:rsid w:val="32A22BF7"/>
    <w:rsid w:val="32A6904A"/>
    <w:rsid w:val="32AB275B"/>
    <w:rsid w:val="32B4C6F2"/>
    <w:rsid w:val="32C46DD8"/>
    <w:rsid w:val="32C7B2F9"/>
    <w:rsid w:val="32D11EAA"/>
    <w:rsid w:val="32D9F0F5"/>
    <w:rsid w:val="32E53924"/>
    <w:rsid w:val="32E59425"/>
    <w:rsid w:val="32F25D25"/>
    <w:rsid w:val="330EDF0F"/>
    <w:rsid w:val="3313B13D"/>
    <w:rsid w:val="3316A857"/>
    <w:rsid w:val="3317E323"/>
    <w:rsid w:val="332CF456"/>
    <w:rsid w:val="3330F73D"/>
    <w:rsid w:val="333A3546"/>
    <w:rsid w:val="3351184E"/>
    <w:rsid w:val="336DF69C"/>
    <w:rsid w:val="33755BE7"/>
    <w:rsid w:val="3384FA76"/>
    <w:rsid w:val="3388D372"/>
    <w:rsid w:val="3391D10B"/>
    <w:rsid w:val="339DAF73"/>
    <w:rsid w:val="33A984F8"/>
    <w:rsid w:val="33AD44D7"/>
    <w:rsid w:val="33BE5BE1"/>
    <w:rsid w:val="33E82DA7"/>
    <w:rsid w:val="33F51802"/>
    <w:rsid w:val="340234F3"/>
    <w:rsid w:val="3402A14F"/>
    <w:rsid w:val="340571A3"/>
    <w:rsid w:val="34294598"/>
    <w:rsid w:val="343169C5"/>
    <w:rsid w:val="3434F5D9"/>
    <w:rsid w:val="343E7286"/>
    <w:rsid w:val="343FB31D"/>
    <w:rsid w:val="3461A750"/>
    <w:rsid w:val="3461C0B3"/>
    <w:rsid w:val="346CBD9C"/>
    <w:rsid w:val="34763456"/>
    <w:rsid w:val="347C7756"/>
    <w:rsid w:val="34916A44"/>
    <w:rsid w:val="34ADF440"/>
    <w:rsid w:val="34D251C9"/>
    <w:rsid w:val="34DF6D4F"/>
    <w:rsid w:val="34E7381D"/>
    <w:rsid w:val="34F0F649"/>
    <w:rsid w:val="34F269DA"/>
    <w:rsid w:val="34F3372C"/>
    <w:rsid w:val="34F88476"/>
    <w:rsid w:val="35040790"/>
    <w:rsid w:val="3512FC40"/>
    <w:rsid w:val="351F99A8"/>
    <w:rsid w:val="352EDDC0"/>
    <w:rsid w:val="353811A6"/>
    <w:rsid w:val="353EE737"/>
    <w:rsid w:val="3568541B"/>
    <w:rsid w:val="35694860"/>
    <w:rsid w:val="356E15C9"/>
    <w:rsid w:val="35922D46"/>
    <w:rsid w:val="3596DDA6"/>
    <w:rsid w:val="35A2977F"/>
    <w:rsid w:val="35A94A37"/>
    <w:rsid w:val="35A964FB"/>
    <w:rsid w:val="35ABB95D"/>
    <w:rsid w:val="35B350BC"/>
    <w:rsid w:val="35B4F9B4"/>
    <w:rsid w:val="35B802F5"/>
    <w:rsid w:val="35BFC743"/>
    <w:rsid w:val="35C0B977"/>
    <w:rsid w:val="35FBFC7B"/>
    <w:rsid w:val="3606768B"/>
    <w:rsid w:val="36081213"/>
    <w:rsid w:val="3608FA98"/>
    <w:rsid w:val="36248073"/>
    <w:rsid w:val="36249A8D"/>
    <w:rsid w:val="362A8C7C"/>
    <w:rsid w:val="3636D6AB"/>
    <w:rsid w:val="3638C4B1"/>
    <w:rsid w:val="3646C1A0"/>
    <w:rsid w:val="365603F3"/>
    <w:rsid w:val="3661C66A"/>
    <w:rsid w:val="3667CD9D"/>
    <w:rsid w:val="36684B23"/>
    <w:rsid w:val="3670198D"/>
    <w:rsid w:val="3673830C"/>
    <w:rsid w:val="3677A62F"/>
    <w:rsid w:val="36789DF3"/>
    <w:rsid w:val="367CE7E4"/>
    <w:rsid w:val="36970AD1"/>
    <w:rsid w:val="3698BC14"/>
    <w:rsid w:val="36A54F36"/>
    <w:rsid w:val="36A80781"/>
    <w:rsid w:val="36AC597D"/>
    <w:rsid w:val="36AD33E4"/>
    <w:rsid w:val="36E8C325"/>
    <w:rsid w:val="36F047F5"/>
    <w:rsid w:val="36F11203"/>
    <w:rsid w:val="36F63151"/>
    <w:rsid w:val="371700BD"/>
    <w:rsid w:val="3727563F"/>
    <w:rsid w:val="37284396"/>
    <w:rsid w:val="37350F4E"/>
    <w:rsid w:val="374C8E4F"/>
    <w:rsid w:val="374EAF19"/>
    <w:rsid w:val="37628F97"/>
    <w:rsid w:val="376E7EAC"/>
    <w:rsid w:val="3784132A"/>
    <w:rsid w:val="3787A52A"/>
    <w:rsid w:val="379BF879"/>
    <w:rsid w:val="37BFF4F1"/>
    <w:rsid w:val="37C95E88"/>
    <w:rsid w:val="37EEDB7C"/>
    <w:rsid w:val="37F18E37"/>
    <w:rsid w:val="37F31F90"/>
    <w:rsid w:val="3803758F"/>
    <w:rsid w:val="380716E2"/>
    <w:rsid w:val="3807AE25"/>
    <w:rsid w:val="3810FB2E"/>
    <w:rsid w:val="381C8493"/>
    <w:rsid w:val="382B376B"/>
    <w:rsid w:val="382D57C6"/>
    <w:rsid w:val="38445F50"/>
    <w:rsid w:val="38474F0B"/>
    <w:rsid w:val="384ACAD8"/>
    <w:rsid w:val="38605183"/>
    <w:rsid w:val="38621640"/>
    <w:rsid w:val="38624C65"/>
    <w:rsid w:val="386B12B8"/>
    <w:rsid w:val="386E7191"/>
    <w:rsid w:val="386EEA97"/>
    <w:rsid w:val="3886E035"/>
    <w:rsid w:val="3898E868"/>
    <w:rsid w:val="389BE725"/>
    <w:rsid w:val="389C5E07"/>
    <w:rsid w:val="38A830E6"/>
    <w:rsid w:val="38ABDCC4"/>
    <w:rsid w:val="38B9D247"/>
    <w:rsid w:val="38CFC992"/>
    <w:rsid w:val="38D23E62"/>
    <w:rsid w:val="38D357C0"/>
    <w:rsid w:val="38E12B47"/>
    <w:rsid w:val="38E1BC0A"/>
    <w:rsid w:val="38FB6309"/>
    <w:rsid w:val="38FB9D81"/>
    <w:rsid w:val="390C0230"/>
    <w:rsid w:val="391475A6"/>
    <w:rsid w:val="3917A0A3"/>
    <w:rsid w:val="3924EA97"/>
    <w:rsid w:val="39322363"/>
    <w:rsid w:val="393F5390"/>
    <w:rsid w:val="3958BA47"/>
    <w:rsid w:val="3960C3D2"/>
    <w:rsid w:val="396A3FD1"/>
    <w:rsid w:val="396AE545"/>
    <w:rsid w:val="397567CA"/>
    <w:rsid w:val="3976002A"/>
    <w:rsid w:val="39A0F9BD"/>
    <w:rsid w:val="39A91530"/>
    <w:rsid w:val="39BA9590"/>
    <w:rsid w:val="39CACD09"/>
    <w:rsid w:val="39DB3C4E"/>
    <w:rsid w:val="39E45D1F"/>
    <w:rsid w:val="39ECDA00"/>
    <w:rsid w:val="39FBD27D"/>
    <w:rsid w:val="3A01428F"/>
    <w:rsid w:val="3A0C3CF0"/>
    <w:rsid w:val="3A115B86"/>
    <w:rsid w:val="3A1854DE"/>
    <w:rsid w:val="3A34BF4E"/>
    <w:rsid w:val="3A4023A7"/>
    <w:rsid w:val="3A44FB7C"/>
    <w:rsid w:val="3A52F40E"/>
    <w:rsid w:val="3A5E4666"/>
    <w:rsid w:val="3A68094B"/>
    <w:rsid w:val="3A746681"/>
    <w:rsid w:val="3A7DE650"/>
    <w:rsid w:val="3A854DBC"/>
    <w:rsid w:val="3A8C880A"/>
    <w:rsid w:val="3A9CC301"/>
    <w:rsid w:val="3AAAC983"/>
    <w:rsid w:val="3ABF48F0"/>
    <w:rsid w:val="3AD635BA"/>
    <w:rsid w:val="3AD846B8"/>
    <w:rsid w:val="3AE6B3C0"/>
    <w:rsid w:val="3AEC994D"/>
    <w:rsid w:val="3AED53B9"/>
    <w:rsid w:val="3AF10329"/>
    <w:rsid w:val="3AF413C1"/>
    <w:rsid w:val="3AFB95EF"/>
    <w:rsid w:val="3B03E6D9"/>
    <w:rsid w:val="3B38EF89"/>
    <w:rsid w:val="3B3D4309"/>
    <w:rsid w:val="3B68C154"/>
    <w:rsid w:val="3B69DC8B"/>
    <w:rsid w:val="3B6EA380"/>
    <w:rsid w:val="3B77100B"/>
    <w:rsid w:val="3B7B4298"/>
    <w:rsid w:val="3B7DD6DD"/>
    <w:rsid w:val="3BDED46A"/>
    <w:rsid w:val="3BE52E97"/>
    <w:rsid w:val="3BE53623"/>
    <w:rsid w:val="3BEA6CC8"/>
    <w:rsid w:val="3BF7DF73"/>
    <w:rsid w:val="3BFF01CD"/>
    <w:rsid w:val="3BFF466E"/>
    <w:rsid w:val="3C071076"/>
    <w:rsid w:val="3C10E401"/>
    <w:rsid w:val="3C52B1A2"/>
    <w:rsid w:val="3C5A78EA"/>
    <w:rsid w:val="3C65D870"/>
    <w:rsid w:val="3C6D3179"/>
    <w:rsid w:val="3C8207A8"/>
    <w:rsid w:val="3C8F1CBC"/>
    <w:rsid w:val="3CA4664F"/>
    <w:rsid w:val="3CA78CF1"/>
    <w:rsid w:val="3CC5F34E"/>
    <w:rsid w:val="3CC66B80"/>
    <w:rsid w:val="3CD28AE0"/>
    <w:rsid w:val="3CD48BA0"/>
    <w:rsid w:val="3CD99AB9"/>
    <w:rsid w:val="3CDBAC03"/>
    <w:rsid w:val="3CE1252F"/>
    <w:rsid w:val="3CEB8470"/>
    <w:rsid w:val="3CF10527"/>
    <w:rsid w:val="3CFAF54A"/>
    <w:rsid w:val="3D081177"/>
    <w:rsid w:val="3D0F0EE6"/>
    <w:rsid w:val="3D1BA6F5"/>
    <w:rsid w:val="3D235615"/>
    <w:rsid w:val="3D247969"/>
    <w:rsid w:val="3D2C0E0D"/>
    <w:rsid w:val="3D575FFA"/>
    <w:rsid w:val="3D5C4F8C"/>
    <w:rsid w:val="3D65C44E"/>
    <w:rsid w:val="3D6C3B2A"/>
    <w:rsid w:val="3D86DA90"/>
    <w:rsid w:val="3D942587"/>
    <w:rsid w:val="3D9A5398"/>
    <w:rsid w:val="3DB1F499"/>
    <w:rsid w:val="3DCC46BD"/>
    <w:rsid w:val="3DCC5FB9"/>
    <w:rsid w:val="3DCE44A4"/>
    <w:rsid w:val="3DD868A2"/>
    <w:rsid w:val="3DDECB08"/>
    <w:rsid w:val="3DF662A2"/>
    <w:rsid w:val="3DF67EB5"/>
    <w:rsid w:val="3E068F3E"/>
    <w:rsid w:val="3E085808"/>
    <w:rsid w:val="3E0E5B75"/>
    <w:rsid w:val="3E137E9F"/>
    <w:rsid w:val="3E1EC228"/>
    <w:rsid w:val="3E2023C7"/>
    <w:rsid w:val="3E3570AF"/>
    <w:rsid w:val="3E3A6EA6"/>
    <w:rsid w:val="3E4D0246"/>
    <w:rsid w:val="3E4D51B7"/>
    <w:rsid w:val="3E553E9A"/>
    <w:rsid w:val="3E569A49"/>
    <w:rsid w:val="3E6A6FA3"/>
    <w:rsid w:val="3E7F6E72"/>
    <w:rsid w:val="3E8DD7A8"/>
    <w:rsid w:val="3E91134D"/>
    <w:rsid w:val="3EA136A2"/>
    <w:rsid w:val="3ED30429"/>
    <w:rsid w:val="3EDCD921"/>
    <w:rsid w:val="3EE0C5B6"/>
    <w:rsid w:val="3EE2AA7A"/>
    <w:rsid w:val="3F00EFEF"/>
    <w:rsid w:val="3F324208"/>
    <w:rsid w:val="3F3C7366"/>
    <w:rsid w:val="3F4FA3D2"/>
    <w:rsid w:val="3F595860"/>
    <w:rsid w:val="3F5A9171"/>
    <w:rsid w:val="3F65A6BD"/>
    <w:rsid w:val="3F661B17"/>
    <w:rsid w:val="3F71A3DE"/>
    <w:rsid w:val="3F7FC1AE"/>
    <w:rsid w:val="3F8C9D66"/>
    <w:rsid w:val="3F8F2FA2"/>
    <w:rsid w:val="3F9064D1"/>
    <w:rsid w:val="3F90CAEE"/>
    <w:rsid w:val="3F9C9678"/>
    <w:rsid w:val="3FA13103"/>
    <w:rsid w:val="3FAFB373"/>
    <w:rsid w:val="3FB8AEB5"/>
    <w:rsid w:val="3FC37864"/>
    <w:rsid w:val="3FCBBCFC"/>
    <w:rsid w:val="3FED7A08"/>
    <w:rsid w:val="3FFE4B95"/>
    <w:rsid w:val="4005931A"/>
    <w:rsid w:val="40339557"/>
    <w:rsid w:val="4035758D"/>
    <w:rsid w:val="403A40C2"/>
    <w:rsid w:val="40417727"/>
    <w:rsid w:val="40459E76"/>
    <w:rsid w:val="4046DB74"/>
    <w:rsid w:val="404F5986"/>
    <w:rsid w:val="40503932"/>
    <w:rsid w:val="4052233E"/>
    <w:rsid w:val="405ADD07"/>
    <w:rsid w:val="406987E3"/>
    <w:rsid w:val="4078B531"/>
    <w:rsid w:val="407A9724"/>
    <w:rsid w:val="407B9E32"/>
    <w:rsid w:val="407C6DB0"/>
    <w:rsid w:val="409859E6"/>
    <w:rsid w:val="40A1A6ED"/>
    <w:rsid w:val="40AC56B8"/>
    <w:rsid w:val="40B67B10"/>
    <w:rsid w:val="40C947B6"/>
    <w:rsid w:val="414D1369"/>
    <w:rsid w:val="4158B4A3"/>
    <w:rsid w:val="41611333"/>
    <w:rsid w:val="4168FE10"/>
    <w:rsid w:val="41701A4E"/>
    <w:rsid w:val="4171F6EA"/>
    <w:rsid w:val="417387AD"/>
    <w:rsid w:val="4193297D"/>
    <w:rsid w:val="41A801F9"/>
    <w:rsid w:val="41D00823"/>
    <w:rsid w:val="420E1272"/>
    <w:rsid w:val="420EC520"/>
    <w:rsid w:val="4214C163"/>
    <w:rsid w:val="42167277"/>
    <w:rsid w:val="42179300"/>
    <w:rsid w:val="422C8F79"/>
    <w:rsid w:val="424C2288"/>
    <w:rsid w:val="42748665"/>
    <w:rsid w:val="427E6768"/>
    <w:rsid w:val="4280F2E2"/>
    <w:rsid w:val="4282CF0A"/>
    <w:rsid w:val="428473CE"/>
    <w:rsid w:val="4287FE40"/>
    <w:rsid w:val="4288C55C"/>
    <w:rsid w:val="4298B143"/>
    <w:rsid w:val="42AA00ED"/>
    <w:rsid w:val="42B5A1F1"/>
    <w:rsid w:val="42C58915"/>
    <w:rsid w:val="42CFB6D8"/>
    <w:rsid w:val="42D20FCF"/>
    <w:rsid w:val="42DDDC2F"/>
    <w:rsid w:val="42E1543F"/>
    <w:rsid w:val="42FEF4E4"/>
    <w:rsid w:val="4305E352"/>
    <w:rsid w:val="4308B818"/>
    <w:rsid w:val="430B5F27"/>
    <w:rsid w:val="4312B11C"/>
    <w:rsid w:val="4314757A"/>
    <w:rsid w:val="4318F0BA"/>
    <w:rsid w:val="43396846"/>
    <w:rsid w:val="435D9322"/>
    <w:rsid w:val="43709FAC"/>
    <w:rsid w:val="437B044B"/>
    <w:rsid w:val="437FCCD7"/>
    <w:rsid w:val="43822D9C"/>
    <w:rsid w:val="43A901E4"/>
    <w:rsid w:val="43AA2D35"/>
    <w:rsid w:val="43C0E799"/>
    <w:rsid w:val="43C97FB3"/>
    <w:rsid w:val="43CB3F38"/>
    <w:rsid w:val="43D21A9A"/>
    <w:rsid w:val="44029B3D"/>
    <w:rsid w:val="4409EC5E"/>
    <w:rsid w:val="441A9887"/>
    <w:rsid w:val="441C4DDD"/>
    <w:rsid w:val="441C6943"/>
    <w:rsid w:val="44205D04"/>
    <w:rsid w:val="4424EDD0"/>
    <w:rsid w:val="44463C59"/>
    <w:rsid w:val="445BC162"/>
    <w:rsid w:val="44633D0B"/>
    <w:rsid w:val="446B457A"/>
    <w:rsid w:val="447441BF"/>
    <w:rsid w:val="44905F7A"/>
    <w:rsid w:val="44A16834"/>
    <w:rsid w:val="44A2FF96"/>
    <w:rsid w:val="44A57460"/>
    <w:rsid w:val="44A98DB5"/>
    <w:rsid w:val="44AEBBFB"/>
    <w:rsid w:val="44AFEC35"/>
    <w:rsid w:val="44B2F10C"/>
    <w:rsid w:val="44BE957B"/>
    <w:rsid w:val="44D4A5FD"/>
    <w:rsid w:val="44D59FB6"/>
    <w:rsid w:val="44DC23AB"/>
    <w:rsid w:val="44DEAE5B"/>
    <w:rsid w:val="44E14BC9"/>
    <w:rsid w:val="44ECB709"/>
    <w:rsid w:val="44EF2CF6"/>
    <w:rsid w:val="44F4E6B5"/>
    <w:rsid w:val="450A5F5C"/>
    <w:rsid w:val="452B8528"/>
    <w:rsid w:val="454AE3A0"/>
    <w:rsid w:val="4550DBB1"/>
    <w:rsid w:val="4565920B"/>
    <w:rsid w:val="457895CD"/>
    <w:rsid w:val="457D15CA"/>
    <w:rsid w:val="458CF8D5"/>
    <w:rsid w:val="4595B451"/>
    <w:rsid w:val="45AB31B2"/>
    <w:rsid w:val="45B3F4DC"/>
    <w:rsid w:val="45B46D50"/>
    <w:rsid w:val="45B6FE91"/>
    <w:rsid w:val="45B9E92E"/>
    <w:rsid w:val="45BC2C2C"/>
    <w:rsid w:val="45BC3B97"/>
    <w:rsid w:val="45BC4AC8"/>
    <w:rsid w:val="45BC5570"/>
    <w:rsid w:val="45D118C0"/>
    <w:rsid w:val="45D41F10"/>
    <w:rsid w:val="45E1A45C"/>
    <w:rsid w:val="45E99D2B"/>
    <w:rsid w:val="45F12324"/>
    <w:rsid w:val="45F18C65"/>
    <w:rsid w:val="45FC4F37"/>
    <w:rsid w:val="46009C05"/>
    <w:rsid w:val="4613B34C"/>
    <w:rsid w:val="4632E05D"/>
    <w:rsid w:val="46343264"/>
    <w:rsid w:val="463D8246"/>
    <w:rsid w:val="4652D467"/>
    <w:rsid w:val="465EBF2B"/>
    <w:rsid w:val="4676AC8E"/>
    <w:rsid w:val="467DAA1A"/>
    <w:rsid w:val="467F7F0B"/>
    <w:rsid w:val="4680BEA3"/>
    <w:rsid w:val="4685C4AA"/>
    <w:rsid w:val="46999343"/>
    <w:rsid w:val="469A649D"/>
    <w:rsid w:val="46BD4282"/>
    <w:rsid w:val="46C500FC"/>
    <w:rsid w:val="46C553BB"/>
    <w:rsid w:val="46D90407"/>
    <w:rsid w:val="46DF0A06"/>
    <w:rsid w:val="46F006FD"/>
    <w:rsid w:val="46FF59E1"/>
    <w:rsid w:val="4704A45B"/>
    <w:rsid w:val="474089F0"/>
    <w:rsid w:val="47457C10"/>
    <w:rsid w:val="474632E6"/>
    <w:rsid w:val="47546242"/>
    <w:rsid w:val="47783D1D"/>
    <w:rsid w:val="478741D2"/>
    <w:rsid w:val="47875867"/>
    <w:rsid w:val="47A02E87"/>
    <w:rsid w:val="47BABA8A"/>
    <w:rsid w:val="47BE5120"/>
    <w:rsid w:val="47E856FA"/>
    <w:rsid w:val="47EF892E"/>
    <w:rsid w:val="4800D45D"/>
    <w:rsid w:val="4804D05D"/>
    <w:rsid w:val="48293EF5"/>
    <w:rsid w:val="48344398"/>
    <w:rsid w:val="4837AE01"/>
    <w:rsid w:val="48411714"/>
    <w:rsid w:val="48485F21"/>
    <w:rsid w:val="48496116"/>
    <w:rsid w:val="48525FED"/>
    <w:rsid w:val="48668B2F"/>
    <w:rsid w:val="4866BCDE"/>
    <w:rsid w:val="48818B1E"/>
    <w:rsid w:val="4882FEF5"/>
    <w:rsid w:val="488668D7"/>
    <w:rsid w:val="489BEF5A"/>
    <w:rsid w:val="489C74AC"/>
    <w:rsid w:val="489D6671"/>
    <w:rsid w:val="48C5D614"/>
    <w:rsid w:val="48C8C33C"/>
    <w:rsid w:val="48CCEFBA"/>
    <w:rsid w:val="48D3210F"/>
    <w:rsid w:val="48D69E85"/>
    <w:rsid w:val="48D7F94C"/>
    <w:rsid w:val="48DD2F43"/>
    <w:rsid w:val="4906DEC8"/>
    <w:rsid w:val="49146885"/>
    <w:rsid w:val="49156DB5"/>
    <w:rsid w:val="491B2DCD"/>
    <w:rsid w:val="493BB192"/>
    <w:rsid w:val="4959487F"/>
    <w:rsid w:val="495F46A6"/>
    <w:rsid w:val="497C81AA"/>
    <w:rsid w:val="49945B9C"/>
    <w:rsid w:val="499C2503"/>
    <w:rsid w:val="499C3BB7"/>
    <w:rsid w:val="49A76250"/>
    <w:rsid w:val="49B29466"/>
    <w:rsid w:val="49B30A6D"/>
    <w:rsid w:val="49BB34EF"/>
    <w:rsid w:val="49BCF2A8"/>
    <w:rsid w:val="49C0326E"/>
    <w:rsid w:val="49C58F42"/>
    <w:rsid w:val="49D43A31"/>
    <w:rsid w:val="49F7FEA5"/>
    <w:rsid w:val="4A04E9B1"/>
    <w:rsid w:val="4A07527D"/>
    <w:rsid w:val="4A0C4890"/>
    <w:rsid w:val="4A15475F"/>
    <w:rsid w:val="4A1D21BF"/>
    <w:rsid w:val="4A28F0F1"/>
    <w:rsid w:val="4A752409"/>
    <w:rsid w:val="4A76215C"/>
    <w:rsid w:val="4A868CCA"/>
    <w:rsid w:val="4A9457B1"/>
    <w:rsid w:val="4A984F26"/>
    <w:rsid w:val="4A98E050"/>
    <w:rsid w:val="4AA31E30"/>
    <w:rsid w:val="4AADC44F"/>
    <w:rsid w:val="4AB9873E"/>
    <w:rsid w:val="4AC62714"/>
    <w:rsid w:val="4AC686E3"/>
    <w:rsid w:val="4AD4892F"/>
    <w:rsid w:val="4ADA46A8"/>
    <w:rsid w:val="4B0CA614"/>
    <w:rsid w:val="4B12105C"/>
    <w:rsid w:val="4B181026"/>
    <w:rsid w:val="4B2172AC"/>
    <w:rsid w:val="4B2DFDFB"/>
    <w:rsid w:val="4B32B9FE"/>
    <w:rsid w:val="4B5130E9"/>
    <w:rsid w:val="4B5139E1"/>
    <w:rsid w:val="4B537844"/>
    <w:rsid w:val="4B5484D0"/>
    <w:rsid w:val="4B734B13"/>
    <w:rsid w:val="4B7FF123"/>
    <w:rsid w:val="4B8D237D"/>
    <w:rsid w:val="4B8D4791"/>
    <w:rsid w:val="4B9C874E"/>
    <w:rsid w:val="4BA1532A"/>
    <w:rsid w:val="4BCEA2DA"/>
    <w:rsid w:val="4BD7E6EC"/>
    <w:rsid w:val="4BD9CAF2"/>
    <w:rsid w:val="4BE5AC29"/>
    <w:rsid w:val="4BFBFA26"/>
    <w:rsid w:val="4C02C7EF"/>
    <w:rsid w:val="4C13C3B1"/>
    <w:rsid w:val="4C1586AD"/>
    <w:rsid w:val="4C186A97"/>
    <w:rsid w:val="4C2C9E2B"/>
    <w:rsid w:val="4C3332D4"/>
    <w:rsid w:val="4C3D9A0F"/>
    <w:rsid w:val="4C3E7023"/>
    <w:rsid w:val="4C4422C4"/>
    <w:rsid w:val="4C4AA023"/>
    <w:rsid w:val="4C5EC988"/>
    <w:rsid w:val="4C62994F"/>
    <w:rsid w:val="4C7DD27C"/>
    <w:rsid w:val="4C809630"/>
    <w:rsid w:val="4C830200"/>
    <w:rsid w:val="4CAE55E0"/>
    <w:rsid w:val="4CB72BA8"/>
    <w:rsid w:val="4CBA27E3"/>
    <w:rsid w:val="4CCA1181"/>
    <w:rsid w:val="4CDE7B15"/>
    <w:rsid w:val="4D0CD85A"/>
    <w:rsid w:val="4D2A6465"/>
    <w:rsid w:val="4D33F7B2"/>
    <w:rsid w:val="4D440812"/>
    <w:rsid w:val="4D45E8DC"/>
    <w:rsid w:val="4D46EBA1"/>
    <w:rsid w:val="4D5A7C0E"/>
    <w:rsid w:val="4D671298"/>
    <w:rsid w:val="4D6D1618"/>
    <w:rsid w:val="4D6EF77A"/>
    <w:rsid w:val="4D882C36"/>
    <w:rsid w:val="4D895E87"/>
    <w:rsid w:val="4D956BDA"/>
    <w:rsid w:val="4D9B94B5"/>
    <w:rsid w:val="4DA684E1"/>
    <w:rsid w:val="4DAA9BE6"/>
    <w:rsid w:val="4DB6FA36"/>
    <w:rsid w:val="4DB79C02"/>
    <w:rsid w:val="4DD2F7C1"/>
    <w:rsid w:val="4DD6C21D"/>
    <w:rsid w:val="4DDAA869"/>
    <w:rsid w:val="4DE80EA6"/>
    <w:rsid w:val="4DF751F4"/>
    <w:rsid w:val="4E09E9A3"/>
    <w:rsid w:val="4E17C309"/>
    <w:rsid w:val="4E26515F"/>
    <w:rsid w:val="4E27E639"/>
    <w:rsid w:val="4E2D2C0C"/>
    <w:rsid w:val="4E4A7DEE"/>
    <w:rsid w:val="4E4AB425"/>
    <w:rsid w:val="4E52A3FA"/>
    <w:rsid w:val="4E56CAFB"/>
    <w:rsid w:val="4E6B8C53"/>
    <w:rsid w:val="4E6C31F3"/>
    <w:rsid w:val="4E8C8611"/>
    <w:rsid w:val="4EAC7E09"/>
    <w:rsid w:val="4EACAB12"/>
    <w:rsid w:val="4EB8D594"/>
    <w:rsid w:val="4EC4FD34"/>
    <w:rsid w:val="4ECDBAE4"/>
    <w:rsid w:val="4ED94F64"/>
    <w:rsid w:val="4ED99076"/>
    <w:rsid w:val="4EDA9E63"/>
    <w:rsid w:val="4EEADDD9"/>
    <w:rsid w:val="4EF75059"/>
    <w:rsid w:val="4F0BAB9C"/>
    <w:rsid w:val="4F1092F5"/>
    <w:rsid w:val="4F1A9B38"/>
    <w:rsid w:val="4F35B3FB"/>
    <w:rsid w:val="4F37DE09"/>
    <w:rsid w:val="4F4D4E7B"/>
    <w:rsid w:val="4F4D6259"/>
    <w:rsid w:val="4F553B53"/>
    <w:rsid w:val="4F5E636F"/>
    <w:rsid w:val="4F62CB17"/>
    <w:rsid w:val="4F67C660"/>
    <w:rsid w:val="4F6F563E"/>
    <w:rsid w:val="4F707E96"/>
    <w:rsid w:val="4F82E0C4"/>
    <w:rsid w:val="4F8C4999"/>
    <w:rsid w:val="4F93C939"/>
    <w:rsid w:val="4F957303"/>
    <w:rsid w:val="4F96DCE9"/>
    <w:rsid w:val="4F9BB9D2"/>
    <w:rsid w:val="4FABE9CE"/>
    <w:rsid w:val="4FBC181C"/>
    <w:rsid w:val="4FBD1F4F"/>
    <w:rsid w:val="4FBE1AE5"/>
    <w:rsid w:val="4FCB35F6"/>
    <w:rsid w:val="4FDBC026"/>
    <w:rsid w:val="4FFEF1E9"/>
    <w:rsid w:val="5002BD67"/>
    <w:rsid w:val="500DF75B"/>
    <w:rsid w:val="500F70A0"/>
    <w:rsid w:val="5015E4F3"/>
    <w:rsid w:val="5024154B"/>
    <w:rsid w:val="50379B09"/>
    <w:rsid w:val="5050B162"/>
    <w:rsid w:val="5068641B"/>
    <w:rsid w:val="5073CF96"/>
    <w:rsid w:val="50803432"/>
    <w:rsid w:val="5099D202"/>
    <w:rsid w:val="50A80FFE"/>
    <w:rsid w:val="50B7C1D1"/>
    <w:rsid w:val="50C9CCD2"/>
    <w:rsid w:val="50CD003E"/>
    <w:rsid w:val="50D34B0F"/>
    <w:rsid w:val="50D3FF91"/>
    <w:rsid w:val="50D4BD81"/>
    <w:rsid w:val="50F0AFF8"/>
    <w:rsid w:val="50F84C26"/>
    <w:rsid w:val="50FD4EF0"/>
    <w:rsid w:val="50FE1EFB"/>
    <w:rsid w:val="5116FBFD"/>
    <w:rsid w:val="511DB894"/>
    <w:rsid w:val="511E9F0B"/>
    <w:rsid w:val="51387969"/>
    <w:rsid w:val="514AEBDE"/>
    <w:rsid w:val="5160A7B1"/>
    <w:rsid w:val="5165E105"/>
    <w:rsid w:val="516D1D95"/>
    <w:rsid w:val="517E05D0"/>
    <w:rsid w:val="5185D949"/>
    <w:rsid w:val="51874F73"/>
    <w:rsid w:val="5197C32A"/>
    <w:rsid w:val="519A1D74"/>
    <w:rsid w:val="51A3B372"/>
    <w:rsid w:val="51A47D81"/>
    <w:rsid w:val="51B41338"/>
    <w:rsid w:val="51BA31DA"/>
    <w:rsid w:val="51C7526C"/>
    <w:rsid w:val="51D8AE3B"/>
    <w:rsid w:val="51E1E309"/>
    <w:rsid w:val="5216754B"/>
    <w:rsid w:val="521767EF"/>
    <w:rsid w:val="521E60D1"/>
    <w:rsid w:val="5227D54A"/>
    <w:rsid w:val="523C6324"/>
    <w:rsid w:val="523FABE6"/>
    <w:rsid w:val="5240F76B"/>
    <w:rsid w:val="5248E09A"/>
    <w:rsid w:val="5270F004"/>
    <w:rsid w:val="5273E257"/>
    <w:rsid w:val="5279F84E"/>
    <w:rsid w:val="527AFD02"/>
    <w:rsid w:val="5288E495"/>
    <w:rsid w:val="52978818"/>
    <w:rsid w:val="5299A0D2"/>
    <w:rsid w:val="52A1572F"/>
    <w:rsid w:val="52A2E333"/>
    <w:rsid w:val="52AC6C4C"/>
    <w:rsid w:val="52C4F3F0"/>
    <w:rsid w:val="52CB44FA"/>
    <w:rsid w:val="52E0D3CC"/>
    <w:rsid w:val="52E4347B"/>
    <w:rsid w:val="52F14F92"/>
    <w:rsid w:val="5304E169"/>
    <w:rsid w:val="5306A7BF"/>
    <w:rsid w:val="530DC299"/>
    <w:rsid w:val="531281AF"/>
    <w:rsid w:val="5318560B"/>
    <w:rsid w:val="5322F928"/>
    <w:rsid w:val="53255211"/>
    <w:rsid w:val="533D3AAD"/>
    <w:rsid w:val="533EC5C9"/>
    <w:rsid w:val="534CC1E3"/>
    <w:rsid w:val="53537780"/>
    <w:rsid w:val="5353BF6A"/>
    <w:rsid w:val="5363E3AD"/>
    <w:rsid w:val="53836D16"/>
    <w:rsid w:val="5392C098"/>
    <w:rsid w:val="539A13B4"/>
    <w:rsid w:val="53B83443"/>
    <w:rsid w:val="53BD1DA7"/>
    <w:rsid w:val="540199C9"/>
    <w:rsid w:val="5413463D"/>
    <w:rsid w:val="5414F688"/>
    <w:rsid w:val="54322A98"/>
    <w:rsid w:val="5441EA82"/>
    <w:rsid w:val="54599643"/>
    <w:rsid w:val="54722ABB"/>
    <w:rsid w:val="548547D8"/>
    <w:rsid w:val="549362F1"/>
    <w:rsid w:val="549E3942"/>
    <w:rsid w:val="54BB1DED"/>
    <w:rsid w:val="54D8DC1B"/>
    <w:rsid w:val="54DBBBDB"/>
    <w:rsid w:val="54DC1214"/>
    <w:rsid w:val="54E31C72"/>
    <w:rsid w:val="54F01BE4"/>
    <w:rsid w:val="54F1C992"/>
    <w:rsid w:val="54FBF28F"/>
    <w:rsid w:val="550749C7"/>
    <w:rsid w:val="5507A92E"/>
    <w:rsid w:val="550875A3"/>
    <w:rsid w:val="550E7671"/>
    <w:rsid w:val="55127DA4"/>
    <w:rsid w:val="55153B94"/>
    <w:rsid w:val="55162B0E"/>
    <w:rsid w:val="5520A5BF"/>
    <w:rsid w:val="553BCDEA"/>
    <w:rsid w:val="5560630B"/>
    <w:rsid w:val="5562383C"/>
    <w:rsid w:val="556FEBD9"/>
    <w:rsid w:val="55735225"/>
    <w:rsid w:val="55826E1D"/>
    <w:rsid w:val="5586D2AC"/>
    <w:rsid w:val="558A6445"/>
    <w:rsid w:val="55A4D44E"/>
    <w:rsid w:val="55BE5AF7"/>
    <w:rsid w:val="55C95F6C"/>
    <w:rsid w:val="55EAFEF7"/>
    <w:rsid w:val="55EE2BDE"/>
    <w:rsid w:val="55F3EFB4"/>
    <w:rsid w:val="55FE3E20"/>
    <w:rsid w:val="55FE5CA5"/>
    <w:rsid w:val="561A41AF"/>
    <w:rsid w:val="56508C19"/>
    <w:rsid w:val="565CB897"/>
    <w:rsid w:val="566E4256"/>
    <w:rsid w:val="56768DA5"/>
    <w:rsid w:val="567B246E"/>
    <w:rsid w:val="569DD480"/>
    <w:rsid w:val="56A9C6B0"/>
    <w:rsid w:val="56AECD63"/>
    <w:rsid w:val="56C553A7"/>
    <w:rsid w:val="56EC82C7"/>
    <w:rsid w:val="56EE6CA1"/>
    <w:rsid w:val="570C2D8B"/>
    <w:rsid w:val="5715569E"/>
    <w:rsid w:val="57242E8F"/>
    <w:rsid w:val="57281EC3"/>
    <w:rsid w:val="572953DE"/>
    <w:rsid w:val="5733264E"/>
    <w:rsid w:val="57451442"/>
    <w:rsid w:val="574E8F57"/>
    <w:rsid w:val="574FE784"/>
    <w:rsid w:val="57540965"/>
    <w:rsid w:val="575E1E2B"/>
    <w:rsid w:val="57638BFE"/>
    <w:rsid w:val="57717461"/>
    <w:rsid w:val="57829487"/>
    <w:rsid w:val="57908C8E"/>
    <w:rsid w:val="5795F815"/>
    <w:rsid w:val="5797037F"/>
    <w:rsid w:val="57B2D0BB"/>
    <w:rsid w:val="57B4C4CB"/>
    <w:rsid w:val="57BF3BE7"/>
    <w:rsid w:val="57C8AB6A"/>
    <w:rsid w:val="57E0E5C7"/>
    <w:rsid w:val="57E587CA"/>
    <w:rsid w:val="57ED192C"/>
    <w:rsid w:val="57FC2DE5"/>
    <w:rsid w:val="57FDE243"/>
    <w:rsid w:val="5803E21C"/>
    <w:rsid w:val="58182F0A"/>
    <w:rsid w:val="5823C126"/>
    <w:rsid w:val="5836F6A6"/>
    <w:rsid w:val="583DB07C"/>
    <w:rsid w:val="58494D76"/>
    <w:rsid w:val="58523A4A"/>
    <w:rsid w:val="585DBF9C"/>
    <w:rsid w:val="5869F6EA"/>
    <w:rsid w:val="58717C01"/>
    <w:rsid w:val="5891AF87"/>
    <w:rsid w:val="58945833"/>
    <w:rsid w:val="589A7B7E"/>
    <w:rsid w:val="58B0E6B4"/>
    <w:rsid w:val="58B36B9F"/>
    <w:rsid w:val="58C52D53"/>
    <w:rsid w:val="590507DD"/>
    <w:rsid w:val="59177EB6"/>
    <w:rsid w:val="59179F0C"/>
    <w:rsid w:val="593A6A7C"/>
    <w:rsid w:val="593E4FF4"/>
    <w:rsid w:val="594B771A"/>
    <w:rsid w:val="594DB349"/>
    <w:rsid w:val="596CB2FF"/>
    <w:rsid w:val="5977587E"/>
    <w:rsid w:val="59C0F614"/>
    <w:rsid w:val="59C7E4AF"/>
    <w:rsid w:val="59CFA062"/>
    <w:rsid w:val="59D53F31"/>
    <w:rsid w:val="59DC7EF7"/>
    <w:rsid w:val="59DE5FAC"/>
    <w:rsid w:val="59DFC831"/>
    <w:rsid w:val="59E7C5C6"/>
    <w:rsid w:val="59F2A46E"/>
    <w:rsid w:val="59F96A40"/>
    <w:rsid w:val="59FC787C"/>
    <w:rsid w:val="59FD0F8F"/>
    <w:rsid w:val="5A04A3CF"/>
    <w:rsid w:val="5A0BDCBA"/>
    <w:rsid w:val="5A36F10B"/>
    <w:rsid w:val="5A3C1077"/>
    <w:rsid w:val="5A3F4748"/>
    <w:rsid w:val="5A50CAB9"/>
    <w:rsid w:val="5A53BDAC"/>
    <w:rsid w:val="5A5A8F8F"/>
    <w:rsid w:val="5A62A7F4"/>
    <w:rsid w:val="5A7B952B"/>
    <w:rsid w:val="5A7C421B"/>
    <w:rsid w:val="5A7CE680"/>
    <w:rsid w:val="5A8FF003"/>
    <w:rsid w:val="5A8FF127"/>
    <w:rsid w:val="5AB31B91"/>
    <w:rsid w:val="5ADDAB34"/>
    <w:rsid w:val="5AE95490"/>
    <w:rsid w:val="5B0FAD54"/>
    <w:rsid w:val="5B13A772"/>
    <w:rsid w:val="5B15CA88"/>
    <w:rsid w:val="5B2164FE"/>
    <w:rsid w:val="5B424519"/>
    <w:rsid w:val="5B4AA123"/>
    <w:rsid w:val="5B4E53EC"/>
    <w:rsid w:val="5B5681E3"/>
    <w:rsid w:val="5B687E37"/>
    <w:rsid w:val="5B68CB64"/>
    <w:rsid w:val="5B760589"/>
    <w:rsid w:val="5B798B1E"/>
    <w:rsid w:val="5B7FFB9D"/>
    <w:rsid w:val="5B96A2E2"/>
    <w:rsid w:val="5BAB8677"/>
    <w:rsid w:val="5BB2ECE8"/>
    <w:rsid w:val="5BC244C2"/>
    <w:rsid w:val="5BD66BF0"/>
    <w:rsid w:val="5BD7717C"/>
    <w:rsid w:val="5BEAD82A"/>
    <w:rsid w:val="5BF6641F"/>
    <w:rsid w:val="5C3668F9"/>
    <w:rsid w:val="5C380CDC"/>
    <w:rsid w:val="5C4151DE"/>
    <w:rsid w:val="5C4276BD"/>
    <w:rsid w:val="5C435E81"/>
    <w:rsid w:val="5C45022A"/>
    <w:rsid w:val="5C49918F"/>
    <w:rsid w:val="5C4F9822"/>
    <w:rsid w:val="5C50BD95"/>
    <w:rsid w:val="5C513477"/>
    <w:rsid w:val="5C6493C3"/>
    <w:rsid w:val="5C6B34C9"/>
    <w:rsid w:val="5C7BABE5"/>
    <w:rsid w:val="5C90272D"/>
    <w:rsid w:val="5CCC2BD4"/>
    <w:rsid w:val="5CD445B5"/>
    <w:rsid w:val="5CD9841C"/>
    <w:rsid w:val="5CE1D3B7"/>
    <w:rsid w:val="5CE96B39"/>
    <w:rsid w:val="5CE9765B"/>
    <w:rsid w:val="5CEBBDD6"/>
    <w:rsid w:val="5CF7D44C"/>
    <w:rsid w:val="5D020557"/>
    <w:rsid w:val="5D02C954"/>
    <w:rsid w:val="5D23BDC1"/>
    <w:rsid w:val="5D2F0EAC"/>
    <w:rsid w:val="5D4BAD72"/>
    <w:rsid w:val="5D514EB5"/>
    <w:rsid w:val="5D52681C"/>
    <w:rsid w:val="5D546AC2"/>
    <w:rsid w:val="5D7D0C27"/>
    <w:rsid w:val="5D88D247"/>
    <w:rsid w:val="5D897F80"/>
    <w:rsid w:val="5D93FED9"/>
    <w:rsid w:val="5D966727"/>
    <w:rsid w:val="5D97DC56"/>
    <w:rsid w:val="5DA843F6"/>
    <w:rsid w:val="5DB82D56"/>
    <w:rsid w:val="5DBF7425"/>
    <w:rsid w:val="5DDEF300"/>
    <w:rsid w:val="5DE45DF4"/>
    <w:rsid w:val="5DFDA28A"/>
    <w:rsid w:val="5E24E52F"/>
    <w:rsid w:val="5E2F12BD"/>
    <w:rsid w:val="5E3A65E3"/>
    <w:rsid w:val="5E3D6075"/>
    <w:rsid w:val="5E429D41"/>
    <w:rsid w:val="5E4FF8A2"/>
    <w:rsid w:val="5E500C29"/>
    <w:rsid w:val="5E6A69FA"/>
    <w:rsid w:val="5E7BF4C6"/>
    <w:rsid w:val="5E8628DE"/>
    <w:rsid w:val="5E8C002C"/>
    <w:rsid w:val="5EA8E63B"/>
    <w:rsid w:val="5EB2C61D"/>
    <w:rsid w:val="5EB3041F"/>
    <w:rsid w:val="5EB8E6F1"/>
    <w:rsid w:val="5EB9394C"/>
    <w:rsid w:val="5ECC6886"/>
    <w:rsid w:val="5ED70903"/>
    <w:rsid w:val="5EDAD75E"/>
    <w:rsid w:val="5EE0DBD5"/>
    <w:rsid w:val="5EE8239C"/>
    <w:rsid w:val="5EED5522"/>
    <w:rsid w:val="5EEE2CEB"/>
    <w:rsid w:val="5EFC1A10"/>
    <w:rsid w:val="5F006C34"/>
    <w:rsid w:val="5F0A0D28"/>
    <w:rsid w:val="5F147463"/>
    <w:rsid w:val="5F1A7162"/>
    <w:rsid w:val="5F2AE892"/>
    <w:rsid w:val="5F34042F"/>
    <w:rsid w:val="5F505EB1"/>
    <w:rsid w:val="5F61C41C"/>
    <w:rsid w:val="5F631011"/>
    <w:rsid w:val="5F67B4FF"/>
    <w:rsid w:val="5F6C9B00"/>
    <w:rsid w:val="5F8574B7"/>
    <w:rsid w:val="5F9FDAF8"/>
    <w:rsid w:val="5FB1DB20"/>
    <w:rsid w:val="5FBC880D"/>
    <w:rsid w:val="5FCCDF2A"/>
    <w:rsid w:val="5FCE80B2"/>
    <w:rsid w:val="5FD3DA44"/>
    <w:rsid w:val="5FE016C6"/>
    <w:rsid w:val="5FE71835"/>
    <w:rsid w:val="5FE89575"/>
    <w:rsid w:val="5FEA9373"/>
    <w:rsid w:val="5FEC484C"/>
    <w:rsid w:val="5FF59EC5"/>
    <w:rsid w:val="6003D7E9"/>
    <w:rsid w:val="600698B2"/>
    <w:rsid w:val="602A8B20"/>
    <w:rsid w:val="6030D1FF"/>
    <w:rsid w:val="60386F47"/>
    <w:rsid w:val="6059B97F"/>
    <w:rsid w:val="60659ACA"/>
    <w:rsid w:val="606D4863"/>
    <w:rsid w:val="60866A55"/>
    <w:rsid w:val="60AEB9EA"/>
    <w:rsid w:val="60BB228F"/>
    <w:rsid w:val="60C6A9BC"/>
    <w:rsid w:val="60D7C378"/>
    <w:rsid w:val="60E94BE5"/>
    <w:rsid w:val="60EDA4DC"/>
    <w:rsid w:val="611FD333"/>
    <w:rsid w:val="6129D27E"/>
    <w:rsid w:val="612AA84C"/>
    <w:rsid w:val="613A046E"/>
    <w:rsid w:val="614F4D7E"/>
    <w:rsid w:val="6164A72D"/>
    <w:rsid w:val="61663959"/>
    <w:rsid w:val="6175B83A"/>
    <w:rsid w:val="617F858B"/>
    <w:rsid w:val="61805DA2"/>
    <w:rsid w:val="619A1F07"/>
    <w:rsid w:val="61A6A2B7"/>
    <w:rsid w:val="61A796D2"/>
    <w:rsid w:val="61C9E4CA"/>
    <w:rsid w:val="61D085A4"/>
    <w:rsid w:val="61D209F5"/>
    <w:rsid w:val="61D753D0"/>
    <w:rsid w:val="61F56EC0"/>
    <w:rsid w:val="61F81EA3"/>
    <w:rsid w:val="620827D5"/>
    <w:rsid w:val="620D0C4A"/>
    <w:rsid w:val="620F9F67"/>
    <w:rsid w:val="6219EBDD"/>
    <w:rsid w:val="6244A170"/>
    <w:rsid w:val="6250E2B1"/>
    <w:rsid w:val="6253BFF9"/>
    <w:rsid w:val="62564A66"/>
    <w:rsid w:val="62696AB9"/>
    <w:rsid w:val="62900C8C"/>
    <w:rsid w:val="62A3EFFF"/>
    <w:rsid w:val="62B98333"/>
    <w:rsid w:val="62C70BEA"/>
    <w:rsid w:val="62CDAC7B"/>
    <w:rsid w:val="62DC5E68"/>
    <w:rsid w:val="62EA54D2"/>
    <w:rsid w:val="62EE29EC"/>
    <w:rsid w:val="62F0297F"/>
    <w:rsid w:val="62F038BA"/>
    <w:rsid w:val="62F3F9C4"/>
    <w:rsid w:val="62F5F7FE"/>
    <w:rsid w:val="62FDECF9"/>
    <w:rsid w:val="630630AF"/>
    <w:rsid w:val="630AB474"/>
    <w:rsid w:val="630D8EE3"/>
    <w:rsid w:val="631BD890"/>
    <w:rsid w:val="632076DD"/>
    <w:rsid w:val="632359F0"/>
    <w:rsid w:val="632405E6"/>
    <w:rsid w:val="6327A749"/>
    <w:rsid w:val="634C0530"/>
    <w:rsid w:val="6353D3B1"/>
    <w:rsid w:val="63558467"/>
    <w:rsid w:val="637F0D1E"/>
    <w:rsid w:val="63827381"/>
    <w:rsid w:val="639A791A"/>
    <w:rsid w:val="639AAF06"/>
    <w:rsid w:val="639C5135"/>
    <w:rsid w:val="63AD79D1"/>
    <w:rsid w:val="63AE4348"/>
    <w:rsid w:val="63AFA49B"/>
    <w:rsid w:val="63B689DA"/>
    <w:rsid w:val="63C5DF77"/>
    <w:rsid w:val="63C5E3DB"/>
    <w:rsid w:val="63E4B79D"/>
    <w:rsid w:val="63E9ADD8"/>
    <w:rsid w:val="63EAA60F"/>
    <w:rsid w:val="63FC01A4"/>
    <w:rsid w:val="63FC4706"/>
    <w:rsid w:val="64000015"/>
    <w:rsid w:val="641D5191"/>
    <w:rsid w:val="641E21CC"/>
    <w:rsid w:val="641F2F03"/>
    <w:rsid w:val="64283846"/>
    <w:rsid w:val="643E6911"/>
    <w:rsid w:val="644546BB"/>
    <w:rsid w:val="6446FADD"/>
    <w:rsid w:val="6454A708"/>
    <w:rsid w:val="6483FBBE"/>
    <w:rsid w:val="6493DE5F"/>
    <w:rsid w:val="64A5D1CD"/>
    <w:rsid w:val="64B2DD6B"/>
    <w:rsid w:val="64B3A453"/>
    <w:rsid w:val="64B7054A"/>
    <w:rsid w:val="64B90683"/>
    <w:rsid w:val="64C4E362"/>
    <w:rsid w:val="64CD4B82"/>
    <w:rsid w:val="64CEB743"/>
    <w:rsid w:val="64E3DE4C"/>
    <w:rsid w:val="64FCB9B1"/>
    <w:rsid w:val="650121CC"/>
    <w:rsid w:val="65015215"/>
    <w:rsid w:val="650801AC"/>
    <w:rsid w:val="650BAA17"/>
    <w:rsid w:val="6516B5C4"/>
    <w:rsid w:val="65278BDB"/>
    <w:rsid w:val="655248CB"/>
    <w:rsid w:val="6566A2D1"/>
    <w:rsid w:val="65842DEC"/>
    <w:rsid w:val="658D02F0"/>
    <w:rsid w:val="65C54CE6"/>
    <w:rsid w:val="65CC24F6"/>
    <w:rsid w:val="65DF3DCA"/>
    <w:rsid w:val="65E3ED5E"/>
    <w:rsid w:val="65EC7080"/>
    <w:rsid w:val="65F0C6EE"/>
    <w:rsid w:val="65FAAA4E"/>
    <w:rsid w:val="65FDD295"/>
    <w:rsid w:val="6606F6FE"/>
    <w:rsid w:val="66101CC8"/>
    <w:rsid w:val="662186E7"/>
    <w:rsid w:val="66281D53"/>
    <w:rsid w:val="6630B13E"/>
    <w:rsid w:val="6636FE9D"/>
    <w:rsid w:val="663AB9F3"/>
    <w:rsid w:val="66410B95"/>
    <w:rsid w:val="664217C9"/>
    <w:rsid w:val="664721A8"/>
    <w:rsid w:val="664FB503"/>
    <w:rsid w:val="6669398B"/>
    <w:rsid w:val="666A3CE2"/>
    <w:rsid w:val="6677DE99"/>
    <w:rsid w:val="667E2D93"/>
    <w:rsid w:val="66823002"/>
    <w:rsid w:val="66827106"/>
    <w:rsid w:val="66A11B58"/>
    <w:rsid w:val="66A8C29C"/>
    <w:rsid w:val="66B684CD"/>
    <w:rsid w:val="66BB1631"/>
    <w:rsid w:val="66BEA9E3"/>
    <w:rsid w:val="66CE36BC"/>
    <w:rsid w:val="66CFA20B"/>
    <w:rsid w:val="66D32766"/>
    <w:rsid w:val="66D8FCEB"/>
    <w:rsid w:val="671B28FC"/>
    <w:rsid w:val="6720393B"/>
    <w:rsid w:val="6731929D"/>
    <w:rsid w:val="67368F3B"/>
    <w:rsid w:val="67618652"/>
    <w:rsid w:val="676B87B5"/>
    <w:rsid w:val="676D3A18"/>
    <w:rsid w:val="67A1B074"/>
    <w:rsid w:val="67BDAAFA"/>
    <w:rsid w:val="67E43D33"/>
    <w:rsid w:val="67F6B399"/>
    <w:rsid w:val="68002313"/>
    <w:rsid w:val="68015B1E"/>
    <w:rsid w:val="680A2ECE"/>
    <w:rsid w:val="681F0598"/>
    <w:rsid w:val="68483B22"/>
    <w:rsid w:val="68596BE2"/>
    <w:rsid w:val="6865770C"/>
    <w:rsid w:val="6866F121"/>
    <w:rsid w:val="686BB923"/>
    <w:rsid w:val="686C5648"/>
    <w:rsid w:val="68768D87"/>
    <w:rsid w:val="687AF87F"/>
    <w:rsid w:val="68937A8F"/>
    <w:rsid w:val="689701D2"/>
    <w:rsid w:val="68C4E13B"/>
    <w:rsid w:val="68D327C6"/>
    <w:rsid w:val="68D4843B"/>
    <w:rsid w:val="68D727C7"/>
    <w:rsid w:val="68FF68D0"/>
    <w:rsid w:val="6917C331"/>
    <w:rsid w:val="6945725D"/>
    <w:rsid w:val="6960E0DF"/>
    <w:rsid w:val="697B5721"/>
    <w:rsid w:val="697EABA2"/>
    <w:rsid w:val="698F132F"/>
    <w:rsid w:val="69AE0585"/>
    <w:rsid w:val="69B67E98"/>
    <w:rsid w:val="69B7644B"/>
    <w:rsid w:val="69B99AE0"/>
    <w:rsid w:val="69BD5C40"/>
    <w:rsid w:val="69C4168B"/>
    <w:rsid w:val="69CE1917"/>
    <w:rsid w:val="69D833FD"/>
    <w:rsid w:val="69E052DE"/>
    <w:rsid w:val="69EDF119"/>
    <w:rsid w:val="69F8B773"/>
    <w:rsid w:val="6A072033"/>
    <w:rsid w:val="6A115761"/>
    <w:rsid w:val="6A32B346"/>
    <w:rsid w:val="6A5997DB"/>
    <w:rsid w:val="6A5C181C"/>
    <w:rsid w:val="6A6F67DF"/>
    <w:rsid w:val="6A749ABC"/>
    <w:rsid w:val="6A7DD834"/>
    <w:rsid w:val="6A916929"/>
    <w:rsid w:val="6A9A5FC9"/>
    <w:rsid w:val="6AA6B37D"/>
    <w:rsid w:val="6AA8C3A5"/>
    <w:rsid w:val="6ADEA402"/>
    <w:rsid w:val="6AE0021B"/>
    <w:rsid w:val="6AF6ACD2"/>
    <w:rsid w:val="6B4D6417"/>
    <w:rsid w:val="6B4F352D"/>
    <w:rsid w:val="6B536942"/>
    <w:rsid w:val="6B54C673"/>
    <w:rsid w:val="6B697DF3"/>
    <w:rsid w:val="6B6C47FE"/>
    <w:rsid w:val="6B727404"/>
    <w:rsid w:val="6B730C44"/>
    <w:rsid w:val="6B865120"/>
    <w:rsid w:val="6BA8A59B"/>
    <w:rsid w:val="6BB0E9B6"/>
    <w:rsid w:val="6BB5A81D"/>
    <w:rsid w:val="6BC350CE"/>
    <w:rsid w:val="6BCA2752"/>
    <w:rsid w:val="6BD35BC0"/>
    <w:rsid w:val="6BDFDC15"/>
    <w:rsid w:val="6BEC45AD"/>
    <w:rsid w:val="6BF90760"/>
    <w:rsid w:val="6C1DB593"/>
    <w:rsid w:val="6C36E771"/>
    <w:rsid w:val="6C56B0E4"/>
    <w:rsid w:val="6C7A583D"/>
    <w:rsid w:val="6C85008F"/>
    <w:rsid w:val="6C8622A6"/>
    <w:rsid w:val="6C8A817C"/>
    <w:rsid w:val="6CAB39A8"/>
    <w:rsid w:val="6CB93298"/>
    <w:rsid w:val="6CC7628D"/>
    <w:rsid w:val="6CC774CC"/>
    <w:rsid w:val="6CC80FF6"/>
    <w:rsid w:val="6CCB3295"/>
    <w:rsid w:val="6CE3EDA7"/>
    <w:rsid w:val="6CFA9346"/>
    <w:rsid w:val="6D094CAA"/>
    <w:rsid w:val="6D0A7C7D"/>
    <w:rsid w:val="6D41BB72"/>
    <w:rsid w:val="6D713F30"/>
    <w:rsid w:val="6D891FEF"/>
    <w:rsid w:val="6D8C940B"/>
    <w:rsid w:val="6D8CEE16"/>
    <w:rsid w:val="6D8E195A"/>
    <w:rsid w:val="6D938810"/>
    <w:rsid w:val="6D9EED37"/>
    <w:rsid w:val="6DAA6EFE"/>
    <w:rsid w:val="6DB294C7"/>
    <w:rsid w:val="6DB4E723"/>
    <w:rsid w:val="6DB69E7A"/>
    <w:rsid w:val="6DB7AE19"/>
    <w:rsid w:val="6DC0DDF5"/>
    <w:rsid w:val="6DCEDE62"/>
    <w:rsid w:val="6DD4BCBE"/>
    <w:rsid w:val="6DF4E778"/>
    <w:rsid w:val="6DFED9F0"/>
    <w:rsid w:val="6E095FF2"/>
    <w:rsid w:val="6E15AD88"/>
    <w:rsid w:val="6E1C5BC4"/>
    <w:rsid w:val="6E370F87"/>
    <w:rsid w:val="6E4801D9"/>
    <w:rsid w:val="6E4B17AD"/>
    <w:rsid w:val="6E5DEFB4"/>
    <w:rsid w:val="6E64663A"/>
    <w:rsid w:val="6E6C810D"/>
    <w:rsid w:val="6E77778C"/>
    <w:rsid w:val="6E83917A"/>
    <w:rsid w:val="6E8E68A3"/>
    <w:rsid w:val="6EB0B366"/>
    <w:rsid w:val="6EB3DF63"/>
    <w:rsid w:val="6EB70516"/>
    <w:rsid w:val="6ED13C3B"/>
    <w:rsid w:val="6EEFF7B6"/>
    <w:rsid w:val="6F03460F"/>
    <w:rsid w:val="6F06A6A9"/>
    <w:rsid w:val="6F1D4A13"/>
    <w:rsid w:val="6F225B63"/>
    <w:rsid w:val="6F363D6A"/>
    <w:rsid w:val="6F3ACD9E"/>
    <w:rsid w:val="6F461BD7"/>
    <w:rsid w:val="6F519E86"/>
    <w:rsid w:val="6F5504BF"/>
    <w:rsid w:val="6F554B4C"/>
    <w:rsid w:val="6F55A42B"/>
    <w:rsid w:val="6F585727"/>
    <w:rsid w:val="6F5DB00F"/>
    <w:rsid w:val="6F6C1339"/>
    <w:rsid w:val="6F6E60BF"/>
    <w:rsid w:val="6F71A422"/>
    <w:rsid w:val="6F76320A"/>
    <w:rsid w:val="6F9E4043"/>
    <w:rsid w:val="6FA7FC7E"/>
    <w:rsid w:val="6FBDE7AC"/>
    <w:rsid w:val="6FC05A2A"/>
    <w:rsid w:val="6FD47D60"/>
    <w:rsid w:val="6FE05667"/>
    <w:rsid w:val="6FE15556"/>
    <w:rsid w:val="6FE2D0DD"/>
    <w:rsid w:val="70019074"/>
    <w:rsid w:val="70024486"/>
    <w:rsid w:val="7007C7AA"/>
    <w:rsid w:val="700A76E4"/>
    <w:rsid w:val="700F28C5"/>
    <w:rsid w:val="70150E79"/>
    <w:rsid w:val="701EE0F1"/>
    <w:rsid w:val="7036DDB5"/>
    <w:rsid w:val="703F6701"/>
    <w:rsid w:val="704371A9"/>
    <w:rsid w:val="7048C213"/>
    <w:rsid w:val="704D358F"/>
    <w:rsid w:val="704FD327"/>
    <w:rsid w:val="7055DFA6"/>
    <w:rsid w:val="70650E91"/>
    <w:rsid w:val="7078C324"/>
    <w:rsid w:val="707B31A9"/>
    <w:rsid w:val="708858B8"/>
    <w:rsid w:val="7098DF6E"/>
    <w:rsid w:val="709E27C7"/>
    <w:rsid w:val="70A72B8A"/>
    <w:rsid w:val="70A7AF0D"/>
    <w:rsid w:val="70AF5322"/>
    <w:rsid w:val="70B5724A"/>
    <w:rsid w:val="70B75923"/>
    <w:rsid w:val="70BF8FC2"/>
    <w:rsid w:val="70C765E4"/>
    <w:rsid w:val="70C92D63"/>
    <w:rsid w:val="70CEF747"/>
    <w:rsid w:val="70D126B0"/>
    <w:rsid w:val="70D1BFB6"/>
    <w:rsid w:val="70DE4545"/>
    <w:rsid w:val="70F1E54C"/>
    <w:rsid w:val="71027592"/>
    <w:rsid w:val="71150DB8"/>
    <w:rsid w:val="71156A6F"/>
    <w:rsid w:val="712371AB"/>
    <w:rsid w:val="7135BC00"/>
    <w:rsid w:val="71388B26"/>
    <w:rsid w:val="7142E36A"/>
    <w:rsid w:val="71546534"/>
    <w:rsid w:val="715ACB14"/>
    <w:rsid w:val="715BCDDB"/>
    <w:rsid w:val="715F74A3"/>
    <w:rsid w:val="71809420"/>
    <w:rsid w:val="7186E8B2"/>
    <w:rsid w:val="718D6296"/>
    <w:rsid w:val="71946182"/>
    <w:rsid w:val="719A61E0"/>
    <w:rsid w:val="71A26CBD"/>
    <w:rsid w:val="71AB6DAB"/>
    <w:rsid w:val="71AF38C2"/>
    <w:rsid w:val="71B12775"/>
    <w:rsid w:val="71B43B6B"/>
    <w:rsid w:val="71D36A5C"/>
    <w:rsid w:val="71D60F09"/>
    <w:rsid w:val="71E10AE6"/>
    <w:rsid w:val="71FF8783"/>
    <w:rsid w:val="721DFC14"/>
    <w:rsid w:val="722E81AC"/>
    <w:rsid w:val="722FEC85"/>
    <w:rsid w:val="723E4059"/>
    <w:rsid w:val="7259EAED"/>
    <w:rsid w:val="72629BFF"/>
    <w:rsid w:val="727069AF"/>
    <w:rsid w:val="727FBE91"/>
    <w:rsid w:val="72B38BAB"/>
    <w:rsid w:val="72C8B738"/>
    <w:rsid w:val="72C906D0"/>
    <w:rsid w:val="72D5AE82"/>
    <w:rsid w:val="72DF3DD0"/>
    <w:rsid w:val="72F071B1"/>
    <w:rsid w:val="72F941BE"/>
    <w:rsid w:val="73050B71"/>
    <w:rsid w:val="732DC15D"/>
    <w:rsid w:val="732F932B"/>
    <w:rsid w:val="733866D2"/>
    <w:rsid w:val="7339A753"/>
    <w:rsid w:val="73482E75"/>
    <w:rsid w:val="73494529"/>
    <w:rsid w:val="734B38E9"/>
    <w:rsid w:val="734FB945"/>
    <w:rsid w:val="735247E3"/>
    <w:rsid w:val="735D71C1"/>
    <w:rsid w:val="73736D82"/>
    <w:rsid w:val="7386687A"/>
    <w:rsid w:val="738930DD"/>
    <w:rsid w:val="73908D0D"/>
    <w:rsid w:val="73B48306"/>
    <w:rsid w:val="73B4C5C1"/>
    <w:rsid w:val="73BF9197"/>
    <w:rsid w:val="73DB1E57"/>
    <w:rsid w:val="73DBE74D"/>
    <w:rsid w:val="73E1A11B"/>
    <w:rsid w:val="73E7DC8F"/>
    <w:rsid w:val="73EB3131"/>
    <w:rsid w:val="73FA861B"/>
    <w:rsid w:val="73FE3D02"/>
    <w:rsid w:val="74096846"/>
    <w:rsid w:val="7422A393"/>
    <w:rsid w:val="7426F18C"/>
    <w:rsid w:val="742FD474"/>
    <w:rsid w:val="745378BD"/>
    <w:rsid w:val="746FC387"/>
    <w:rsid w:val="748EE7E4"/>
    <w:rsid w:val="74B47171"/>
    <w:rsid w:val="74B63E14"/>
    <w:rsid w:val="74BEF47D"/>
    <w:rsid w:val="74C61179"/>
    <w:rsid w:val="74CBC0EB"/>
    <w:rsid w:val="74D320F2"/>
    <w:rsid w:val="74D7955F"/>
    <w:rsid w:val="74D7B26C"/>
    <w:rsid w:val="74F0B68A"/>
    <w:rsid w:val="74F18F89"/>
    <w:rsid w:val="74F444A8"/>
    <w:rsid w:val="74F5B011"/>
    <w:rsid w:val="74FC652F"/>
    <w:rsid w:val="75043B8A"/>
    <w:rsid w:val="75059DB8"/>
    <w:rsid w:val="751FEECA"/>
    <w:rsid w:val="7552AD08"/>
    <w:rsid w:val="757C0AE2"/>
    <w:rsid w:val="75856D7A"/>
    <w:rsid w:val="758FEB38"/>
    <w:rsid w:val="759543D1"/>
    <w:rsid w:val="75B32952"/>
    <w:rsid w:val="75B47AD4"/>
    <w:rsid w:val="75CA6744"/>
    <w:rsid w:val="75CD7441"/>
    <w:rsid w:val="75CF9EF3"/>
    <w:rsid w:val="75D5A8F2"/>
    <w:rsid w:val="75E45FFB"/>
    <w:rsid w:val="7600DACB"/>
    <w:rsid w:val="7603BF82"/>
    <w:rsid w:val="7608E20D"/>
    <w:rsid w:val="76223714"/>
    <w:rsid w:val="76395368"/>
    <w:rsid w:val="763D9136"/>
    <w:rsid w:val="7640C8AA"/>
    <w:rsid w:val="764BE73D"/>
    <w:rsid w:val="764BEDD7"/>
    <w:rsid w:val="76573337"/>
    <w:rsid w:val="765A4B03"/>
    <w:rsid w:val="76658592"/>
    <w:rsid w:val="767B8F0F"/>
    <w:rsid w:val="767D22CE"/>
    <w:rsid w:val="768226AA"/>
    <w:rsid w:val="7686A6F1"/>
    <w:rsid w:val="768CE5DD"/>
    <w:rsid w:val="7692952B"/>
    <w:rsid w:val="7694AE32"/>
    <w:rsid w:val="76964A18"/>
    <w:rsid w:val="76AB881D"/>
    <w:rsid w:val="76E217FD"/>
    <w:rsid w:val="76F61CFF"/>
    <w:rsid w:val="770996BC"/>
    <w:rsid w:val="7711BA21"/>
    <w:rsid w:val="7724D568"/>
    <w:rsid w:val="7746CFDC"/>
    <w:rsid w:val="77600A17"/>
    <w:rsid w:val="7776BEC5"/>
    <w:rsid w:val="7783D2F7"/>
    <w:rsid w:val="77899879"/>
    <w:rsid w:val="778B1E2B"/>
    <w:rsid w:val="778ED203"/>
    <w:rsid w:val="77AC0947"/>
    <w:rsid w:val="77B34AEF"/>
    <w:rsid w:val="77C50AA7"/>
    <w:rsid w:val="77E3A825"/>
    <w:rsid w:val="77E47160"/>
    <w:rsid w:val="77EF8210"/>
    <w:rsid w:val="7805B542"/>
    <w:rsid w:val="780B15EF"/>
    <w:rsid w:val="780DE371"/>
    <w:rsid w:val="7814A17F"/>
    <w:rsid w:val="781854B7"/>
    <w:rsid w:val="78328814"/>
    <w:rsid w:val="783A3623"/>
    <w:rsid w:val="783D2EB5"/>
    <w:rsid w:val="7847D1F9"/>
    <w:rsid w:val="78520ECD"/>
    <w:rsid w:val="78539FF4"/>
    <w:rsid w:val="78578520"/>
    <w:rsid w:val="785E64EB"/>
    <w:rsid w:val="786A3B23"/>
    <w:rsid w:val="787284A3"/>
    <w:rsid w:val="7878AF29"/>
    <w:rsid w:val="787CB1A1"/>
    <w:rsid w:val="7886F4DE"/>
    <w:rsid w:val="7893BEDA"/>
    <w:rsid w:val="7893C390"/>
    <w:rsid w:val="789B0AEF"/>
    <w:rsid w:val="789F9E58"/>
    <w:rsid w:val="78BB8141"/>
    <w:rsid w:val="78CE080D"/>
    <w:rsid w:val="78D34E9F"/>
    <w:rsid w:val="78E9D60F"/>
    <w:rsid w:val="790262F9"/>
    <w:rsid w:val="7906C522"/>
    <w:rsid w:val="790E0635"/>
    <w:rsid w:val="7916D4AD"/>
    <w:rsid w:val="792C5F67"/>
    <w:rsid w:val="792DE43A"/>
    <w:rsid w:val="79311D2D"/>
    <w:rsid w:val="7934EE5A"/>
    <w:rsid w:val="797C45A5"/>
    <w:rsid w:val="797E2031"/>
    <w:rsid w:val="798940F4"/>
    <w:rsid w:val="79A2C617"/>
    <w:rsid w:val="79AFDC75"/>
    <w:rsid w:val="79B1E48D"/>
    <w:rsid w:val="79B4E3EE"/>
    <w:rsid w:val="79B550FA"/>
    <w:rsid w:val="79BE0320"/>
    <w:rsid w:val="79C1ED09"/>
    <w:rsid w:val="79D1E462"/>
    <w:rsid w:val="79F78063"/>
    <w:rsid w:val="79FAC4D6"/>
    <w:rsid w:val="7A00E58B"/>
    <w:rsid w:val="7A03FE81"/>
    <w:rsid w:val="7A107661"/>
    <w:rsid w:val="7A1198BF"/>
    <w:rsid w:val="7A165E7F"/>
    <w:rsid w:val="7A18CA90"/>
    <w:rsid w:val="7A2186DE"/>
    <w:rsid w:val="7A44275A"/>
    <w:rsid w:val="7A47B56D"/>
    <w:rsid w:val="7A4E288F"/>
    <w:rsid w:val="7A5D3E4D"/>
    <w:rsid w:val="7A6B155A"/>
    <w:rsid w:val="7A7B8FDA"/>
    <w:rsid w:val="7A7BD0A0"/>
    <w:rsid w:val="7A807F34"/>
    <w:rsid w:val="7AA8DE1D"/>
    <w:rsid w:val="7AB41678"/>
    <w:rsid w:val="7ABDB272"/>
    <w:rsid w:val="7AC62484"/>
    <w:rsid w:val="7ADAD97C"/>
    <w:rsid w:val="7ADCDC88"/>
    <w:rsid w:val="7AFC7754"/>
    <w:rsid w:val="7AFD808E"/>
    <w:rsid w:val="7B033527"/>
    <w:rsid w:val="7B067178"/>
    <w:rsid w:val="7B131EBC"/>
    <w:rsid w:val="7B1F60AF"/>
    <w:rsid w:val="7B36A851"/>
    <w:rsid w:val="7B6C314F"/>
    <w:rsid w:val="7B6CB79A"/>
    <w:rsid w:val="7B8328CF"/>
    <w:rsid w:val="7B8416BF"/>
    <w:rsid w:val="7B851A6B"/>
    <w:rsid w:val="7B9969ED"/>
    <w:rsid w:val="7BA5B8C3"/>
    <w:rsid w:val="7BB044EE"/>
    <w:rsid w:val="7BB50F3E"/>
    <w:rsid w:val="7BB774A9"/>
    <w:rsid w:val="7BB774D6"/>
    <w:rsid w:val="7BB8BA80"/>
    <w:rsid w:val="7BBDE9E8"/>
    <w:rsid w:val="7BD9E24E"/>
    <w:rsid w:val="7BE050A3"/>
    <w:rsid w:val="7BE9EEBF"/>
    <w:rsid w:val="7BF94817"/>
    <w:rsid w:val="7C0F5C6B"/>
    <w:rsid w:val="7C1BB9AB"/>
    <w:rsid w:val="7C2F213A"/>
    <w:rsid w:val="7C3B9661"/>
    <w:rsid w:val="7C44456F"/>
    <w:rsid w:val="7C462E2F"/>
    <w:rsid w:val="7C46DB48"/>
    <w:rsid w:val="7C486D90"/>
    <w:rsid w:val="7C52045B"/>
    <w:rsid w:val="7C6928A8"/>
    <w:rsid w:val="7C70ADD4"/>
    <w:rsid w:val="7C78CFB9"/>
    <w:rsid w:val="7C8ACE48"/>
    <w:rsid w:val="7C9CEFFD"/>
    <w:rsid w:val="7CA938CA"/>
    <w:rsid w:val="7CBE55A7"/>
    <w:rsid w:val="7CC46E5F"/>
    <w:rsid w:val="7CD4F5EC"/>
    <w:rsid w:val="7CED8EE4"/>
    <w:rsid w:val="7CF8C254"/>
    <w:rsid w:val="7CFF6EF7"/>
    <w:rsid w:val="7D002364"/>
    <w:rsid w:val="7D01C06B"/>
    <w:rsid w:val="7D257858"/>
    <w:rsid w:val="7D3788B3"/>
    <w:rsid w:val="7D37A9C4"/>
    <w:rsid w:val="7D429D40"/>
    <w:rsid w:val="7D53580A"/>
    <w:rsid w:val="7D58DC7F"/>
    <w:rsid w:val="7D5B939E"/>
    <w:rsid w:val="7D5F1E02"/>
    <w:rsid w:val="7D68A352"/>
    <w:rsid w:val="7D8DC813"/>
    <w:rsid w:val="7D991827"/>
    <w:rsid w:val="7D9D9C27"/>
    <w:rsid w:val="7DA13069"/>
    <w:rsid w:val="7DAFAC96"/>
    <w:rsid w:val="7DB4123F"/>
    <w:rsid w:val="7DB98E9B"/>
    <w:rsid w:val="7DC2723C"/>
    <w:rsid w:val="7DC8C961"/>
    <w:rsid w:val="7DCC629D"/>
    <w:rsid w:val="7DD5D33D"/>
    <w:rsid w:val="7DDD16DC"/>
    <w:rsid w:val="7DE370EF"/>
    <w:rsid w:val="7DE76E77"/>
    <w:rsid w:val="7E00606E"/>
    <w:rsid w:val="7E1125BE"/>
    <w:rsid w:val="7E17CA4A"/>
    <w:rsid w:val="7E1BDACB"/>
    <w:rsid w:val="7E1D90A8"/>
    <w:rsid w:val="7E2F6180"/>
    <w:rsid w:val="7E4E36E7"/>
    <w:rsid w:val="7E4ED7AE"/>
    <w:rsid w:val="7E54B07C"/>
    <w:rsid w:val="7E6BF404"/>
    <w:rsid w:val="7E6ECF70"/>
    <w:rsid w:val="7E76B800"/>
    <w:rsid w:val="7E7E5014"/>
    <w:rsid w:val="7E81473B"/>
    <w:rsid w:val="7E8E835B"/>
    <w:rsid w:val="7E8E8E45"/>
    <w:rsid w:val="7E8F1396"/>
    <w:rsid w:val="7E9D93EF"/>
    <w:rsid w:val="7EA210C9"/>
    <w:rsid w:val="7EAB878A"/>
    <w:rsid w:val="7ED2CDB9"/>
    <w:rsid w:val="7EDB7F60"/>
    <w:rsid w:val="7EDF2504"/>
    <w:rsid w:val="7EE2DB07"/>
    <w:rsid w:val="7EEAEB5F"/>
    <w:rsid w:val="7EFC665E"/>
    <w:rsid w:val="7F188126"/>
    <w:rsid w:val="7F1BA0ED"/>
    <w:rsid w:val="7F233157"/>
    <w:rsid w:val="7F24D7B7"/>
    <w:rsid w:val="7F27EB54"/>
    <w:rsid w:val="7F2EEFE9"/>
    <w:rsid w:val="7F3D163A"/>
    <w:rsid w:val="7F427076"/>
    <w:rsid w:val="7F4A9C48"/>
    <w:rsid w:val="7F4FA44C"/>
    <w:rsid w:val="7F50C087"/>
    <w:rsid w:val="7F774216"/>
    <w:rsid w:val="7F7A13C5"/>
    <w:rsid w:val="7F8289C6"/>
    <w:rsid w:val="7F8AE8EF"/>
    <w:rsid w:val="7F97EE88"/>
    <w:rsid w:val="7FA0A71B"/>
    <w:rsid w:val="7FA2FB05"/>
    <w:rsid w:val="7FA74C33"/>
    <w:rsid w:val="7FB3D2FD"/>
    <w:rsid w:val="7FB94DCE"/>
    <w:rsid w:val="7FC21793"/>
    <w:rsid w:val="7FCF56DC"/>
    <w:rsid w:val="7FDC0360"/>
    <w:rsid w:val="7FE76C9F"/>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850C7B28-C482-4DF4-9E47-0F841D1E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218827C"/>
    <w:rPr>
      <w:sz w:val="24"/>
      <w:szCs w:val="24"/>
      <w:lang w:val="es-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6B37CA"/>
    <w:rPr>
      <w:color w:val="605E5C"/>
      <w:shd w:val="clear" w:color="auto" w:fill="E1DFDD"/>
    </w:rPr>
  </w:style>
  <w:style w:type="paragraph" w:styleId="ListParagraph">
    <w:name w:val="List Paragraph"/>
    <w:basedOn w:val="Normal"/>
    <w:uiPriority w:val="34"/>
    <w:qFormat/>
    <w:rsid w:val="007F73E0"/>
    <w:pPr>
      <w:ind w:left="720"/>
      <w:contextualSpacing/>
    </w:pPr>
  </w:style>
  <w:style w:type="table" w:styleId="TableGrid">
    <w:name w:val="Table Grid"/>
    <w:basedOn w:val="TableNormal"/>
    <w:uiPriority w:val="59"/>
    <w:rsid w:val="008D0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979A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2876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runo.pino@nexaresources.com" TargetMode="External"/><Relationship Id="rId18" Type="http://schemas.openxmlformats.org/officeDocument/2006/relationships/header" Target="header3.xml"/><Relationship Id="rId26" Type="http://schemas.openxmlformats.org/officeDocument/2006/relationships/image" Target="media/image8.png"/><Relationship Id="rId21" Type="http://schemas.openxmlformats.org/officeDocument/2006/relationships/image" Target="media/image3.emf"/><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robert.montalvo@nexaresources.com" TargetMode="Externa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ean.padilla@nexaresources.com"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27D69E4076AF64392B4CE1A9745E63E" ma:contentTypeVersion="17" ma:contentTypeDescription="Crie um novo documento." ma:contentTypeScope="" ma:versionID="cc459f272397afaef960a0be488f746c">
  <xsd:schema xmlns:xsd="http://www.w3.org/2001/XMLSchema" xmlns:xs="http://www.w3.org/2001/XMLSchema" xmlns:p="http://schemas.microsoft.com/office/2006/metadata/properties" xmlns:ns2="4d7b9b21-333e-4496-8e82-d0fc87d31406" xmlns:ns3="7433d377-0eff-43cb-8878-38fa87c9867d" targetNamespace="http://schemas.microsoft.com/office/2006/metadata/properties" ma:root="true" ma:fieldsID="1dc565d86ac1c8f53925d2d2c47e5653" ns2:_="" ns3:_="">
    <xsd:import namespace="4d7b9b21-333e-4496-8e82-d0fc87d31406"/>
    <xsd:import namespace="7433d377-0eff-43cb-8878-38fa87c986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_Flow_SignoffStatu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CR" minOccurs="0"/>
                <xsd:element ref="ns2:MediaServiceDateTake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7b9b21-333e-4496-8e82-d0fc87d31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1" nillable="true" ma:displayName="Status de liberação" ma:internalName="Status_x0020_de_x0020_libera_x00e7__x00e3_o">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33d377-0eff-43cb-8878-38fa87c9867d"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9" nillable="true" ma:displayName="Taxonomy Catch All Column" ma:hidden="true" ma:list="{a7acb077-e36e-48ce-ae3c-08e3b1b41780}" ma:internalName="TaxCatchAll" ma:showField="CatchAllData" ma:web="7433d377-0eff-43cb-8878-38fa87c98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7b9b21-333e-4496-8e82-d0fc87d31406">
      <Terms xmlns="http://schemas.microsoft.com/office/infopath/2007/PartnerControls"/>
    </lcf76f155ced4ddcb4097134ff3c332f>
    <TaxCatchAll xmlns="7433d377-0eff-43cb-8878-38fa87c9867d" xsi:nil="true"/>
    <_Flow_SignoffStatus xmlns="4d7b9b21-333e-4496-8e82-d0fc87d31406" xsi:nil="true"/>
  </documentManagement>
</p:properties>
</file>

<file path=customXml/itemProps1.xml><?xml version="1.0" encoding="utf-8"?>
<ds:datastoreItem xmlns:ds="http://schemas.openxmlformats.org/officeDocument/2006/customXml" ds:itemID="{19C3DD38-4A37-44F3-BB9A-11F36FFF180F}">
  <ds:schemaRefs>
    <ds:schemaRef ds:uri="http://schemas.microsoft.com/sharepoint/v3/contenttype/forms"/>
  </ds:schemaRefs>
</ds:datastoreItem>
</file>

<file path=customXml/itemProps2.xml><?xml version="1.0" encoding="utf-8"?>
<ds:datastoreItem xmlns:ds="http://schemas.openxmlformats.org/officeDocument/2006/customXml" ds:itemID="{75B0E7AA-51F2-42E1-9676-7848F9FD1172}">
  <ds:schemaRefs>
    <ds:schemaRef ds:uri="http://schemas.openxmlformats.org/officeDocument/2006/bibliography"/>
  </ds:schemaRefs>
</ds:datastoreItem>
</file>

<file path=customXml/itemProps3.xml><?xml version="1.0" encoding="utf-8"?>
<ds:datastoreItem xmlns:ds="http://schemas.openxmlformats.org/officeDocument/2006/customXml" ds:itemID="{4EEE1DDD-6C23-415A-A233-668E1A851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7b9b21-333e-4496-8e82-d0fc87d31406"/>
    <ds:schemaRef ds:uri="7433d377-0eff-43cb-8878-38fa87c98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4A3CF4-087C-4145-92B5-27E5DAB3B4C1}">
  <ds:schemaRefs>
    <ds:schemaRef ds:uri="http://schemas.microsoft.com/office/2006/metadata/properties"/>
    <ds:schemaRef ds:uri="http://schemas.microsoft.com/office/infopath/2007/PartnerControls"/>
    <ds:schemaRef ds:uri="4d7b9b21-333e-4496-8e82-d0fc87d31406"/>
    <ds:schemaRef ds:uri="7433d377-0eff-43cb-8878-38fa87c9867d"/>
  </ds:schemaRefs>
</ds:datastoreItem>
</file>

<file path=docMetadata/LabelInfo.xml><?xml version="1.0" encoding="utf-8"?>
<clbl:labelList xmlns:clbl="http://schemas.microsoft.com/office/2020/mipLabelMetadata">
  <clbl:label id="{49158df8-04df-4db2-a1ae-ee3949ca3984}" enabled="0" method="" siteId="{49158df8-04df-4db2-a1ae-ee3949ca398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3295</Words>
  <Characters>18787</Characters>
  <Application>Microsoft Office Word</Application>
  <DocSecurity>4</DocSecurity>
  <Lines>156</Lines>
  <Paragraphs>44</Paragraphs>
  <ScaleCrop>false</ScaleCrop>
  <Company>ISTerre</Company>
  <LinksUpToDate>false</LinksUpToDate>
  <CharactersWithSpaces>22038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Quea</dc:creator>
  <cp:keywords/>
  <cp:lastModifiedBy>Héctor Bernal</cp:lastModifiedBy>
  <cp:revision>479</cp:revision>
  <cp:lastPrinted>2015-02-14T07:19:00Z</cp:lastPrinted>
  <dcterms:created xsi:type="dcterms:W3CDTF">2025-07-17T04:57:00Z</dcterms:created>
  <dcterms:modified xsi:type="dcterms:W3CDTF">2025-07-19T04:57:00Z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0x010100427D69E4076AF64392B4CE1A9745E63E</vt:lpwstr>
  </property>
  <property fmtid="{D5CDD505-2E9C-101B-9397-08002B2CF9AE}" pid="3" name="MediaServiceImageTags">
    <vt:lpwstr/>
  </property>
</Properties>
</file>