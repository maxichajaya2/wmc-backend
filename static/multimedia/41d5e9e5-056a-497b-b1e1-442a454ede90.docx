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836B7" w14:textId="3474DF28" w:rsidR="00CA028E" w:rsidRPr="00822DFF" w:rsidRDefault="00CA028E" w:rsidP="00F2661E">
      <w:pPr>
        <w:spacing w:line="360" w:lineRule="auto"/>
        <w:ind w:left="-142"/>
        <w:jc w:val="center"/>
        <w:rPr>
          <w:rFonts w:ascii="Arial" w:hAnsi="Arial" w:cs="Arial"/>
        </w:rPr>
      </w:pPr>
      <w:r w:rsidRPr="00822DFF">
        <w:rPr>
          <w:rFonts w:ascii="Arial" w:hAnsi="Arial" w:cs="Arial"/>
          <w:b/>
          <w:bCs/>
          <w:lang w:val="es-ES"/>
        </w:rPr>
        <w:t>Predicción de fragmentación en voladuras mediante uso de DataFrag®</w:t>
      </w:r>
    </w:p>
    <w:p w14:paraId="3A0F758A" w14:textId="77777777" w:rsidR="0018272C" w:rsidRDefault="0018272C" w:rsidP="00F2661E">
      <w:pPr>
        <w:spacing w:line="360" w:lineRule="auto"/>
        <w:ind w:left="-142"/>
        <w:jc w:val="both"/>
        <w:rPr>
          <w:rFonts w:ascii="Arial" w:eastAsia="Arial" w:hAnsi="Arial" w:cs="Arial"/>
          <w:b/>
          <w:bCs/>
          <w:sz w:val="20"/>
          <w:szCs w:val="20"/>
          <w:lang w:val="es-CL"/>
        </w:rPr>
      </w:pPr>
    </w:p>
    <w:p w14:paraId="11AD5215" w14:textId="1CB3D56D" w:rsidR="016DA390" w:rsidRPr="002D197D" w:rsidRDefault="016DA390" w:rsidP="00F2661E">
      <w:pPr>
        <w:spacing w:line="360" w:lineRule="auto"/>
        <w:ind w:left="-142"/>
        <w:jc w:val="both"/>
        <w:rPr>
          <w:sz w:val="20"/>
          <w:szCs w:val="20"/>
          <w:lang w:val="es-CL"/>
        </w:rPr>
      </w:pPr>
      <w:r w:rsidRPr="002D197D">
        <w:rPr>
          <w:rFonts w:ascii="Arial" w:eastAsia="Arial" w:hAnsi="Arial" w:cs="Arial"/>
          <w:b/>
          <w:bCs/>
          <w:sz w:val="20"/>
          <w:szCs w:val="20"/>
          <w:lang w:val="es-CL"/>
        </w:rPr>
        <w:t xml:space="preserve">Fernando Enrique Sagastegui Ayala: </w:t>
      </w:r>
      <w:r w:rsidRPr="002D197D">
        <w:rPr>
          <w:rFonts w:ascii="Arial" w:eastAsia="Arial" w:hAnsi="Arial" w:cs="Arial"/>
          <w:sz w:val="20"/>
          <w:szCs w:val="20"/>
          <w:lang w:val="es-CL"/>
        </w:rPr>
        <w:t xml:space="preserve">ASTAY SYSTEMS S.A.C, CEO, Av. Del Pinar 152 Of. 801 Santiago de Surco, Lima-Perú; </w:t>
      </w:r>
      <w:hyperlink r:id="rId8">
        <w:r w:rsidRPr="002D197D">
          <w:rPr>
            <w:rStyle w:val="Hipervnculo"/>
            <w:rFonts w:ascii="Arial" w:eastAsia="Arial" w:hAnsi="Arial" w:cs="Arial"/>
            <w:color w:val="467886"/>
            <w:sz w:val="20"/>
            <w:szCs w:val="20"/>
            <w:lang w:val="es-CL"/>
          </w:rPr>
          <w:t>fsagastegui@astaysystems.com</w:t>
        </w:r>
      </w:hyperlink>
      <w:r w:rsidRPr="002D197D">
        <w:rPr>
          <w:rFonts w:ascii="Arial" w:eastAsia="Arial" w:hAnsi="Arial" w:cs="Arial"/>
          <w:sz w:val="20"/>
          <w:szCs w:val="20"/>
          <w:lang w:val="es-CL"/>
        </w:rPr>
        <w:t xml:space="preserve">, </w:t>
      </w:r>
      <w:hyperlink r:id="rId9">
        <w:r w:rsidRPr="002D197D">
          <w:rPr>
            <w:rStyle w:val="Hipervnculo"/>
            <w:rFonts w:ascii="Arial" w:eastAsia="Arial" w:hAnsi="Arial" w:cs="Arial"/>
            <w:color w:val="467886"/>
            <w:sz w:val="20"/>
            <w:szCs w:val="20"/>
            <w:lang w:val="es-CL"/>
          </w:rPr>
          <w:t>+ 51 989 513 608</w:t>
        </w:r>
      </w:hyperlink>
      <w:r w:rsidRPr="002D197D">
        <w:rPr>
          <w:rFonts w:ascii="Arial" w:eastAsia="Arial" w:hAnsi="Arial" w:cs="Arial"/>
          <w:sz w:val="20"/>
          <w:szCs w:val="20"/>
          <w:lang w:val="es-CL"/>
        </w:rPr>
        <w:t xml:space="preserve"> </w:t>
      </w:r>
    </w:p>
    <w:p w14:paraId="6D3732B2" w14:textId="05142D43" w:rsidR="016DA390" w:rsidRPr="002D197D" w:rsidRDefault="016DA390" w:rsidP="00F2661E">
      <w:pPr>
        <w:spacing w:line="360" w:lineRule="auto"/>
        <w:ind w:left="-142"/>
        <w:jc w:val="both"/>
        <w:rPr>
          <w:sz w:val="20"/>
          <w:szCs w:val="20"/>
        </w:rPr>
      </w:pPr>
      <w:r w:rsidRPr="002D197D">
        <w:rPr>
          <w:rFonts w:ascii="Arial" w:eastAsia="Arial" w:hAnsi="Arial" w:cs="Arial"/>
          <w:b/>
          <w:bCs/>
          <w:sz w:val="20"/>
          <w:szCs w:val="20"/>
        </w:rPr>
        <w:t xml:space="preserve">Juan Manuel Mansilla Olivas: </w:t>
      </w:r>
      <w:r w:rsidRPr="002D197D">
        <w:rPr>
          <w:rFonts w:ascii="Arial" w:eastAsia="Arial" w:hAnsi="Arial" w:cs="Arial"/>
          <w:sz w:val="20"/>
          <w:szCs w:val="20"/>
          <w:lang w:val="es-CL"/>
        </w:rPr>
        <w:t xml:space="preserve">ASTAY SYSTEMS S.A.C, CTO, Av. Del Pinar 152 Of. 801 Santiago de Surco, Lima-Perú; </w:t>
      </w:r>
      <w:hyperlink r:id="rId10">
        <w:r w:rsidRPr="002D197D">
          <w:rPr>
            <w:rStyle w:val="Hipervnculo"/>
            <w:rFonts w:ascii="Arial" w:eastAsia="Arial" w:hAnsi="Arial" w:cs="Arial"/>
            <w:color w:val="467886"/>
            <w:sz w:val="20"/>
            <w:szCs w:val="20"/>
            <w:lang w:val="es-CL"/>
          </w:rPr>
          <w:t>jmansilla@astaysystems.com</w:t>
        </w:r>
      </w:hyperlink>
      <w:r w:rsidRPr="002D197D">
        <w:rPr>
          <w:rFonts w:ascii="Arial" w:eastAsia="Arial" w:hAnsi="Arial" w:cs="Arial"/>
          <w:sz w:val="20"/>
          <w:szCs w:val="20"/>
          <w:lang w:val="es-CL"/>
        </w:rPr>
        <w:t xml:space="preserve">, </w:t>
      </w:r>
      <w:hyperlink r:id="rId11">
        <w:r w:rsidRPr="002D197D">
          <w:rPr>
            <w:rStyle w:val="Hipervnculo"/>
            <w:rFonts w:ascii="Arial" w:eastAsia="Arial" w:hAnsi="Arial" w:cs="Arial"/>
            <w:color w:val="467886"/>
            <w:sz w:val="20"/>
            <w:szCs w:val="20"/>
          </w:rPr>
          <w:t>+51 940 796 910</w:t>
        </w:r>
      </w:hyperlink>
    </w:p>
    <w:p w14:paraId="0B1B68A5" w14:textId="0AE91030" w:rsidR="016DA390" w:rsidRPr="002D197D" w:rsidRDefault="016DA390" w:rsidP="00F2661E">
      <w:pPr>
        <w:spacing w:line="360" w:lineRule="auto"/>
        <w:ind w:left="-142"/>
        <w:jc w:val="both"/>
        <w:rPr>
          <w:sz w:val="20"/>
          <w:szCs w:val="20"/>
        </w:rPr>
      </w:pPr>
      <w:r w:rsidRPr="002D197D">
        <w:rPr>
          <w:rFonts w:ascii="Arial" w:eastAsia="Arial" w:hAnsi="Arial" w:cs="Arial"/>
          <w:b/>
          <w:bCs/>
          <w:sz w:val="20"/>
          <w:szCs w:val="20"/>
        </w:rPr>
        <w:t>Roger Ramirez Oscco</w:t>
      </w:r>
      <w:r w:rsidRPr="002D197D">
        <w:rPr>
          <w:rFonts w:ascii="Arial" w:eastAsia="Arial" w:hAnsi="Arial" w:cs="Arial"/>
          <w:sz w:val="20"/>
          <w:szCs w:val="20"/>
        </w:rPr>
        <w:t xml:space="preserve">: </w:t>
      </w:r>
      <w:r w:rsidRPr="002D197D">
        <w:rPr>
          <w:rFonts w:ascii="Arial" w:eastAsia="Arial" w:hAnsi="Arial" w:cs="Arial"/>
          <w:sz w:val="20"/>
          <w:szCs w:val="20"/>
          <w:lang w:val="es-CL"/>
        </w:rPr>
        <w:t xml:space="preserve">ASTAY SYSTEMS S.A.C, </w:t>
      </w:r>
      <w:r w:rsidRPr="002D197D">
        <w:rPr>
          <w:rFonts w:ascii="Arial" w:eastAsia="Arial" w:hAnsi="Arial" w:cs="Arial"/>
          <w:sz w:val="20"/>
          <w:szCs w:val="20"/>
        </w:rPr>
        <w:t>Ingeniero de Tecnología Minera I</w:t>
      </w:r>
    </w:p>
    <w:p w14:paraId="66AC9742" w14:textId="2566AC88" w:rsidR="016DA390" w:rsidRPr="002D197D" w:rsidRDefault="016DA390" w:rsidP="00F2661E">
      <w:pPr>
        <w:spacing w:line="360" w:lineRule="auto"/>
        <w:ind w:left="-142"/>
        <w:jc w:val="both"/>
        <w:rPr>
          <w:sz w:val="20"/>
          <w:szCs w:val="20"/>
        </w:rPr>
      </w:pPr>
      <w:r w:rsidRPr="002D197D">
        <w:rPr>
          <w:rFonts w:ascii="Arial" w:eastAsia="Arial" w:hAnsi="Arial" w:cs="Arial"/>
          <w:sz w:val="20"/>
          <w:szCs w:val="20"/>
          <w:lang w:val="es-CL"/>
        </w:rPr>
        <w:t xml:space="preserve">, Av. Del Pinar 152 Of. 801 Santiago de Surco, Lima-Perú; </w:t>
      </w:r>
      <w:hyperlink r:id="rId12">
        <w:r w:rsidRPr="002D197D">
          <w:rPr>
            <w:rStyle w:val="Hipervnculo"/>
            <w:rFonts w:ascii="Arial" w:eastAsia="Arial" w:hAnsi="Arial" w:cs="Arial"/>
            <w:color w:val="467886"/>
            <w:sz w:val="20"/>
            <w:szCs w:val="20"/>
            <w:lang w:val="es-CL"/>
          </w:rPr>
          <w:t>rramirez@astaysystems.com</w:t>
        </w:r>
      </w:hyperlink>
      <w:r w:rsidRPr="002D197D">
        <w:rPr>
          <w:rFonts w:ascii="Arial" w:eastAsia="Arial" w:hAnsi="Arial" w:cs="Arial"/>
          <w:sz w:val="20"/>
          <w:szCs w:val="20"/>
          <w:lang w:val="es-CL"/>
        </w:rPr>
        <w:t xml:space="preserve">, </w:t>
      </w:r>
      <w:r w:rsidRPr="002D197D">
        <w:rPr>
          <w:rFonts w:ascii="Arial" w:eastAsia="Arial" w:hAnsi="Arial" w:cs="Arial"/>
          <w:sz w:val="20"/>
          <w:szCs w:val="20"/>
        </w:rPr>
        <w:t xml:space="preserve">+51 988 213 683 </w:t>
      </w:r>
    </w:p>
    <w:p w14:paraId="592597B1" w14:textId="2CD17CA0" w:rsidR="016DA390" w:rsidRDefault="016DA390" w:rsidP="00F2661E">
      <w:pPr>
        <w:spacing w:line="360" w:lineRule="auto"/>
        <w:ind w:left="-142"/>
        <w:jc w:val="both"/>
      </w:pPr>
      <w:r w:rsidRPr="5DE03B57">
        <w:rPr>
          <w:rFonts w:ascii="Arial" w:eastAsia="Arial" w:hAnsi="Arial" w:cs="Arial"/>
          <w:b/>
          <w:bCs/>
          <w:i/>
          <w:iCs/>
        </w:rPr>
        <w:t>Key Words:</w:t>
      </w:r>
      <w:r w:rsidRPr="5DE03B57">
        <w:rPr>
          <w:rFonts w:ascii="Arial" w:eastAsia="Arial" w:hAnsi="Arial" w:cs="Arial"/>
        </w:rPr>
        <w:t xml:space="preserve"> </w:t>
      </w:r>
      <w:r w:rsidR="00874D2B" w:rsidRPr="00370266">
        <w:rPr>
          <w:rFonts w:ascii="Arial" w:eastAsia="Arial" w:hAnsi="Arial" w:cs="Arial"/>
          <w:i/>
          <w:iCs/>
        </w:rPr>
        <w:t>Machine Larning</w:t>
      </w:r>
      <w:r w:rsidRPr="5DE03B57">
        <w:rPr>
          <w:rFonts w:ascii="Arial" w:eastAsia="Arial" w:hAnsi="Arial" w:cs="Arial"/>
        </w:rPr>
        <w:t xml:space="preserve">, </w:t>
      </w:r>
      <w:r w:rsidRPr="5DE03B57">
        <w:rPr>
          <w:rFonts w:ascii="Arial" w:eastAsia="Arial" w:hAnsi="Arial" w:cs="Arial"/>
          <w:i/>
          <w:iCs/>
        </w:rPr>
        <w:t>Datafrag, Kuz-Ram, Modelos predictivos, Fragmentación de roca, Perforación y voladura</w:t>
      </w:r>
    </w:p>
    <w:p w14:paraId="57F8A0C2" w14:textId="195156F3" w:rsidR="00CA028E" w:rsidRPr="00822DFF" w:rsidRDefault="00CA028E" w:rsidP="00F2661E">
      <w:pPr>
        <w:spacing w:line="360" w:lineRule="auto"/>
        <w:ind w:left="-142"/>
        <w:jc w:val="both"/>
        <w:rPr>
          <w:rFonts w:ascii="Arial" w:hAnsi="Arial" w:cs="Arial"/>
        </w:rPr>
      </w:pPr>
      <w:r w:rsidRPr="00822DFF">
        <w:rPr>
          <w:rFonts w:ascii="Arial" w:hAnsi="Arial" w:cs="Arial"/>
          <w:b/>
          <w:bCs/>
          <w:lang w:val="es-CL"/>
        </w:rPr>
        <w:t xml:space="preserve">Introducción: </w:t>
      </w:r>
      <w:r w:rsidR="00D00DDF" w:rsidRPr="00822DFF">
        <w:rPr>
          <w:rFonts w:ascii="Arial" w:hAnsi="Arial" w:cs="Arial"/>
        </w:rPr>
        <w:t>En las operaciones mineras de tajo abierto, la perforación y voladur</w:t>
      </w:r>
      <w:r w:rsidR="000432AE" w:rsidRPr="00822DFF">
        <w:rPr>
          <w:rFonts w:ascii="Arial" w:hAnsi="Arial" w:cs="Arial"/>
        </w:rPr>
        <w:t>a constituyen el proceso inicial</w:t>
      </w:r>
      <w:r w:rsidR="00612F6F" w:rsidRPr="00822DFF">
        <w:rPr>
          <w:rFonts w:ascii="Arial" w:hAnsi="Arial" w:cs="Arial"/>
        </w:rPr>
        <w:t xml:space="preserve"> del</w:t>
      </w:r>
      <w:r w:rsidR="00D00DDF" w:rsidRPr="00822DFF">
        <w:rPr>
          <w:rFonts w:ascii="Arial" w:hAnsi="Arial" w:cs="Arial"/>
        </w:rPr>
        <w:t xml:space="preserve"> </w:t>
      </w:r>
      <w:r w:rsidR="000432AE" w:rsidRPr="00822DFF">
        <w:rPr>
          <w:rFonts w:ascii="Arial" w:hAnsi="Arial" w:cs="Arial"/>
        </w:rPr>
        <w:t>ciclo</w:t>
      </w:r>
      <w:r w:rsidR="00D00DDF" w:rsidRPr="00822DFF">
        <w:rPr>
          <w:rFonts w:ascii="Arial" w:hAnsi="Arial" w:cs="Arial"/>
        </w:rPr>
        <w:t xml:space="preserve"> productivo,</w:t>
      </w:r>
      <w:r w:rsidR="000432AE" w:rsidRPr="00822DFF">
        <w:rPr>
          <w:rFonts w:ascii="Arial" w:hAnsi="Arial" w:cs="Arial"/>
        </w:rPr>
        <w:t xml:space="preserve"> estas</w:t>
      </w:r>
      <w:r w:rsidR="00D00DDF" w:rsidRPr="00822DFF">
        <w:rPr>
          <w:rFonts w:ascii="Arial" w:hAnsi="Arial" w:cs="Arial"/>
        </w:rPr>
        <w:t xml:space="preserve"> influyen directamente en la eficiencia de las etapas </w:t>
      </w:r>
      <w:r w:rsidR="00612F6F" w:rsidRPr="00822DFF">
        <w:rPr>
          <w:rFonts w:ascii="Arial" w:hAnsi="Arial" w:cs="Arial"/>
        </w:rPr>
        <w:t>posteriores como</w:t>
      </w:r>
      <w:r w:rsidR="00D00DDF" w:rsidRPr="00822DFF">
        <w:rPr>
          <w:rFonts w:ascii="Arial" w:hAnsi="Arial" w:cs="Arial"/>
        </w:rPr>
        <w:t xml:space="preserve"> el carguío, transporte, chancado y molienda. Una fragmentación adecuada de la roca permite reducir los costos operativos, </w:t>
      </w:r>
      <w:r w:rsidR="000432AE" w:rsidRPr="00822DFF">
        <w:rPr>
          <w:rFonts w:ascii="Arial" w:hAnsi="Arial" w:cs="Arial"/>
        </w:rPr>
        <w:t>mejoras en la</w:t>
      </w:r>
      <w:r w:rsidR="00612F6F" w:rsidRPr="00822DFF">
        <w:rPr>
          <w:rFonts w:ascii="Arial" w:hAnsi="Arial" w:cs="Arial"/>
        </w:rPr>
        <w:t xml:space="preserve"> seguridad</w:t>
      </w:r>
      <w:r w:rsidR="00D00DDF" w:rsidRPr="00822DFF">
        <w:rPr>
          <w:rFonts w:ascii="Arial" w:hAnsi="Arial" w:cs="Arial"/>
        </w:rPr>
        <w:t xml:space="preserve"> y asegura la continuidad del ciclo minero.</w:t>
      </w:r>
    </w:p>
    <w:p w14:paraId="48F3C572" w14:textId="6A8AC207" w:rsidR="00D00DDF" w:rsidRPr="00D00DDF" w:rsidRDefault="00D00DDF" w:rsidP="00F2661E">
      <w:pPr>
        <w:spacing w:line="360" w:lineRule="auto"/>
        <w:ind w:left="-142"/>
        <w:jc w:val="both"/>
        <w:rPr>
          <w:rFonts w:ascii="Arial" w:hAnsi="Arial" w:cs="Arial"/>
        </w:rPr>
      </w:pPr>
      <w:r w:rsidRPr="00D00DDF">
        <w:rPr>
          <w:rFonts w:ascii="Arial" w:hAnsi="Arial" w:cs="Arial"/>
        </w:rPr>
        <w:t xml:space="preserve">El diseño de </w:t>
      </w:r>
      <w:r w:rsidR="000432AE" w:rsidRPr="00822DFF">
        <w:rPr>
          <w:rFonts w:ascii="Arial" w:hAnsi="Arial" w:cs="Arial"/>
        </w:rPr>
        <w:t>mallas de perforación</w:t>
      </w:r>
      <w:r w:rsidRPr="00D00DDF">
        <w:rPr>
          <w:rFonts w:ascii="Arial" w:hAnsi="Arial" w:cs="Arial"/>
        </w:rPr>
        <w:t xml:space="preserve"> implica </w:t>
      </w:r>
      <w:r w:rsidR="0023093A" w:rsidRPr="00822DFF">
        <w:rPr>
          <w:rFonts w:ascii="Arial" w:hAnsi="Arial" w:cs="Arial"/>
        </w:rPr>
        <w:t>una selección</w:t>
      </w:r>
      <w:r w:rsidRPr="00D00DDF">
        <w:rPr>
          <w:rFonts w:ascii="Arial" w:hAnsi="Arial" w:cs="Arial"/>
        </w:rPr>
        <w:t xml:space="preserve"> de criterios té</w:t>
      </w:r>
      <w:r w:rsidR="000432AE" w:rsidRPr="00822DFF">
        <w:rPr>
          <w:rFonts w:ascii="Arial" w:hAnsi="Arial" w:cs="Arial"/>
        </w:rPr>
        <w:t>cnicos tales como:</w:t>
      </w:r>
      <w:r w:rsidRPr="00D00DDF">
        <w:rPr>
          <w:rFonts w:ascii="Arial" w:hAnsi="Arial" w:cs="Arial"/>
        </w:rPr>
        <w:t xml:space="preserve"> la geología</w:t>
      </w:r>
      <w:r w:rsidR="0023093A" w:rsidRPr="00822DFF">
        <w:rPr>
          <w:rFonts w:ascii="Arial" w:hAnsi="Arial" w:cs="Arial"/>
        </w:rPr>
        <w:t>, la geotecnia y</w:t>
      </w:r>
      <w:r w:rsidRPr="00D00DDF">
        <w:rPr>
          <w:rFonts w:ascii="Arial" w:hAnsi="Arial" w:cs="Arial"/>
        </w:rPr>
        <w:t xml:space="preserve"> los parámetros de diseño (burden, espaciamiento, diámetro de taladro, carga explosiva, entre otros). En este contexto, </w:t>
      </w:r>
      <w:r w:rsidR="000432AE" w:rsidRPr="00822DFF">
        <w:rPr>
          <w:rFonts w:ascii="Arial" w:hAnsi="Arial" w:cs="Arial"/>
        </w:rPr>
        <w:t>predecir la fragmentación</w:t>
      </w:r>
      <w:r w:rsidRPr="00D00DDF">
        <w:rPr>
          <w:rFonts w:ascii="Arial" w:hAnsi="Arial" w:cs="Arial"/>
        </w:rPr>
        <w:t xml:space="preserve"> es </w:t>
      </w:r>
      <w:r w:rsidR="0023093A" w:rsidRPr="00822DFF">
        <w:rPr>
          <w:rFonts w:ascii="Arial" w:hAnsi="Arial" w:cs="Arial"/>
        </w:rPr>
        <w:t>vital</w:t>
      </w:r>
      <w:r w:rsidRPr="00D00DDF">
        <w:rPr>
          <w:rFonts w:ascii="Arial" w:hAnsi="Arial" w:cs="Arial"/>
        </w:rPr>
        <w:t xml:space="preserve"> para garantizar una operación eficiente y sostenible.</w:t>
      </w:r>
    </w:p>
    <w:p w14:paraId="4AEA759D" w14:textId="6C42B0F5" w:rsidR="00D00DDF" w:rsidRPr="00D00DDF" w:rsidRDefault="00C42D49" w:rsidP="00F2661E">
      <w:pPr>
        <w:spacing w:line="360" w:lineRule="auto"/>
        <w:ind w:left="-142"/>
        <w:jc w:val="both"/>
        <w:rPr>
          <w:rFonts w:ascii="Arial" w:hAnsi="Arial" w:cs="Arial"/>
        </w:rPr>
      </w:pPr>
      <w:r w:rsidRPr="24EDFCD9">
        <w:rPr>
          <w:rFonts w:ascii="Arial" w:hAnsi="Arial" w:cs="Arial"/>
        </w:rPr>
        <w:t>Históricamente</w:t>
      </w:r>
      <w:r w:rsidR="00D00DDF" w:rsidRPr="24EDFCD9">
        <w:rPr>
          <w:rFonts w:ascii="Arial" w:hAnsi="Arial" w:cs="Arial"/>
        </w:rPr>
        <w:t xml:space="preserve">, </w:t>
      </w:r>
      <w:r w:rsidR="0023093A" w:rsidRPr="24EDFCD9">
        <w:rPr>
          <w:rFonts w:ascii="Arial" w:hAnsi="Arial" w:cs="Arial"/>
        </w:rPr>
        <w:t xml:space="preserve">se han empleado </w:t>
      </w:r>
      <w:r w:rsidRPr="24EDFCD9">
        <w:rPr>
          <w:rFonts w:ascii="Arial" w:hAnsi="Arial" w:cs="Arial"/>
        </w:rPr>
        <w:t xml:space="preserve">los </w:t>
      </w:r>
      <w:r w:rsidR="00D00DDF" w:rsidRPr="24EDFCD9">
        <w:rPr>
          <w:rFonts w:ascii="Arial" w:hAnsi="Arial" w:cs="Arial"/>
        </w:rPr>
        <w:t>modelos empíricos</w:t>
      </w:r>
      <w:r w:rsidRPr="24EDFCD9">
        <w:rPr>
          <w:rFonts w:ascii="Arial" w:hAnsi="Arial" w:cs="Arial"/>
        </w:rPr>
        <w:t xml:space="preserve"> como</w:t>
      </w:r>
      <w:r w:rsidR="00D00DDF" w:rsidRPr="24EDFCD9">
        <w:rPr>
          <w:rFonts w:ascii="Arial" w:hAnsi="Arial" w:cs="Arial"/>
        </w:rPr>
        <w:t xml:space="preserve"> </w:t>
      </w:r>
      <w:r w:rsidRPr="24EDFCD9">
        <w:rPr>
          <w:rFonts w:ascii="Arial" w:hAnsi="Arial" w:cs="Arial"/>
        </w:rPr>
        <w:t xml:space="preserve">Kuz-Ram por su facilidad de cálculo y aplicación. Sin embargo, su </w:t>
      </w:r>
      <w:r w:rsidR="0023093A" w:rsidRPr="24EDFCD9">
        <w:rPr>
          <w:rFonts w:ascii="Arial" w:hAnsi="Arial" w:cs="Arial"/>
        </w:rPr>
        <w:t xml:space="preserve">eficiencia de su predicción se ve </w:t>
      </w:r>
      <w:r w:rsidR="00822DFF" w:rsidRPr="24EDFCD9">
        <w:rPr>
          <w:rFonts w:ascii="Arial" w:hAnsi="Arial" w:cs="Arial"/>
        </w:rPr>
        <w:t>disminuida</w:t>
      </w:r>
      <w:r w:rsidRPr="24EDFCD9">
        <w:rPr>
          <w:rFonts w:ascii="Arial" w:hAnsi="Arial" w:cs="Arial"/>
        </w:rPr>
        <w:t xml:space="preserve"> en escenarios con alta variabilidad geológica, condiciones operativas de alta complejidad, </w:t>
      </w:r>
      <w:r w:rsidR="309637CB" w:rsidRPr="24EDFCD9">
        <w:rPr>
          <w:rFonts w:ascii="Arial" w:hAnsi="Arial" w:cs="Arial"/>
        </w:rPr>
        <w:t>y/</w:t>
      </w:r>
      <w:r w:rsidRPr="24EDFCD9">
        <w:rPr>
          <w:rFonts w:ascii="Arial" w:hAnsi="Arial" w:cs="Arial"/>
        </w:rPr>
        <w:t xml:space="preserve">o en situaciones donde </w:t>
      </w:r>
      <w:r w:rsidR="61E6B1A1" w:rsidRPr="24EDFCD9">
        <w:rPr>
          <w:rFonts w:ascii="Arial" w:hAnsi="Arial" w:cs="Arial"/>
        </w:rPr>
        <w:t>la predicción de</w:t>
      </w:r>
      <w:r w:rsidRPr="24EDFCD9">
        <w:rPr>
          <w:rFonts w:ascii="Arial" w:hAnsi="Arial" w:cs="Arial"/>
        </w:rPr>
        <w:t xml:space="preserve"> la </w:t>
      </w:r>
      <w:r w:rsidR="00036F2F" w:rsidRPr="24EDFCD9">
        <w:rPr>
          <w:rFonts w:ascii="Arial" w:hAnsi="Arial" w:cs="Arial"/>
        </w:rPr>
        <w:t>fragmentación permite</w:t>
      </w:r>
      <w:r w:rsidR="5B921BD4" w:rsidRPr="24EDFCD9">
        <w:rPr>
          <w:rFonts w:ascii="Arial" w:hAnsi="Arial" w:cs="Arial"/>
        </w:rPr>
        <w:t xml:space="preserve"> fortalecer la toma de decisiones</w:t>
      </w:r>
      <w:r w:rsidRPr="24EDFCD9">
        <w:rPr>
          <w:rFonts w:ascii="Arial" w:hAnsi="Arial" w:cs="Arial"/>
        </w:rPr>
        <w:t>.</w:t>
      </w:r>
    </w:p>
    <w:p w14:paraId="373183F5" w14:textId="6F5B8B0F" w:rsidR="00C42D49" w:rsidRPr="00822DFF" w:rsidRDefault="7D45770E" w:rsidP="00F2661E">
      <w:pPr>
        <w:spacing w:line="360" w:lineRule="auto"/>
        <w:ind w:left="-142"/>
        <w:jc w:val="both"/>
        <w:rPr>
          <w:rFonts w:ascii="Arial" w:hAnsi="Arial" w:cs="Arial"/>
        </w:rPr>
      </w:pPr>
      <w:r w:rsidRPr="00036F2F">
        <w:rPr>
          <w:rFonts w:ascii="Arial" w:hAnsi="Arial" w:cs="Arial"/>
        </w:rPr>
        <w:t>Ante este escenario, el equipo ha encontrado en DataFrag una alternativa frente al método tradicional</w:t>
      </w:r>
      <w:r w:rsidR="00C42D49" w:rsidRPr="24EDFCD9">
        <w:rPr>
          <w:rFonts w:ascii="Arial" w:hAnsi="Arial" w:cs="Arial"/>
        </w:rPr>
        <w:t xml:space="preserve">. Este software es capaz de realizar </w:t>
      </w:r>
      <w:r w:rsidR="0997F170" w:rsidRPr="24EDFCD9">
        <w:rPr>
          <w:rFonts w:ascii="Arial" w:hAnsi="Arial" w:cs="Arial"/>
        </w:rPr>
        <w:t>predicciones en la fragmentación a</w:t>
      </w:r>
      <w:r w:rsidR="00C42D49" w:rsidRPr="24EDFCD9">
        <w:rPr>
          <w:rFonts w:ascii="Arial" w:hAnsi="Arial" w:cs="Arial"/>
        </w:rPr>
        <w:t xml:space="preserve"> </w:t>
      </w:r>
      <w:r w:rsidR="47DA308D" w:rsidRPr="24EDFCD9">
        <w:rPr>
          <w:rFonts w:ascii="Arial" w:hAnsi="Arial" w:cs="Arial"/>
        </w:rPr>
        <w:t xml:space="preserve">partir </w:t>
      </w:r>
      <w:r w:rsidR="00C42D49" w:rsidRPr="24EDFCD9">
        <w:rPr>
          <w:rFonts w:ascii="Arial" w:hAnsi="Arial" w:cs="Arial"/>
        </w:rPr>
        <w:t xml:space="preserve">de diferentes </w:t>
      </w:r>
      <w:r w:rsidR="6648575F" w:rsidRPr="24EDFCD9">
        <w:rPr>
          <w:rFonts w:ascii="Arial" w:hAnsi="Arial" w:cs="Arial"/>
        </w:rPr>
        <w:t>parámetros</w:t>
      </w:r>
      <w:r w:rsidR="00C42D49" w:rsidRPr="24EDFCD9">
        <w:rPr>
          <w:rFonts w:ascii="Arial" w:hAnsi="Arial" w:cs="Arial"/>
        </w:rPr>
        <w:t xml:space="preserve"> de voladura</w:t>
      </w:r>
      <w:r w:rsidR="7E57A067" w:rsidRPr="24EDFCD9">
        <w:rPr>
          <w:rFonts w:ascii="Arial" w:hAnsi="Arial" w:cs="Arial"/>
        </w:rPr>
        <w:t xml:space="preserve">. Los resultados son comparados </w:t>
      </w:r>
      <w:r w:rsidR="1F124FC1" w:rsidRPr="24EDFCD9">
        <w:rPr>
          <w:rFonts w:ascii="Arial" w:hAnsi="Arial" w:cs="Arial"/>
        </w:rPr>
        <w:t>con</w:t>
      </w:r>
      <w:r w:rsidR="00C42D49" w:rsidRPr="24EDFCD9">
        <w:rPr>
          <w:rFonts w:ascii="Arial" w:hAnsi="Arial" w:cs="Arial"/>
        </w:rPr>
        <w:t xml:space="preserve"> datos reales del terreno. </w:t>
      </w:r>
      <w:r w:rsidR="665C6F37" w:rsidRPr="24EDFCD9">
        <w:rPr>
          <w:rFonts w:ascii="Arial" w:hAnsi="Arial" w:cs="Arial"/>
        </w:rPr>
        <w:t>En el presente documento</w:t>
      </w:r>
      <w:r w:rsidR="493C8C06" w:rsidRPr="24EDFCD9">
        <w:rPr>
          <w:rFonts w:ascii="Arial" w:hAnsi="Arial" w:cs="Arial"/>
        </w:rPr>
        <w:t>, se detallan los resultados del despliegue de esta herramienta en una</w:t>
      </w:r>
      <w:r w:rsidR="665C6F37" w:rsidRPr="24EDFCD9">
        <w:rPr>
          <w:rFonts w:ascii="Arial" w:hAnsi="Arial" w:cs="Arial"/>
        </w:rPr>
        <w:t xml:space="preserve"> </w:t>
      </w:r>
      <w:r w:rsidR="00C42D49" w:rsidRPr="24EDFCD9">
        <w:rPr>
          <w:rFonts w:ascii="Arial" w:hAnsi="Arial" w:cs="Arial"/>
        </w:rPr>
        <w:t xml:space="preserve"> </w:t>
      </w:r>
      <w:r w:rsidR="000432AE" w:rsidRPr="24EDFCD9">
        <w:rPr>
          <w:rFonts w:ascii="Arial" w:hAnsi="Arial" w:cs="Arial"/>
        </w:rPr>
        <w:t xml:space="preserve"> mina de cobre a tajo abierto</w:t>
      </w:r>
      <w:ins w:id="0" w:author="Ali  Meres" w:date="2025-05-12T22:56:00Z">
        <w:r w:rsidR="5879F0FD" w:rsidRPr="24EDFCD9">
          <w:rPr>
            <w:rFonts w:ascii="Arial" w:hAnsi="Arial" w:cs="Arial"/>
          </w:rPr>
          <w:t xml:space="preserve">. </w:t>
        </w:r>
      </w:ins>
      <w:r w:rsidR="00C42D49" w:rsidRPr="24EDFCD9">
        <w:rPr>
          <w:rFonts w:ascii="Arial" w:hAnsi="Arial" w:cs="Arial"/>
        </w:rPr>
        <w:t>DataFrag® alcanz</w:t>
      </w:r>
      <w:r w:rsidR="3F04B9F7" w:rsidRPr="24EDFCD9">
        <w:rPr>
          <w:rFonts w:ascii="Arial" w:hAnsi="Arial" w:cs="Arial"/>
        </w:rPr>
        <w:t>ó</w:t>
      </w:r>
      <w:r w:rsidR="00C42D49" w:rsidRPr="24EDFCD9">
        <w:rPr>
          <w:rFonts w:ascii="Arial" w:hAnsi="Arial" w:cs="Arial"/>
        </w:rPr>
        <w:t xml:space="preserve"> un 85% de precisión </w:t>
      </w:r>
      <w:r w:rsidR="709BD605" w:rsidRPr="24EDFCD9">
        <w:rPr>
          <w:rFonts w:ascii="Arial" w:hAnsi="Arial" w:cs="Arial"/>
        </w:rPr>
        <w:t>frente a</w:t>
      </w:r>
      <w:r w:rsidR="000432AE" w:rsidRPr="24EDFCD9">
        <w:rPr>
          <w:rFonts w:ascii="Arial" w:hAnsi="Arial" w:cs="Arial"/>
        </w:rPr>
        <w:t>l</w:t>
      </w:r>
      <w:r w:rsidR="00C42D49" w:rsidRPr="24EDFCD9">
        <w:rPr>
          <w:rFonts w:ascii="Arial" w:hAnsi="Arial" w:cs="Arial"/>
        </w:rPr>
        <w:t xml:space="preserve"> 55% </w:t>
      </w:r>
      <w:r w:rsidR="74913CB5" w:rsidRPr="24EDFCD9">
        <w:rPr>
          <w:rFonts w:ascii="Arial" w:hAnsi="Arial" w:cs="Arial"/>
        </w:rPr>
        <w:t>obtenido</w:t>
      </w:r>
      <w:r w:rsidR="00C42D49" w:rsidRPr="24EDFCD9">
        <w:rPr>
          <w:rFonts w:ascii="Arial" w:hAnsi="Arial" w:cs="Arial"/>
        </w:rPr>
        <w:t xml:space="preserve"> utilizando el modelo empírico Kuz-Ram.</w:t>
      </w:r>
      <w:r w:rsidR="00036F2F">
        <w:rPr>
          <w:rFonts w:ascii="Arial" w:hAnsi="Arial" w:cs="Arial"/>
        </w:rPr>
        <w:t xml:space="preserve"> </w:t>
      </w:r>
    </w:p>
    <w:p w14:paraId="7173714E" w14:textId="77777777" w:rsidR="00F04FA9" w:rsidRDefault="00F04FA9" w:rsidP="00F2661E">
      <w:pPr>
        <w:spacing w:line="360" w:lineRule="auto"/>
        <w:ind w:left="-142"/>
        <w:jc w:val="both"/>
        <w:rPr>
          <w:rFonts w:ascii="Arial" w:hAnsi="Arial" w:cs="Arial"/>
          <w:b/>
          <w:bCs/>
        </w:rPr>
      </w:pPr>
    </w:p>
    <w:p w14:paraId="192F5080" w14:textId="23438C8B" w:rsidR="000432AE" w:rsidRPr="00822DFF" w:rsidRDefault="000432AE" w:rsidP="00F2661E">
      <w:pPr>
        <w:spacing w:line="360" w:lineRule="auto"/>
        <w:ind w:left="-142"/>
        <w:jc w:val="both"/>
        <w:rPr>
          <w:rFonts w:ascii="Arial" w:hAnsi="Arial" w:cs="Arial"/>
          <w:b/>
          <w:bCs/>
        </w:rPr>
      </w:pPr>
      <w:r w:rsidRPr="00822DFF">
        <w:rPr>
          <w:rFonts w:ascii="Arial" w:hAnsi="Arial" w:cs="Arial"/>
          <w:b/>
          <w:bCs/>
        </w:rPr>
        <w:t>Objetivos:</w:t>
      </w:r>
    </w:p>
    <w:p w14:paraId="71CD9E5C" w14:textId="3A6D4A30" w:rsidR="000432AE" w:rsidRPr="00822DFF" w:rsidRDefault="000432AE" w:rsidP="00F2661E">
      <w:pPr>
        <w:pStyle w:val="Prrafodelista"/>
        <w:numPr>
          <w:ilvl w:val="0"/>
          <w:numId w:val="4"/>
        </w:numPr>
        <w:spacing w:before="100" w:beforeAutospacing="1" w:after="100" w:afterAutospacing="1" w:line="360" w:lineRule="auto"/>
        <w:ind w:left="-142"/>
        <w:jc w:val="both"/>
        <w:rPr>
          <w:rFonts w:ascii="Arial" w:hAnsi="Arial" w:cs="Arial"/>
        </w:rPr>
      </w:pPr>
      <w:r w:rsidRPr="00822DFF">
        <w:rPr>
          <w:rFonts w:ascii="Arial" w:hAnsi="Arial" w:cs="Arial"/>
        </w:rPr>
        <w:t xml:space="preserve">Fortalecer los criterios técnicos de perforación y voladura </w:t>
      </w:r>
    </w:p>
    <w:p w14:paraId="19385FDC" w14:textId="3BBC27F6" w:rsidR="000432AE" w:rsidRPr="00822DFF" w:rsidRDefault="000432AE" w:rsidP="00F2661E">
      <w:pPr>
        <w:pStyle w:val="Prrafodelista"/>
        <w:numPr>
          <w:ilvl w:val="0"/>
          <w:numId w:val="4"/>
        </w:numPr>
        <w:spacing w:before="100" w:beforeAutospacing="1" w:after="100" w:afterAutospacing="1" w:line="360" w:lineRule="auto"/>
        <w:ind w:left="-142"/>
        <w:jc w:val="both"/>
        <w:rPr>
          <w:rFonts w:ascii="Arial" w:hAnsi="Arial" w:cs="Arial"/>
        </w:rPr>
      </w:pPr>
      <w:r w:rsidRPr="3101BBCF">
        <w:rPr>
          <w:rFonts w:ascii="Arial" w:hAnsi="Arial" w:cs="Arial"/>
        </w:rPr>
        <w:lastRenderedPageBreak/>
        <w:t xml:space="preserve">Demostrar que la eficiencia de herramientas avanzadas como DataFrag® </w:t>
      </w:r>
      <w:r w:rsidR="2E635A41" w:rsidRPr="3101BBCF">
        <w:rPr>
          <w:rFonts w:ascii="Arial" w:hAnsi="Arial" w:cs="Arial"/>
        </w:rPr>
        <w:t xml:space="preserve">comparado a </w:t>
      </w:r>
      <w:r w:rsidRPr="3101BBCF">
        <w:rPr>
          <w:rFonts w:ascii="Arial" w:hAnsi="Arial" w:cs="Arial"/>
        </w:rPr>
        <w:t>los métodos tradicionales como Kuz-Ram en la predicción de la fragmentación de la roca.</w:t>
      </w:r>
    </w:p>
    <w:p w14:paraId="219CC18F" w14:textId="60B81925" w:rsidR="00822DFF" w:rsidRPr="00822DFF" w:rsidRDefault="00CA028E" w:rsidP="00F2661E">
      <w:pPr>
        <w:spacing w:before="80" w:after="60" w:line="360" w:lineRule="auto"/>
        <w:ind w:left="-142"/>
        <w:jc w:val="both"/>
        <w:rPr>
          <w:rFonts w:ascii="Arial" w:hAnsi="Arial" w:cs="Arial"/>
        </w:rPr>
      </w:pPr>
      <w:r w:rsidRPr="00822DFF">
        <w:rPr>
          <w:rFonts w:ascii="Arial" w:hAnsi="Arial" w:cs="Arial"/>
          <w:b/>
          <w:bCs/>
        </w:rPr>
        <w:t>Metodología:</w:t>
      </w:r>
      <w:r w:rsidRPr="00822DFF">
        <w:rPr>
          <w:rFonts w:ascii="Arial" w:hAnsi="Arial" w:cs="Arial"/>
        </w:rPr>
        <w:t xml:space="preserve"> </w:t>
      </w:r>
      <w:r w:rsidRPr="00822DFF">
        <w:rPr>
          <w:rFonts w:ascii="Arial" w:hAnsi="Arial" w:cs="Arial"/>
          <w:b/>
          <w:bCs/>
          <w:lang w:val="es-ES"/>
        </w:rPr>
        <w:t>DataFrag®</w:t>
      </w:r>
      <w:r w:rsidR="000432AE" w:rsidRPr="00822DFF">
        <w:rPr>
          <w:rFonts w:ascii="Arial" w:hAnsi="Arial" w:cs="Arial"/>
          <w:b/>
          <w:bCs/>
          <w:sz w:val="20"/>
          <w:szCs w:val="20"/>
        </w:rPr>
        <w:t xml:space="preserve"> </w:t>
      </w:r>
      <w:r w:rsidR="00822DFF" w:rsidRPr="00822DFF">
        <w:rPr>
          <w:rFonts w:ascii="Arial" w:hAnsi="Arial" w:cs="Arial"/>
        </w:rPr>
        <w:t>integra múltiples fuentes de información, como el modelo de bloques, datos topográficos, parámetros de voladura y registros históricos, para generar estimaciones precisas de la curva granulométrica (P80, P50, P20, entre otros). Su sistema de predicción se basa en algoritmos de árboles de decisión, cuya efectividad depende de la cantidad y calidad de los datos disponibles. Asimismo, el modelo incorpora variables clave del diseño de perforación y voladura, como el tipo de explosivo, factor de carga (powder factor), espaciamiento, burden, diámetro del taladro, sub-perforación y la altura del cuello de aire (aire deck), entre otros.</w:t>
      </w:r>
    </w:p>
    <w:p w14:paraId="15BA4E8A" w14:textId="77777777" w:rsidR="00822DFF" w:rsidRPr="00822DFF" w:rsidRDefault="00822DFF" w:rsidP="00F2661E">
      <w:pPr>
        <w:spacing w:before="80" w:after="60" w:line="360" w:lineRule="auto"/>
        <w:ind w:left="-142"/>
        <w:jc w:val="both"/>
        <w:rPr>
          <w:rFonts w:ascii="Arial" w:hAnsi="Arial" w:cs="Arial"/>
        </w:rPr>
      </w:pPr>
      <w:r w:rsidRPr="00822DFF">
        <w:rPr>
          <w:rFonts w:ascii="Arial" w:hAnsi="Arial" w:cs="Arial"/>
        </w:rPr>
        <w:t>Adicionalmente, se consideran propiedades geológicas y geotécnicas extraídas del modelo de bloques, como el RMR, UCS y RQD, que en conjunto permiten obtener predicciones más consistentes y ajustadas a las condiciones del macizo rocoso.</w:t>
      </w:r>
    </w:p>
    <w:p w14:paraId="46BB64A7" w14:textId="77777777" w:rsidR="00036F2F" w:rsidRDefault="3D1CFBF5" w:rsidP="00F2661E">
      <w:pPr>
        <w:spacing w:before="80" w:after="60" w:line="360" w:lineRule="auto"/>
        <w:ind w:left="-142"/>
        <w:jc w:val="both"/>
        <w:rPr>
          <w:rFonts w:ascii="Arial" w:hAnsi="Arial" w:cs="Arial"/>
        </w:rPr>
      </w:pPr>
      <w:r w:rsidRPr="5DE03B57">
        <w:rPr>
          <w:rFonts w:ascii="Arial" w:eastAsia="Arial" w:hAnsi="Arial" w:cs="Arial"/>
        </w:rPr>
        <w:t>Se integraron cuatro fuentes de datos: taladros, parámetros de voladura, fragmentación real (FragTrack) y modelo de bloques, unificadas espacialmente mediante distancia euclidiana y criterios de inclusión geológica. Se aplicó normalización Z-score y codificación one-hot para estandarizar los datos. La selección de variables combinó análisis de percentiles (P20, P50, P80), correlaciones, y puntuación de información mutua. Se evaluaron 24 algoritmos de regresión, eligiendo XGBoost por su menor MAE. El modelo fue entrenado con validación cruzada y optimización de hiperparámetros, validando su desempeño mediante curvas de aprendizaje. Finalmente, se analizó la importancia de variables para garantizar interpretabilidad y robustez en las predicciones.</w:t>
      </w:r>
    </w:p>
    <w:p w14:paraId="77B64DDA" w14:textId="72B087E7" w:rsidR="00CA028E" w:rsidRPr="00822DFF" w:rsidRDefault="00CA028E" w:rsidP="00F2661E">
      <w:pPr>
        <w:spacing w:before="80" w:after="60" w:line="360" w:lineRule="auto"/>
        <w:ind w:left="-142"/>
        <w:jc w:val="both"/>
        <w:rPr>
          <w:rFonts w:ascii="Arial" w:hAnsi="Arial" w:cs="Arial"/>
        </w:rPr>
      </w:pPr>
      <w:r w:rsidRPr="00822DFF">
        <w:rPr>
          <w:rFonts w:ascii="Arial" w:hAnsi="Arial" w:cs="Arial"/>
          <w:b/>
          <w:bCs/>
        </w:rPr>
        <w:t>Resultados y Conclusiones:</w:t>
      </w:r>
      <w:r w:rsidRPr="00822DFF">
        <w:rPr>
          <w:rFonts w:ascii="Arial" w:hAnsi="Arial" w:cs="Arial"/>
        </w:rPr>
        <w:t xml:space="preserve"> </w:t>
      </w:r>
      <w:r w:rsidRPr="00822DFF">
        <w:rPr>
          <w:rFonts w:ascii="Arial" w:hAnsi="Arial" w:cs="Arial"/>
          <w:b/>
          <w:bCs/>
          <w:lang w:val="es-ES"/>
        </w:rPr>
        <w:t>DataFrag®</w:t>
      </w:r>
      <w:r w:rsidR="00F4110A" w:rsidRPr="00822DFF">
        <w:rPr>
          <w:rFonts w:ascii="Arial" w:hAnsi="Arial" w:cs="Arial"/>
          <w:lang w:val="es-ES"/>
        </w:rPr>
        <w:t xml:space="preserve"> </w:t>
      </w:r>
      <w:r w:rsidR="00F118AE" w:rsidRPr="00822DFF">
        <w:rPr>
          <w:rFonts w:ascii="Arial" w:hAnsi="Arial" w:cs="Arial"/>
          <w:lang w:val="es-ES"/>
        </w:rPr>
        <w:t xml:space="preserve">permitió la evaluación anticipada de diversas configuraciones en los proyectos de voladura, lo que permitió optimizar la fragmentación necesaria para la chancadora y mejorar el factor de potencia. Al comparar los resultados estimados con los reales, se obtuvo una confiabilidad del 85% en las predicciones realizadas con DataFrag, en </w:t>
      </w:r>
      <w:r w:rsidR="00DE2B57" w:rsidRPr="00822DFF">
        <w:rPr>
          <w:rFonts w:ascii="Arial" w:hAnsi="Arial" w:cs="Arial"/>
          <w:lang w:val="es-ES"/>
        </w:rPr>
        <w:t>comparación</w:t>
      </w:r>
      <w:r w:rsidR="00F118AE" w:rsidRPr="00822DFF">
        <w:rPr>
          <w:rFonts w:ascii="Arial" w:hAnsi="Arial" w:cs="Arial"/>
          <w:lang w:val="es-ES"/>
        </w:rPr>
        <w:t xml:space="preserve"> con el 55% alcanzado por el modelo empírico Kuz-Ram, evidenciando así una mayor precisión en el uso de DataFrag.</w:t>
      </w:r>
    </w:p>
    <w:p w14:paraId="27D58C1F" w14:textId="77777777" w:rsidR="00CA028E" w:rsidRPr="00822DFF" w:rsidRDefault="00CA028E" w:rsidP="00F2661E">
      <w:pPr>
        <w:ind w:left="-142"/>
        <w:jc w:val="both"/>
        <w:rPr>
          <w:rFonts w:ascii="Arial" w:hAnsi="Arial" w:cs="Arial"/>
        </w:rPr>
      </w:pPr>
      <w:r w:rsidRPr="00822DFF">
        <w:rPr>
          <w:rFonts w:ascii="Arial" w:hAnsi="Arial" w:cs="Arial"/>
          <w:lang w:val="es-ES"/>
        </w:rPr>
        <w:t> </w:t>
      </w:r>
      <w:r w:rsidRPr="00822DFF">
        <w:rPr>
          <w:rFonts w:ascii="Arial" w:hAnsi="Arial" w:cs="Arial"/>
        </w:rPr>
        <w:t> </w:t>
      </w:r>
    </w:p>
    <w:p w14:paraId="1DB0792E" w14:textId="77777777" w:rsidR="00F2661E" w:rsidRDefault="00F2661E" w:rsidP="00F2661E">
      <w:pPr>
        <w:spacing w:line="360" w:lineRule="auto"/>
        <w:ind w:left="-142"/>
        <w:jc w:val="both"/>
        <w:rPr>
          <w:rFonts w:ascii="Arial" w:hAnsi="Arial" w:cs="Arial"/>
          <w:b/>
          <w:bCs/>
        </w:rPr>
      </w:pPr>
    </w:p>
    <w:p w14:paraId="3E7A4480" w14:textId="77777777" w:rsidR="00F2661E" w:rsidRDefault="00F2661E">
      <w:pPr>
        <w:rPr>
          <w:rFonts w:ascii="Arial" w:hAnsi="Arial" w:cs="Arial"/>
          <w:b/>
          <w:bCs/>
        </w:rPr>
      </w:pPr>
      <w:r>
        <w:rPr>
          <w:rFonts w:ascii="Arial" w:hAnsi="Arial" w:cs="Arial"/>
          <w:b/>
          <w:bCs/>
        </w:rPr>
        <w:br w:type="page"/>
      </w:r>
    </w:p>
    <w:p w14:paraId="382DCEE4" w14:textId="24FC9538" w:rsidR="001D480F" w:rsidRPr="001D480F" w:rsidRDefault="001D480F" w:rsidP="00F2661E">
      <w:pPr>
        <w:spacing w:line="360" w:lineRule="auto"/>
        <w:ind w:left="-142"/>
        <w:jc w:val="both"/>
        <w:rPr>
          <w:rFonts w:ascii="Arial" w:hAnsi="Arial" w:cs="Arial"/>
          <w:b/>
          <w:bCs/>
          <w:u w:val="single"/>
          <w:lang w:val="pt-BR"/>
        </w:rPr>
      </w:pPr>
      <w:r w:rsidRPr="001D480F">
        <w:rPr>
          <w:rFonts w:ascii="Arial" w:hAnsi="Arial" w:cs="Arial"/>
          <w:b/>
          <w:bCs/>
          <w:u w:val="single"/>
          <w:lang w:val="pt-BR"/>
        </w:rPr>
        <w:lastRenderedPageBreak/>
        <w:t>Perfiles Profesionales</w:t>
      </w:r>
    </w:p>
    <w:p w14:paraId="75B4D40D" w14:textId="1B26BD03" w:rsidR="00036F2F" w:rsidRPr="001D480F" w:rsidRDefault="00036F2F" w:rsidP="00F2661E">
      <w:pPr>
        <w:spacing w:line="360" w:lineRule="auto"/>
        <w:ind w:left="-142"/>
        <w:jc w:val="both"/>
        <w:rPr>
          <w:rFonts w:ascii="Arial" w:hAnsi="Arial" w:cs="Arial"/>
          <w:lang w:val="pt-BR"/>
        </w:rPr>
      </w:pPr>
      <w:r w:rsidRPr="001D480F">
        <w:rPr>
          <w:rFonts w:ascii="Arial" w:hAnsi="Arial" w:cs="Arial"/>
          <w:b/>
          <w:bCs/>
          <w:lang w:val="pt-BR"/>
        </w:rPr>
        <w:t>Fernando Enrique Sagastegui Ayala</w:t>
      </w:r>
    </w:p>
    <w:p w14:paraId="3537F32E" w14:textId="5143DF39" w:rsidR="00036F2F" w:rsidRPr="002C3DFB" w:rsidRDefault="00036F2F" w:rsidP="00F2661E">
      <w:pPr>
        <w:spacing w:line="360" w:lineRule="auto"/>
        <w:ind w:left="-142"/>
        <w:jc w:val="both"/>
        <w:rPr>
          <w:rFonts w:ascii="Arial" w:hAnsi="Arial" w:cs="Arial"/>
        </w:rPr>
      </w:pPr>
      <w:r w:rsidRPr="002C3DFB">
        <w:rPr>
          <w:rFonts w:ascii="Arial" w:hAnsi="Arial" w:cs="Arial"/>
        </w:rPr>
        <w:t>Cofundador y CEO de ASTAY. Su trayectoria profesional incluye experiencia en importantes compañías mineras peruanas, firmas consultoras e innovadoras empresas de software especializadas en minería. Antes de cofundar ASTAY, formó parte de equipos de planificación estratégica y de largo plazo en grandes operaciones mineras. Además, ha participado en la evaluación de proyectos mineros, diseño de software y desarrollo comercial en Perú, Chile y Japón.</w:t>
      </w:r>
    </w:p>
    <w:p w14:paraId="1FC578B7" w14:textId="3E78FA50" w:rsidR="00036F2F" w:rsidRDefault="00036F2F" w:rsidP="00F2661E">
      <w:pPr>
        <w:spacing w:line="360" w:lineRule="auto"/>
        <w:ind w:left="-142"/>
        <w:jc w:val="both"/>
        <w:rPr>
          <w:rFonts w:ascii="Arial" w:hAnsi="Arial" w:cs="Arial"/>
          <w:b/>
          <w:bCs/>
        </w:rPr>
      </w:pPr>
      <w:r w:rsidRPr="002C3DFB">
        <w:rPr>
          <w:rFonts w:ascii="Arial" w:hAnsi="Arial" w:cs="Arial"/>
        </w:rPr>
        <w:t>Su objetivo principal es ayudar a las compañías mineras a mejorar su productividad y competitividad mediante la implementación de nuevas tecnologías. Se involucro en todo el proceso, asegurando que se utilicen las mejores herramientas, equipos y metodologías para que cada proyecto funcione de forma eficiente y sostenible</w:t>
      </w:r>
    </w:p>
    <w:p w14:paraId="4F75C98C" w14:textId="0B8C6822" w:rsidR="00036F2F" w:rsidRPr="002C3DFB" w:rsidRDefault="00036F2F" w:rsidP="00F2661E">
      <w:pPr>
        <w:spacing w:line="360" w:lineRule="auto"/>
        <w:ind w:left="-142"/>
        <w:jc w:val="both"/>
        <w:rPr>
          <w:rFonts w:ascii="Arial" w:hAnsi="Arial" w:cs="Arial"/>
        </w:rPr>
      </w:pPr>
      <w:r w:rsidRPr="002C3DFB">
        <w:rPr>
          <w:rFonts w:ascii="Arial" w:hAnsi="Arial" w:cs="Arial"/>
          <w:b/>
          <w:bCs/>
        </w:rPr>
        <w:t>Juan Manuel Mansilla Olivas</w:t>
      </w:r>
    </w:p>
    <w:p w14:paraId="74C1F199" w14:textId="77777777" w:rsidR="00036F2F" w:rsidRPr="002C3DFB" w:rsidRDefault="00036F2F" w:rsidP="00F2661E">
      <w:pPr>
        <w:spacing w:line="360" w:lineRule="auto"/>
        <w:ind w:left="-142"/>
        <w:jc w:val="both"/>
        <w:rPr>
          <w:rFonts w:ascii="Arial" w:hAnsi="Arial" w:cs="Arial"/>
        </w:rPr>
      </w:pPr>
      <w:r w:rsidRPr="002C3DFB">
        <w:rPr>
          <w:rFonts w:ascii="Arial" w:hAnsi="Arial" w:cs="Arial"/>
        </w:rPr>
        <w:t>Ingeniero de Minas con más de 10 años de experiencia en el sector minero, actualmente liderando la transformación digital del sector desde su rol como CTO en Astay Systems, empresa de tecnología especializada en el sector minero. </w:t>
      </w:r>
    </w:p>
    <w:p w14:paraId="4F5E7072" w14:textId="5C0ABE33" w:rsidR="00036F2F" w:rsidRPr="002C3DFB" w:rsidRDefault="00036F2F" w:rsidP="00F2661E">
      <w:pPr>
        <w:spacing w:line="360" w:lineRule="auto"/>
        <w:ind w:left="-142"/>
        <w:jc w:val="both"/>
        <w:rPr>
          <w:rFonts w:ascii="Arial" w:hAnsi="Arial" w:cs="Arial"/>
        </w:rPr>
      </w:pPr>
      <w:r w:rsidRPr="002C3DFB">
        <w:rPr>
          <w:rFonts w:ascii="Arial" w:hAnsi="Arial" w:cs="Arial"/>
        </w:rPr>
        <w:t xml:space="preserve">Su trayectoria combina un sólido conocimiento técnico de operaciones mineras —formado en roles de planificación de corto y mediano plazo en compañías líderes del país— con una visión estratégica en tecnología aplicada. Lidera un equipo multidisciplinario de más de 30 </w:t>
      </w:r>
      <w:r w:rsidR="00DE2B57" w:rsidRPr="002C3DFB">
        <w:rPr>
          <w:rFonts w:ascii="Arial" w:hAnsi="Arial" w:cs="Arial"/>
        </w:rPr>
        <w:t>profesionales, enfocado</w:t>
      </w:r>
      <w:r w:rsidRPr="002C3DFB">
        <w:rPr>
          <w:rFonts w:ascii="Arial" w:hAnsi="Arial" w:cs="Arial"/>
        </w:rPr>
        <w:t xml:space="preserve"> en el desarrollo e implementación de software, integración de datos, sistemas de Business Intelligence (BI) y Business Analytics (BA), con el objetivo de mejorar la eficiencia y la toma de decisiones operativas. </w:t>
      </w:r>
    </w:p>
    <w:p w14:paraId="750C949C" w14:textId="77777777" w:rsidR="00036F2F" w:rsidRPr="002C3DFB" w:rsidRDefault="00036F2F" w:rsidP="00F2661E">
      <w:pPr>
        <w:spacing w:line="360" w:lineRule="auto"/>
        <w:ind w:left="-142"/>
        <w:jc w:val="both"/>
        <w:rPr>
          <w:rFonts w:ascii="Arial" w:hAnsi="Arial" w:cs="Arial"/>
        </w:rPr>
      </w:pPr>
      <w:r w:rsidRPr="002C3DFB">
        <w:rPr>
          <w:rFonts w:ascii="Arial" w:hAnsi="Arial" w:cs="Arial"/>
        </w:rPr>
        <w:t>Comprometido con ayudar a las empresas mineras a aumentar su productividad y competitividad mediante la digitalización de procesos y la integración de sistemas.  </w:t>
      </w:r>
    </w:p>
    <w:p w14:paraId="3720E350" w14:textId="77777777" w:rsidR="00036F2F" w:rsidRPr="002C3DFB" w:rsidRDefault="00036F2F" w:rsidP="00F2661E">
      <w:pPr>
        <w:spacing w:line="360" w:lineRule="auto"/>
        <w:ind w:left="-142"/>
        <w:jc w:val="both"/>
        <w:rPr>
          <w:rFonts w:ascii="Arial" w:hAnsi="Arial" w:cs="Arial"/>
        </w:rPr>
      </w:pPr>
      <w:r w:rsidRPr="002C3DFB">
        <w:rPr>
          <w:rFonts w:ascii="Arial" w:hAnsi="Arial" w:cs="Arial"/>
          <w:b/>
          <w:bCs/>
        </w:rPr>
        <w:t>Roger Ramirez Oscco</w:t>
      </w:r>
      <w:r w:rsidRPr="002C3DFB">
        <w:rPr>
          <w:rFonts w:ascii="Arial" w:hAnsi="Arial" w:cs="Arial"/>
        </w:rPr>
        <w:t> </w:t>
      </w:r>
    </w:p>
    <w:p w14:paraId="03BD4D4E" w14:textId="77777777" w:rsidR="00036F2F" w:rsidRPr="002C3DFB" w:rsidRDefault="00036F2F" w:rsidP="00F2661E">
      <w:pPr>
        <w:spacing w:line="360" w:lineRule="auto"/>
        <w:ind w:left="-142"/>
        <w:jc w:val="both"/>
        <w:rPr>
          <w:rFonts w:ascii="Arial" w:hAnsi="Arial" w:cs="Arial"/>
        </w:rPr>
      </w:pPr>
      <w:r w:rsidRPr="002C3DFB">
        <w:rPr>
          <w:rFonts w:ascii="Arial" w:hAnsi="Arial" w:cs="Arial"/>
        </w:rPr>
        <w:t>Roger Ramírez Oscco Ingeniero de Minas por la Universidad Nacional de Ingeniería, con experiencia especializada en la digitalización de procesos mineros, análisis de datos y desarrollo de soluciones tecnológicas orientadas a la optimización operativa. Actualmente se desempeña como Ingeniero de Tecnología Minera en Astay Systems SAC, donde lidera proyectos de servicios de plataformas web para la automatización de procesos en operaciones de gran mineria, utilizando herramientas como Python, Power BI y SQL Server para la integración y análisis de datos provenientes de sistemas FMS y sensores operacionales. </w:t>
      </w:r>
    </w:p>
    <w:p w14:paraId="104B69A1" w14:textId="43F534BA" w:rsidR="00036F2F" w:rsidRPr="002C3DFB" w:rsidRDefault="00036F2F" w:rsidP="00F2661E">
      <w:pPr>
        <w:spacing w:line="360" w:lineRule="auto"/>
        <w:ind w:left="-142"/>
        <w:jc w:val="both"/>
        <w:rPr>
          <w:rFonts w:ascii="Arial" w:hAnsi="Arial" w:cs="Arial"/>
        </w:rPr>
      </w:pPr>
      <w:r w:rsidRPr="002C3DFB">
        <w:rPr>
          <w:rFonts w:ascii="Arial" w:hAnsi="Arial" w:cs="Arial"/>
        </w:rPr>
        <w:t xml:space="preserve">Su perfil combina conocimientos técnicos en planificación minera con competencias en programación, ciencia de datos y visualización, permitiéndole generar reportes </w:t>
      </w:r>
      <w:r w:rsidRPr="002C3DFB">
        <w:rPr>
          <w:rFonts w:ascii="Arial" w:hAnsi="Arial" w:cs="Arial"/>
        </w:rPr>
        <w:lastRenderedPageBreak/>
        <w:t>automatizados, dashboards y análisis avanzados de KPIs críticos para la toma de decisiones operativas.</w:t>
      </w:r>
    </w:p>
    <w:sectPr w:rsidR="00036F2F" w:rsidRPr="002C3DFB" w:rsidSect="00F2661E">
      <w:pgSz w:w="11906" w:h="16838"/>
      <w:pgMar w:top="993" w:right="1416"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13A0"/>
    <w:multiLevelType w:val="hybridMultilevel"/>
    <w:tmpl w:val="391C56C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A142170"/>
    <w:multiLevelType w:val="multilevel"/>
    <w:tmpl w:val="0018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50F4CAA"/>
    <w:multiLevelType w:val="multilevel"/>
    <w:tmpl w:val="AC46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60D5893"/>
    <w:multiLevelType w:val="multilevel"/>
    <w:tmpl w:val="79C8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8660044">
    <w:abstractNumId w:val="1"/>
  </w:num>
  <w:num w:numId="2" w16cid:durableId="966935117">
    <w:abstractNumId w:val="2"/>
  </w:num>
  <w:num w:numId="3" w16cid:durableId="924993554">
    <w:abstractNumId w:val="3"/>
  </w:num>
  <w:num w:numId="4" w16cid:durableId="557088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28E"/>
    <w:rsid w:val="00036F2F"/>
    <w:rsid w:val="000432AE"/>
    <w:rsid w:val="0018272C"/>
    <w:rsid w:val="001D480F"/>
    <w:rsid w:val="001F6483"/>
    <w:rsid w:val="0023093A"/>
    <w:rsid w:val="00291EE2"/>
    <w:rsid w:val="002D197D"/>
    <w:rsid w:val="002E1FCA"/>
    <w:rsid w:val="00356C8A"/>
    <w:rsid w:val="00370266"/>
    <w:rsid w:val="0048408C"/>
    <w:rsid w:val="00557399"/>
    <w:rsid w:val="005933E8"/>
    <w:rsid w:val="00612F6F"/>
    <w:rsid w:val="006665A2"/>
    <w:rsid w:val="00822DFF"/>
    <w:rsid w:val="00874D2B"/>
    <w:rsid w:val="008B1FD0"/>
    <w:rsid w:val="008E0795"/>
    <w:rsid w:val="009940C6"/>
    <w:rsid w:val="00B75297"/>
    <w:rsid w:val="00C129C8"/>
    <w:rsid w:val="00C42D49"/>
    <w:rsid w:val="00C653D5"/>
    <w:rsid w:val="00CA028E"/>
    <w:rsid w:val="00CB2DE2"/>
    <w:rsid w:val="00CE613B"/>
    <w:rsid w:val="00D00DDF"/>
    <w:rsid w:val="00D952F0"/>
    <w:rsid w:val="00DD1974"/>
    <w:rsid w:val="00DE2B57"/>
    <w:rsid w:val="00E84F1F"/>
    <w:rsid w:val="00F01ED3"/>
    <w:rsid w:val="00F04FA9"/>
    <w:rsid w:val="00F118AE"/>
    <w:rsid w:val="00F2661E"/>
    <w:rsid w:val="00F4110A"/>
    <w:rsid w:val="00FE7494"/>
    <w:rsid w:val="016DA390"/>
    <w:rsid w:val="05526824"/>
    <w:rsid w:val="0997F170"/>
    <w:rsid w:val="16142FBD"/>
    <w:rsid w:val="1F087E29"/>
    <w:rsid w:val="1F124FC1"/>
    <w:rsid w:val="2029A534"/>
    <w:rsid w:val="24EDFCD9"/>
    <w:rsid w:val="28665E34"/>
    <w:rsid w:val="2E5C26AE"/>
    <w:rsid w:val="2E635A41"/>
    <w:rsid w:val="309637CB"/>
    <w:rsid w:val="3101BBCF"/>
    <w:rsid w:val="3B1D0255"/>
    <w:rsid w:val="3D1CFBF5"/>
    <w:rsid w:val="3F04B9F7"/>
    <w:rsid w:val="47A5CCBB"/>
    <w:rsid w:val="47DA308D"/>
    <w:rsid w:val="493C8C06"/>
    <w:rsid w:val="4A1566A9"/>
    <w:rsid w:val="4D097D56"/>
    <w:rsid w:val="529C05D8"/>
    <w:rsid w:val="5879F0FD"/>
    <w:rsid w:val="5914D1B7"/>
    <w:rsid w:val="5B169046"/>
    <w:rsid w:val="5B921BD4"/>
    <w:rsid w:val="5C0BF719"/>
    <w:rsid w:val="5DE03B57"/>
    <w:rsid w:val="5DF54A58"/>
    <w:rsid w:val="5F3078FB"/>
    <w:rsid w:val="61E6B1A1"/>
    <w:rsid w:val="6648575F"/>
    <w:rsid w:val="665C6F37"/>
    <w:rsid w:val="70036948"/>
    <w:rsid w:val="709BD605"/>
    <w:rsid w:val="74913CB5"/>
    <w:rsid w:val="7D45770E"/>
    <w:rsid w:val="7E57A06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DFD27B"/>
  <w15:chartTrackingRefBased/>
  <w15:docId w15:val="{FF4012DE-9C7F-4CD4-877A-DB2859672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A02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A02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A028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A028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A028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A028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028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028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028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028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A028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A028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A028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A028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A028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A028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A028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A028E"/>
    <w:rPr>
      <w:rFonts w:eastAsiaTheme="majorEastAsia" w:cstheme="majorBidi"/>
      <w:color w:val="272727" w:themeColor="text1" w:themeTint="D8"/>
    </w:rPr>
  </w:style>
  <w:style w:type="paragraph" w:styleId="Ttulo">
    <w:name w:val="Title"/>
    <w:basedOn w:val="Normal"/>
    <w:next w:val="Normal"/>
    <w:link w:val="TtuloCar"/>
    <w:uiPriority w:val="10"/>
    <w:qFormat/>
    <w:rsid w:val="00CA02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028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028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A028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028E"/>
    <w:pPr>
      <w:spacing w:before="160"/>
      <w:jc w:val="center"/>
    </w:pPr>
    <w:rPr>
      <w:i/>
      <w:iCs/>
      <w:color w:val="404040" w:themeColor="text1" w:themeTint="BF"/>
    </w:rPr>
  </w:style>
  <w:style w:type="character" w:customStyle="1" w:styleId="CitaCar">
    <w:name w:val="Cita Car"/>
    <w:basedOn w:val="Fuentedeprrafopredeter"/>
    <w:link w:val="Cita"/>
    <w:uiPriority w:val="29"/>
    <w:rsid w:val="00CA028E"/>
    <w:rPr>
      <w:i/>
      <w:iCs/>
      <w:color w:val="404040" w:themeColor="text1" w:themeTint="BF"/>
    </w:rPr>
  </w:style>
  <w:style w:type="paragraph" w:styleId="Prrafodelista">
    <w:name w:val="List Paragraph"/>
    <w:basedOn w:val="Normal"/>
    <w:uiPriority w:val="34"/>
    <w:qFormat/>
    <w:rsid w:val="00CA028E"/>
    <w:pPr>
      <w:ind w:left="720"/>
      <w:contextualSpacing/>
    </w:pPr>
  </w:style>
  <w:style w:type="character" w:styleId="nfasisintenso">
    <w:name w:val="Intense Emphasis"/>
    <w:basedOn w:val="Fuentedeprrafopredeter"/>
    <w:uiPriority w:val="21"/>
    <w:qFormat/>
    <w:rsid w:val="00CA028E"/>
    <w:rPr>
      <w:i/>
      <w:iCs/>
      <w:color w:val="0F4761" w:themeColor="accent1" w:themeShade="BF"/>
    </w:rPr>
  </w:style>
  <w:style w:type="paragraph" w:styleId="Citadestacada">
    <w:name w:val="Intense Quote"/>
    <w:basedOn w:val="Normal"/>
    <w:next w:val="Normal"/>
    <w:link w:val="CitadestacadaCar"/>
    <w:uiPriority w:val="30"/>
    <w:qFormat/>
    <w:rsid w:val="00CA02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A028E"/>
    <w:rPr>
      <w:i/>
      <w:iCs/>
      <w:color w:val="0F4761" w:themeColor="accent1" w:themeShade="BF"/>
    </w:rPr>
  </w:style>
  <w:style w:type="character" w:styleId="Referenciaintensa">
    <w:name w:val="Intense Reference"/>
    <w:basedOn w:val="Fuentedeprrafopredeter"/>
    <w:uiPriority w:val="32"/>
    <w:qFormat/>
    <w:rsid w:val="00CA028E"/>
    <w:rPr>
      <w:b/>
      <w:bCs/>
      <w:smallCaps/>
      <w:color w:val="0F4761" w:themeColor="accent1" w:themeShade="BF"/>
      <w:spacing w:val="5"/>
    </w:rPr>
  </w:style>
  <w:style w:type="character" w:styleId="Hipervnculo">
    <w:name w:val="Hyperlink"/>
    <w:basedOn w:val="Fuentedeprrafopredeter"/>
    <w:uiPriority w:val="99"/>
    <w:unhideWhenUsed/>
    <w:rsid w:val="00CA028E"/>
    <w:rPr>
      <w:color w:val="467886" w:themeColor="hyperlink"/>
      <w:u w:val="single"/>
    </w:rPr>
  </w:style>
  <w:style w:type="character" w:styleId="Mencinsinresolver">
    <w:name w:val="Unresolved Mention"/>
    <w:basedOn w:val="Fuentedeprrafopredeter"/>
    <w:uiPriority w:val="99"/>
    <w:semiHidden/>
    <w:unhideWhenUsed/>
    <w:rsid w:val="00CA028E"/>
    <w:rPr>
      <w:color w:val="605E5C"/>
      <w:shd w:val="clear" w:color="auto" w:fill="E1DFDD"/>
    </w:rPr>
  </w:style>
  <w:style w:type="paragraph" w:styleId="NormalWeb">
    <w:name w:val="Normal (Web)"/>
    <w:basedOn w:val="Normal"/>
    <w:uiPriority w:val="99"/>
    <w:semiHidden/>
    <w:unhideWhenUsed/>
    <w:rsid w:val="00612F6F"/>
    <w:rPr>
      <w:rFonts w:ascii="Times New Roman" w:hAnsi="Times New Roman" w:cs="Times New Roman"/>
      <w:sz w:val="24"/>
      <w:szCs w:val="24"/>
    </w:rPr>
  </w:style>
  <w:style w:type="character" w:styleId="Textoennegrita">
    <w:name w:val="Strong"/>
    <w:basedOn w:val="Fuentedeprrafopredeter"/>
    <w:uiPriority w:val="22"/>
    <w:qFormat/>
    <w:rsid w:val="000432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9160">
      <w:bodyDiv w:val="1"/>
      <w:marLeft w:val="0"/>
      <w:marRight w:val="0"/>
      <w:marTop w:val="0"/>
      <w:marBottom w:val="0"/>
      <w:divBdr>
        <w:top w:val="none" w:sz="0" w:space="0" w:color="auto"/>
        <w:left w:val="none" w:sz="0" w:space="0" w:color="auto"/>
        <w:bottom w:val="none" w:sz="0" w:space="0" w:color="auto"/>
        <w:right w:val="none" w:sz="0" w:space="0" w:color="auto"/>
      </w:divBdr>
    </w:div>
    <w:div w:id="38208655">
      <w:bodyDiv w:val="1"/>
      <w:marLeft w:val="0"/>
      <w:marRight w:val="0"/>
      <w:marTop w:val="0"/>
      <w:marBottom w:val="0"/>
      <w:divBdr>
        <w:top w:val="none" w:sz="0" w:space="0" w:color="auto"/>
        <w:left w:val="none" w:sz="0" w:space="0" w:color="auto"/>
        <w:bottom w:val="none" w:sz="0" w:space="0" w:color="auto"/>
        <w:right w:val="none" w:sz="0" w:space="0" w:color="auto"/>
      </w:divBdr>
      <w:divsChild>
        <w:div w:id="934630026">
          <w:marLeft w:val="0"/>
          <w:marRight w:val="0"/>
          <w:marTop w:val="0"/>
          <w:marBottom w:val="0"/>
          <w:divBdr>
            <w:top w:val="none" w:sz="0" w:space="0" w:color="auto"/>
            <w:left w:val="none" w:sz="0" w:space="0" w:color="auto"/>
            <w:bottom w:val="none" w:sz="0" w:space="0" w:color="auto"/>
            <w:right w:val="none" w:sz="0" w:space="0" w:color="auto"/>
          </w:divBdr>
        </w:div>
        <w:div w:id="529336639">
          <w:marLeft w:val="0"/>
          <w:marRight w:val="0"/>
          <w:marTop w:val="0"/>
          <w:marBottom w:val="0"/>
          <w:divBdr>
            <w:top w:val="none" w:sz="0" w:space="0" w:color="auto"/>
            <w:left w:val="none" w:sz="0" w:space="0" w:color="auto"/>
            <w:bottom w:val="none" w:sz="0" w:space="0" w:color="auto"/>
            <w:right w:val="none" w:sz="0" w:space="0" w:color="auto"/>
          </w:divBdr>
        </w:div>
        <w:div w:id="980185292">
          <w:marLeft w:val="0"/>
          <w:marRight w:val="0"/>
          <w:marTop w:val="0"/>
          <w:marBottom w:val="0"/>
          <w:divBdr>
            <w:top w:val="none" w:sz="0" w:space="0" w:color="auto"/>
            <w:left w:val="none" w:sz="0" w:space="0" w:color="auto"/>
            <w:bottom w:val="none" w:sz="0" w:space="0" w:color="auto"/>
            <w:right w:val="none" w:sz="0" w:space="0" w:color="auto"/>
          </w:divBdr>
        </w:div>
        <w:div w:id="2095122776">
          <w:marLeft w:val="0"/>
          <w:marRight w:val="0"/>
          <w:marTop w:val="0"/>
          <w:marBottom w:val="0"/>
          <w:divBdr>
            <w:top w:val="none" w:sz="0" w:space="0" w:color="auto"/>
            <w:left w:val="none" w:sz="0" w:space="0" w:color="auto"/>
            <w:bottom w:val="none" w:sz="0" w:space="0" w:color="auto"/>
            <w:right w:val="none" w:sz="0" w:space="0" w:color="auto"/>
          </w:divBdr>
        </w:div>
        <w:div w:id="182940159">
          <w:marLeft w:val="0"/>
          <w:marRight w:val="0"/>
          <w:marTop w:val="0"/>
          <w:marBottom w:val="0"/>
          <w:divBdr>
            <w:top w:val="none" w:sz="0" w:space="0" w:color="auto"/>
            <w:left w:val="none" w:sz="0" w:space="0" w:color="auto"/>
            <w:bottom w:val="none" w:sz="0" w:space="0" w:color="auto"/>
            <w:right w:val="none" w:sz="0" w:space="0" w:color="auto"/>
          </w:divBdr>
        </w:div>
        <w:div w:id="7872333">
          <w:marLeft w:val="0"/>
          <w:marRight w:val="0"/>
          <w:marTop w:val="0"/>
          <w:marBottom w:val="0"/>
          <w:divBdr>
            <w:top w:val="none" w:sz="0" w:space="0" w:color="auto"/>
            <w:left w:val="none" w:sz="0" w:space="0" w:color="auto"/>
            <w:bottom w:val="none" w:sz="0" w:space="0" w:color="auto"/>
            <w:right w:val="none" w:sz="0" w:space="0" w:color="auto"/>
          </w:divBdr>
        </w:div>
        <w:div w:id="1626891126">
          <w:marLeft w:val="0"/>
          <w:marRight w:val="0"/>
          <w:marTop w:val="0"/>
          <w:marBottom w:val="0"/>
          <w:divBdr>
            <w:top w:val="none" w:sz="0" w:space="0" w:color="auto"/>
            <w:left w:val="none" w:sz="0" w:space="0" w:color="auto"/>
            <w:bottom w:val="none" w:sz="0" w:space="0" w:color="auto"/>
            <w:right w:val="none" w:sz="0" w:space="0" w:color="auto"/>
          </w:divBdr>
        </w:div>
        <w:div w:id="1170605117">
          <w:marLeft w:val="0"/>
          <w:marRight w:val="0"/>
          <w:marTop w:val="0"/>
          <w:marBottom w:val="0"/>
          <w:divBdr>
            <w:top w:val="none" w:sz="0" w:space="0" w:color="auto"/>
            <w:left w:val="none" w:sz="0" w:space="0" w:color="auto"/>
            <w:bottom w:val="none" w:sz="0" w:space="0" w:color="auto"/>
            <w:right w:val="none" w:sz="0" w:space="0" w:color="auto"/>
          </w:divBdr>
        </w:div>
        <w:div w:id="591813402">
          <w:marLeft w:val="0"/>
          <w:marRight w:val="0"/>
          <w:marTop w:val="0"/>
          <w:marBottom w:val="0"/>
          <w:divBdr>
            <w:top w:val="none" w:sz="0" w:space="0" w:color="auto"/>
            <w:left w:val="none" w:sz="0" w:space="0" w:color="auto"/>
            <w:bottom w:val="none" w:sz="0" w:space="0" w:color="auto"/>
            <w:right w:val="none" w:sz="0" w:space="0" w:color="auto"/>
          </w:divBdr>
        </w:div>
        <w:div w:id="216549984">
          <w:marLeft w:val="0"/>
          <w:marRight w:val="0"/>
          <w:marTop w:val="0"/>
          <w:marBottom w:val="0"/>
          <w:divBdr>
            <w:top w:val="none" w:sz="0" w:space="0" w:color="auto"/>
            <w:left w:val="none" w:sz="0" w:space="0" w:color="auto"/>
            <w:bottom w:val="none" w:sz="0" w:space="0" w:color="auto"/>
            <w:right w:val="none" w:sz="0" w:space="0" w:color="auto"/>
          </w:divBdr>
        </w:div>
        <w:div w:id="1340618738">
          <w:marLeft w:val="0"/>
          <w:marRight w:val="0"/>
          <w:marTop w:val="0"/>
          <w:marBottom w:val="0"/>
          <w:divBdr>
            <w:top w:val="none" w:sz="0" w:space="0" w:color="auto"/>
            <w:left w:val="none" w:sz="0" w:space="0" w:color="auto"/>
            <w:bottom w:val="none" w:sz="0" w:space="0" w:color="auto"/>
            <w:right w:val="none" w:sz="0" w:space="0" w:color="auto"/>
          </w:divBdr>
        </w:div>
        <w:div w:id="733820024">
          <w:marLeft w:val="0"/>
          <w:marRight w:val="0"/>
          <w:marTop w:val="0"/>
          <w:marBottom w:val="0"/>
          <w:divBdr>
            <w:top w:val="none" w:sz="0" w:space="0" w:color="auto"/>
            <w:left w:val="none" w:sz="0" w:space="0" w:color="auto"/>
            <w:bottom w:val="none" w:sz="0" w:space="0" w:color="auto"/>
            <w:right w:val="none" w:sz="0" w:space="0" w:color="auto"/>
          </w:divBdr>
        </w:div>
        <w:div w:id="1785419599">
          <w:marLeft w:val="0"/>
          <w:marRight w:val="0"/>
          <w:marTop w:val="0"/>
          <w:marBottom w:val="0"/>
          <w:divBdr>
            <w:top w:val="none" w:sz="0" w:space="0" w:color="auto"/>
            <w:left w:val="none" w:sz="0" w:space="0" w:color="auto"/>
            <w:bottom w:val="none" w:sz="0" w:space="0" w:color="auto"/>
            <w:right w:val="none" w:sz="0" w:space="0" w:color="auto"/>
          </w:divBdr>
        </w:div>
        <w:div w:id="487675492">
          <w:marLeft w:val="0"/>
          <w:marRight w:val="0"/>
          <w:marTop w:val="0"/>
          <w:marBottom w:val="0"/>
          <w:divBdr>
            <w:top w:val="none" w:sz="0" w:space="0" w:color="auto"/>
            <w:left w:val="none" w:sz="0" w:space="0" w:color="auto"/>
            <w:bottom w:val="none" w:sz="0" w:space="0" w:color="auto"/>
            <w:right w:val="none" w:sz="0" w:space="0" w:color="auto"/>
          </w:divBdr>
        </w:div>
        <w:div w:id="1698389748">
          <w:marLeft w:val="0"/>
          <w:marRight w:val="0"/>
          <w:marTop w:val="0"/>
          <w:marBottom w:val="0"/>
          <w:divBdr>
            <w:top w:val="none" w:sz="0" w:space="0" w:color="auto"/>
            <w:left w:val="none" w:sz="0" w:space="0" w:color="auto"/>
            <w:bottom w:val="none" w:sz="0" w:space="0" w:color="auto"/>
            <w:right w:val="none" w:sz="0" w:space="0" w:color="auto"/>
          </w:divBdr>
        </w:div>
        <w:div w:id="1755514388">
          <w:marLeft w:val="0"/>
          <w:marRight w:val="0"/>
          <w:marTop w:val="0"/>
          <w:marBottom w:val="0"/>
          <w:divBdr>
            <w:top w:val="none" w:sz="0" w:space="0" w:color="auto"/>
            <w:left w:val="none" w:sz="0" w:space="0" w:color="auto"/>
            <w:bottom w:val="none" w:sz="0" w:space="0" w:color="auto"/>
            <w:right w:val="none" w:sz="0" w:space="0" w:color="auto"/>
          </w:divBdr>
        </w:div>
        <w:div w:id="695425816">
          <w:marLeft w:val="0"/>
          <w:marRight w:val="0"/>
          <w:marTop w:val="0"/>
          <w:marBottom w:val="0"/>
          <w:divBdr>
            <w:top w:val="none" w:sz="0" w:space="0" w:color="auto"/>
            <w:left w:val="none" w:sz="0" w:space="0" w:color="auto"/>
            <w:bottom w:val="none" w:sz="0" w:space="0" w:color="auto"/>
            <w:right w:val="none" w:sz="0" w:space="0" w:color="auto"/>
          </w:divBdr>
        </w:div>
        <w:div w:id="1294676459">
          <w:marLeft w:val="0"/>
          <w:marRight w:val="0"/>
          <w:marTop w:val="0"/>
          <w:marBottom w:val="0"/>
          <w:divBdr>
            <w:top w:val="none" w:sz="0" w:space="0" w:color="auto"/>
            <w:left w:val="none" w:sz="0" w:space="0" w:color="auto"/>
            <w:bottom w:val="none" w:sz="0" w:space="0" w:color="auto"/>
            <w:right w:val="none" w:sz="0" w:space="0" w:color="auto"/>
          </w:divBdr>
        </w:div>
        <w:div w:id="541749896">
          <w:marLeft w:val="0"/>
          <w:marRight w:val="0"/>
          <w:marTop w:val="0"/>
          <w:marBottom w:val="0"/>
          <w:divBdr>
            <w:top w:val="none" w:sz="0" w:space="0" w:color="auto"/>
            <w:left w:val="none" w:sz="0" w:space="0" w:color="auto"/>
            <w:bottom w:val="none" w:sz="0" w:space="0" w:color="auto"/>
            <w:right w:val="none" w:sz="0" w:space="0" w:color="auto"/>
          </w:divBdr>
        </w:div>
      </w:divsChild>
    </w:div>
    <w:div w:id="118188364">
      <w:bodyDiv w:val="1"/>
      <w:marLeft w:val="0"/>
      <w:marRight w:val="0"/>
      <w:marTop w:val="0"/>
      <w:marBottom w:val="0"/>
      <w:divBdr>
        <w:top w:val="none" w:sz="0" w:space="0" w:color="auto"/>
        <w:left w:val="none" w:sz="0" w:space="0" w:color="auto"/>
        <w:bottom w:val="none" w:sz="0" w:space="0" w:color="auto"/>
        <w:right w:val="none" w:sz="0" w:space="0" w:color="auto"/>
      </w:divBdr>
    </w:div>
    <w:div w:id="453132963">
      <w:bodyDiv w:val="1"/>
      <w:marLeft w:val="0"/>
      <w:marRight w:val="0"/>
      <w:marTop w:val="0"/>
      <w:marBottom w:val="0"/>
      <w:divBdr>
        <w:top w:val="none" w:sz="0" w:space="0" w:color="auto"/>
        <w:left w:val="none" w:sz="0" w:space="0" w:color="auto"/>
        <w:bottom w:val="none" w:sz="0" w:space="0" w:color="auto"/>
        <w:right w:val="none" w:sz="0" w:space="0" w:color="auto"/>
      </w:divBdr>
      <w:divsChild>
        <w:div w:id="443621975">
          <w:marLeft w:val="0"/>
          <w:marRight w:val="0"/>
          <w:marTop w:val="0"/>
          <w:marBottom w:val="0"/>
          <w:divBdr>
            <w:top w:val="none" w:sz="0" w:space="0" w:color="auto"/>
            <w:left w:val="none" w:sz="0" w:space="0" w:color="auto"/>
            <w:bottom w:val="none" w:sz="0" w:space="0" w:color="auto"/>
            <w:right w:val="none" w:sz="0" w:space="0" w:color="auto"/>
          </w:divBdr>
        </w:div>
        <w:div w:id="2061006667">
          <w:marLeft w:val="0"/>
          <w:marRight w:val="0"/>
          <w:marTop w:val="0"/>
          <w:marBottom w:val="0"/>
          <w:divBdr>
            <w:top w:val="none" w:sz="0" w:space="0" w:color="auto"/>
            <w:left w:val="none" w:sz="0" w:space="0" w:color="auto"/>
            <w:bottom w:val="none" w:sz="0" w:space="0" w:color="auto"/>
            <w:right w:val="none" w:sz="0" w:space="0" w:color="auto"/>
          </w:divBdr>
        </w:div>
        <w:div w:id="622855431">
          <w:marLeft w:val="0"/>
          <w:marRight w:val="0"/>
          <w:marTop w:val="0"/>
          <w:marBottom w:val="0"/>
          <w:divBdr>
            <w:top w:val="none" w:sz="0" w:space="0" w:color="auto"/>
            <w:left w:val="none" w:sz="0" w:space="0" w:color="auto"/>
            <w:bottom w:val="none" w:sz="0" w:space="0" w:color="auto"/>
            <w:right w:val="none" w:sz="0" w:space="0" w:color="auto"/>
          </w:divBdr>
        </w:div>
        <w:div w:id="1463420450">
          <w:marLeft w:val="0"/>
          <w:marRight w:val="0"/>
          <w:marTop w:val="0"/>
          <w:marBottom w:val="0"/>
          <w:divBdr>
            <w:top w:val="none" w:sz="0" w:space="0" w:color="auto"/>
            <w:left w:val="none" w:sz="0" w:space="0" w:color="auto"/>
            <w:bottom w:val="none" w:sz="0" w:space="0" w:color="auto"/>
            <w:right w:val="none" w:sz="0" w:space="0" w:color="auto"/>
          </w:divBdr>
        </w:div>
        <w:div w:id="1501895031">
          <w:marLeft w:val="0"/>
          <w:marRight w:val="0"/>
          <w:marTop w:val="0"/>
          <w:marBottom w:val="0"/>
          <w:divBdr>
            <w:top w:val="none" w:sz="0" w:space="0" w:color="auto"/>
            <w:left w:val="none" w:sz="0" w:space="0" w:color="auto"/>
            <w:bottom w:val="none" w:sz="0" w:space="0" w:color="auto"/>
            <w:right w:val="none" w:sz="0" w:space="0" w:color="auto"/>
          </w:divBdr>
        </w:div>
        <w:div w:id="16272826">
          <w:marLeft w:val="0"/>
          <w:marRight w:val="0"/>
          <w:marTop w:val="0"/>
          <w:marBottom w:val="0"/>
          <w:divBdr>
            <w:top w:val="none" w:sz="0" w:space="0" w:color="auto"/>
            <w:left w:val="none" w:sz="0" w:space="0" w:color="auto"/>
            <w:bottom w:val="none" w:sz="0" w:space="0" w:color="auto"/>
            <w:right w:val="none" w:sz="0" w:space="0" w:color="auto"/>
          </w:divBdr>
        </w:div>
        <w:div w:id="17899738">
          <w:marLeft w:val="0"/>
          <w:marRight w:val="0"/>
          <w:marTop w:val="0"/>
          <w:marBottom w:val="0"/>
          <w:divBdr>
            <w:top w:val="none" w:sz="0" w:space="0" w:color="auto"/>
            <w:left w:val="none" w:sz="0" w:space="0" w:color="auto"/>
            <w:bottom w:val="none" w:sz="0" w:space="0" w:color="auto"/>
            <w:right w:val="none" w:sz="0" w:space="0" w:color="auto"/>
          </w:divBdr>
        </w:div>
        <w:div w:id="1631011075">
          <w:marLeft w:val="0"/>
          <w:marRight w:val="0"/>
          <w:marTop w:val="0"/>
          <w:marBottom w:val="0"/>
          <w:divBdr>
            <w:top w:val="none" w:sz="0" w:space="0" w:color="auto"/>
            <w:left w:val="none" w:sz="0" w:space="0" w:color="auto"/>
            <w:bottom w:val="none" w:sz="0" w:space="0" w:color="auto"/>
            <w:right w:val="none" w:sz="0" w:space="0" w:color="auto"/>
          </w:divBdr>
        </w:div>
        <w:div w:id="920682487">
          <w:marLeft w:val="0"/>
          <w:marRight w:val="0"/>
          <w:marTop w:val="0"/>
          <w:marBottom w:val="0"/>
          <w:divBdr>
            <w:top w:val="none" w:sz="0" w:space="0" w:color="auto"/>
            <w:left w:val="none" w:sz="0" w:space="0" w:color="auto"/>
            <w:bottom w:val="none" w:sz="0" w:space="0" w:color="auto"/>
            <w:right w:val="none" w:sz="0" w:space="0" w:color="auto"/>
          </w:divBdr>
        </w:div>
        <w:div w:id="2111703820">
          <w:marLeft w:val="0"/>
          <w:marRight w:val="0"/>
          <w:marTop w:val="0"/>
          <w:marBottom w:val="0"/>
          <w:divBdr>
            <w:top w:val="none" w:sz="0" w:space="0" w:color="auto"/>
            <w:left w:val="none" w:sz="0" w:space="0" w:color="auto"/>
            <w:bottom w:val="none" w:sz="0" w:space="0" w:color="auto"/>
            <w:right w:val="none" w:sz="0" w:space="0" w:color="auto"/>
          </w:divBdr>
        </w:div>
        <w:div w:id="335039787">
          <w:marLeft w:val="0"/>
          <w:marRight w:val="0"/>
          <w:marTop w:val="0"/>
          <w:marBottom w:val="0"/>
          <w:divBdr>
            <w:top w:val="none" w:sz="0" w:space="0" w:color="auto"/>
            <w:left w:val="none" w:sz="0" w:space="0" w:color="auto"/>
            <w:bottom w:val="none" w:sz="0" w:space="0" w:color="auto"/>
            <w:right w:val="none" w:sz="0" w:space="0" w:color="auto"/>
          </w:divBdr>
        </w:div>
        <w:div w:id="1888449179">
          <w:marLeft w:val="0"/>
          <w:marRight w:val="0"/>
          <w:marTop w:val="0"/>
          <w:marBottom w:val="0"/>
          <w:divBdr>
            <w:top w:val="none" w:sz="0" w:space="0" w:color="auto"/>
            <w:left w:val="none" w:sz="0" w:space="0" w:color="auto"/>
            <w:bottom w:val="none" w:sz="0" w:space="0" w:color="auto"/>
            <w:right w:val="none" w:sz="0" w:space="0" w:color="auto"/>
          </w:divBdr>
        </w:div>
        <w:div w:id="1552771178">
          <w:marLeft w:val="0"/>
          <w:marRight w:val="0"/>
          <w:marTop w:val="0"/>
          <w:marBottom w:val="0"/>
          <w:divBdr>
            <w:top w:val="none" w:sz="0" w:space="0" w:color="auto"/>
            <w:left w:val="none" w:sz="0" w:space="0" w:color="auto"/>
            <w:bottom w:val="none" w:sz="0" w:space="0" w:color="auto"/>
            <w:right w:val="none" w:sz="0" w:space="0" w:color="auto"/>
          </w:divBdr>
        </w:div>
        <w:div w:id="1079714974">
          <w:marLeft w:val="0"/>
          <w:marRight w:val="0"/>
          <w:marTop w:val="0"/>
          <w:marBottom w:val="0"/>
          <w:divBdr>
            <w:top w:val="none" w:sz="0" w:space="0" w:color="auto"/>
            <w:left w:val="none" w:sz="0" w:space="0" w:color="auto"/>
            <w:bottom w:val="none" w:sz="0" w:space="0" w:color="auto"/>
            <w:right w:val="none" w:sz="0" w:space="0" w:color="auto"/>
          </w:divBdr>
        </w:div>
        <w:div w:id="1249271342">
          <w:marLeft w:val="0"/>
          <w:marRight w:val="0"/>
          <w:marTop w:val="0"/>
          <w:marBottom w:val="0"/>
          <w:divBdr>
            <w:top w:val="none" w:sz="0" w:space="0" w:color="auto"/>
            <w:left w:val="none" w:sz="0" w:space="0" w:color="auto"/>
            <w:bottom w:val="none" w:sz="0" w:space="0" w:color="auto"/>
            <w:right w:val="none" w:sz="0" w:space="0" w:color="auto"/>
          </w:divBdr>
        </w:div>
        <w:div w:id="591667995">
          <w:marLeft w:val="0"/>
          <w:marRight w:val="0"/>
          <w:marTop w:val="0"/>
          <w:marBottom w:val="0"/>
          <w:divBdr>
            <w:top w:val="none" w:sz="0" w:space="0" w:color="auto"/>
            <w:left w:val="none" w:sz="0" w:space="0" w:color="auto"/>
            <w:bottom w:val="none" w:sz="0" w:space="0" w:color="auto"/>
            <w:right w:val="none" w:sz="0" w:space="0" w:color="auto"/>
          </w:divBdr>
        </w:div>
        <w:div w:id="1699113357">
          <w:marLeft w:val="0"/>
          <w:marRight w:val="0"/>
          <w:marTop w:val="0"/>
          <w:marBottom w:val="0"/>
          <w:divBdr>
            <w:top w:val="none" w:sz="0" w:space="0" w:color="auto"/>
            <w:left w:val="none" w:sz="0" w:space="0" w:color="auto"/>
            <w:bottom w:val="none" w:sz="0" w:space="0" w:color="auto"/>
            <w:right w:val="none" w:sz="0" w:space="0" w:color="auto"/>
          </w:divBdr>
        </w:div>
        <w:div w:id="1700081567">
          <w:marLeft w:val="0"/>
          <w:marRight w:val="0"/>
          <w:marTop w:val="0"/>
          <w:marBottom w:val="0"/>
          <w:divBdr>
            <w:top w:val="none" w:sz="0" w:space="0" w:color="auto"/>
            <w:left w:val="none" w:sz="0" w:space="0" w:color="auto"/>
            <w:bottom w:val="none" w:sz="0" w:space="0" w:color="auto"/>
            <w:right w:val="none" w:sz="0" w:space="0" w:color="auto"/>
          </w:divBdr>
        </w:div>
        <w:div w:id="151341142">
          <w:marLeft w:val="0"/>
          <w:marRight w:val="0"/>
          <w:marTop w:val="0"/>
          <w:marBottom w:val="0"/>
          <w:divBdr>
            <w:top w:val="none" w:sz="0" w:space="0" w:color="auto"/>
            <w:left w:val="none" w:sz="0" w:space="0" w:color="auto"/>
            <w:bottom w:val="none" w:sz="0" w:space="0" w:color="auto"/>
            <w:right w:val="none" w:sz="0" w:space="0" w:color="auto"/>
          </w:divBdr>
        </w:div>
      </w:divsChild>
    </w:div>
    <w:div w:id="541744431">
      <w:bodyDiv w:val="1"/>
      <w:marLeft w:val="0"/>
      <w:marRight w:val="0"/>
      <w:marTop w:val="0"/>
      <w:marBottom w:val="0"/>
      <w:divBdr>
        <w:top w:val="none" w:sz="0" w:space="0" w:color="auto"/>
        <w:left w:val="none" w:sz="0" w:space="0" w:color="auto"/>
        <w:bottom w:val="none" w:sz="0" w:space="0" w:color="auto"/>
        <w:right w:val="none" w:sz="0" w:space="0" w:color="auto"/>
      </w:divBdr>
    </w:div>
    <w:div w:id="656154917">
      <w:bodyDiv w:val="1"/>
      <w:marLeft w:val="0"/>
      <w:marRight w:val="0"/>
      <w:marTop w:val="0"/>
      <w:marBottom w:val="0"/>
      <w:divBdr>
        <w:top w:val="none" w:sz="0" w:space="0" w:color="auto"/>
        <w:left w:val="none" w:sz="0" w:space="0" w:color="auto"/>
        <w:bottom w:val="none" w:sz="0" w:space="0" w:color="auto"/>
        <w:right w:val="none" w:sz="0" w:space="0" w:color="auto"/>
      </w:divBdr>
    </w:div>
    <w:div w:id="1816794646">
      <w:bodyDiv w:val="1"/>
      <w:marLeft w:val="0"/>
      <w:marRight w:val="0"/>
      <w:marTop w:val="0"/>
      <w:marBottom w:val="0"/>
      <w:divBdr>
        <w:top w:val="none" w:sz="0" w:space="0" w:color="auto"/>
        <w:left w:val="none" w:sz="0" w:space="0" w:color="auto"/>
        <w:bottom w:val="none" w:sz="0" w:space="0" w:color="auto"/>
        <w:right w:val="none" w:sz="0" w:space="0" w:color="auto"/>
      </w:divBdr>
    </w:div>
    <w:div w:id="1889418270">
      <w:bodyDiv w:val="1"/>
      <w:marLeft w:val="0"/>
      <w:marRight w:val="0"/>
      <w:marTop w:val="0"/>
      <w:marBottom w:val="0"/>
      <w:divBdr>
        <w:top w:val="none" w:sz="0" w:space="0" w:color="auto"/>
        <w:left w:val="none" w:sz="0" w:space="0" w:color="auto"/>
        <w:bottom w:val="none" w:sz="0" w:space="0" w:color="auto"/>
        <w:right w:val="none" w:sz="0" w:space="0" w:color="auto"/>
      </w:divBdr>
    </w:div>
    <w:div w:id="2023435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sagastegui@astaysystems.com"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rramirez@astaysystems.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tel:+51-940796910" TargetMode="External"/><Relationship Id="rId5" Type="http://schemas.openxmlformats.org/officeDocument/2006/relationships/styles" Target="styles.xml"/><Relationship Id="rId10" Type="http://schemas.openxmlformats.org/officeDocument/2006/relationships/hyperlink" Target="mailto:jmansilla@astaysystems.com" TargetMode="External"/><Relationship Id="rId4" Type="http://schemas.openxmlformats.org/officeDocument/2006/relationships/numbering" Target="numbering.xml"/><Relationship Id="rId9" Type="http://schemas.openxmlformats.org/officeDocument/2006/relationships/hyperlink" Target="tel:+51989513608"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0e3413e-407d-4c0c-91ad-9f04e9178436" xsi:nil="true"/>
    <lcf76f155ced4ddcb4097134ff3c332f xmlns="10be53ea-35e2-45f2-809e-a69b3f7ed8b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E78F8F1751BC745A050F7FF5A10CA0E" ma:contentTypeVersion="15" ma:contentTypeDescription="Create a new document." ma:contentTypeScope="" ma:versionID="d023a8c33114d14de802598fc80c288e">
  <xsd:schema xmlns:xsd="http://www.w3.org/2001/XMLSchema" xmlns:xs="http://www.w3.org/2001/XMLSchema" xmlns:p="http://schemas.microsoft.com/office/2006/metadata/properties" xmlns:ns2="10be53ea-35e2-45f2-809e-a69b3f7ed8b0" xmlns:ns3="40e3413e-407d-4c0c-91ad-9f04e9178436" targetNamespace="http://schemas.microsoft.com/office/2006/metadata/properties" ma:root="true" ma:fieldsID="a171088f56a28eb5c661ba809f890c89" ns2:_="" ns3:_="">
    <xsd:import namespace="10be53ea-35e2-45f2-809e-a69b3f7ed8b0"/>
    <xsd:import namespace="40e3413e-407d-4c0c-91ad-9f04e917843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be53ea-35e2-45f2-809e-a69b3f7ed8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9e1e114-5712-46b9-a39b-904d0b2325f4"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e3413e-407d-4c0c-91ad-9f04e917843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5817b3b-b453-459e-8ee0-853b1dcb677f}" ma:internalName="TaxCatchAll" ma:showField="CatchAllData" ma:web="40e3413e-407d-4c0c-91ad-9f04e9178436">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8354BC-22FE-4985-930E-9973FCDC60A8}">
  <ds:schemaRefs>
    <ds:schemaRef ds:uri="http://schemas.microsoft.com/office/2006/metadata/properties"/>
    <ds:schemaRef ds:uri="http://schemas.microsoft.com/office/infopath/2007/PartnerControls"/>
    <ds:schemaRef ds:uri="40e3413e-407d-4c0c-91ad-9f04e9178436"/>
    <ds:schemaRef ds:uri="10be53ea-35e2-45f2-809e-a69b3f7ed8b0"/>
  </ds:schemaRefs>
</ds:datastoreItem>
</file>

<file path=customXml/itemProps2.xml><?xml version="1.0" encoding="utf-8"?>
<ds:datastoreItem xmlns:ds="http://schemas.openxmlformats.org/officeDocument/2006/customXml" ds:itemID="{D1658B9D-4BD9-4FF2-A09A-D7B872FC47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be53ea-35e2-45f2-809e-a69b3f7ed8b0"/>
    <ds:schemaRef ds:uri="40e3413e-407d-4c0c-91ad-9f04e91784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F78D81B-FB68-46EA-902B-3872CF8ABA3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1082</Words>
  <Characters>6477</Characters>
  <Application>Microsoft Office Word</Application>
  <DocSecurity>0</DocSecurity>
  <Lines>106</Lines>
  <Paragraphs>35</Paragraphs>
  <ScaleCrop>false</ScaleCrop>
  <Company/>
  <LinksUpToDate>false</LinksUpToDate>
  <CharactersWithSpaces>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Robles</dc:creator>
  <cp:keywords/>
  <dc:description/>
  <cp:lastModifiedBy>Alicia Robles</cp:lastModifiedBy>
  <cp:revision>3</cp:revision>
  <cp:lastPrinted>2025-05-13T14:05:00Z</cp:lastPrinted>
  <dcterms:created xsi:type="dcterms:W3CDTF">2025-05-13T14:04:00Z</dcterms:created>
  <dcterms:modified xsi:type="dcterms:W3CDTF">2025-05-13T14:07:00Z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2243c0db-f755-4c26-aad6-32fe732cdd64</vt:lpwstr>
  </property>
  <property fmtid="{D5CDD505-2E9C-101B-9397-08002B2CF9AE}" pid="3" name="ContentTypeId">
    <vt:lpwstr>0x0101000E78F8F1751BC745A050F7FF5A10CA0E</vt:lpwstr>
  </property>
  <property fmtid="{D5CDD505-2E9C-101B-9397-08002B2CF9AE}" pid="4" name="MediaServiceImageTags">
    <vt:lpwstr/>
  </property>
</Properties>
</file>