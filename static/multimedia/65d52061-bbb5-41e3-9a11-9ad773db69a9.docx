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B158" w14:textId="6E3B54C1" w:rsidR="0085306E" w:rsidRPr="009A5A4F" w:rsidRDefault="00E32551" w:rsidP="005705F5">
      <w:pPr>
        <w:jc w:val="center"/>
        <w:rPr>
          <w:rFonts w:cs="Arial"/>
          <w:b/>
          <w:bCs/>
          <w:szCs w:val="22"/>
          <w:lang w:val="es-PE"/>
          <w:rPrChange w:id="0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</w:pPr>
      <w:r w:rsidRPr="009A5A4F">
        <w:rPr>
          <w:rFonts w:cs="Arial"/>
          <w:b/>
          <w:bCs/>
          <w:szCs w:val="22"/>
          <w:lang w:val="es-PE"/>
          <w:rPrChange w:id="1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t>PERUMIN 37 Convención Minera</w:t>
      </w:r>
      <w:r w:rsidR="005705F5" w:rsidRPr="009A5A4F">
        <w:rPr>
          <w:rFonts w:cs="Arial"/>
          <w:b/>
          <w:bCs/>
          <w:szCs w:val="22"/>
          <w:lang w:val="es-PE"/>
          <w:rPrChange w:id="2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t xml:space="preserve"> </w:t>
      </w:r>
      <w:r w:rsidR="005705F5" w:rsidRPr="009A5A4F">
        <w:rPr>
          <w:rFonts w:cs="Arial"/>
          <w:b/>
          <w:bCs/>
          <w:szCs w:val="22"/>
          <w:lang w:val="es-PE"/>
          <w:rPrChange w:id="3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br/>
      </w:r>
      <w:r w:rsidRPr="009A5A4F">
        <w:rPr>
          <w:rFonts w:cs="Arial"/>
          <w:b/>
          <w:bCs/>
          <w:szCs w:val="22"/>
          <w:lang w:val="es-PE"/>
          <w:rPrChange w:id="4" w:author="Alvarez Rivera, Jorge Alberto" w:date="2025-05-06T11:00:00Z" w16du:dateUtc="2025-05-06T16:00:00Z">
            <w:rPr>
              <w:rFonts w:cs="Arial"/>
              <w:szCs w:val="22"/>
              <w:lang w:val="es-PE"/>
            </w:rPr>
          </w:rPrChange>
        </w:rPr>
        <w:t>Arequipa, 22 – 26 de setiembre, 2025</w:t>
      </w:r>
    </w:p>
    <w:p w14:paraId="5B2AD82D" w14:textId="1A8DA168" w:rsidR="00E30CC8" w:rsidRDefault="004C40D5" w:rsidP="002F410F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rFonts w:cs="Arial"/>
          <w:sz w:val="22"/>
          <w:szCs w:val="22"/>
          <w:lang w:val="es-PE"/>
        </w:rPr>
      </w:pPr>
      <w:r>
        <w:rPr>
          <w:rFonts w:cs="Arial"/>
          <w:b/>
          <w:bCs/>
          <w:sz w:val="22"/>
          <w:szCs w:val="22"/>
          <w:lang w:val="es-MX"/>
        </w:rPr>
        <w:t>Título</w:t>
      </w:r>
      <w:r w:rsidR="002F410F">
        <w:rPr>
          <w:rFonts w:cs="Arial"/>
          <w:b/>
          <w:bCs/>
          <w:sz w:val="22"/>
          <w:szCs w:val="22"/>
          <w:lang w:val="es-MX"/>
        </w:rPr>
        <w:t xml:space="preserve">: </w:t>
      </w:r>
      <w:r w:rsidR="00341BA8" w:rsidRPr="002B5028">
        <w:rPr>
          <w:rFonts w:cs="Arial"/>
          <w:sz w:val="22"/>
          <w:szCs w:val="22"/>
          <w:lang w:val="es-MX"/>
        </w:rPr>
        <w:t>Predicción de fallas</w:t>
      </w:r>
      <w:r w:rsidR="00341BA8">
        <w:rPr>
          <w:rFonts w:cs="Arial"/>
          <w:b/>
          <w:bCs/>
          <w:sz w:val="22"/>
          <w:szCs w:val="22"/>
          <w:lang w:val="es-MX"/>
        </w:rPr>
        <w:t xml:space="preserve"> </w:t>
      </w:r>
      <w:r w:rsidR="007268CE" w:rsidRPr="002F410F">
        <w:rPr>
          <w:rFonts w:cs="Arial"/>
          <w:sz w:val="22"/>
          <w:szCs w:val="22"/>
          <w:lang w:val="es-PE"/>
        </w:rPr>
        <w:t>en terminales de celdas de media tensión</w:t>
      </w:r>
      <w:r w:rsidR="00A6433D" w:rsidRPr="002F410F">
        <w:rPr>
          <w:rFonts w:cs="Arial"/>
          <w:sz w:val="22"/>
          <w:szCs w:val="22"/>
          <w:lang w:val="es-PE"/>
        </w:rPr>
        <w:t xml:space="preserve"> </w:t>
      </w:r>
      <w:r w:rsidR="00341BA8">
        <w:rPr>
          <w:rFonts w:cs="Arial"/>
          <w:sz w:val="22"/>
          <w:szCs w:val="22"/>
          <w:lang w:val="es-PE"/>
        </w:rPr>
        <w:t>mediante</w:t>
      </w:r>
      <w:r w:rsidR="00341BA8" w:rsidRPr="002F410F">
        <w:rPr>
          <w:rFonts w:cs="Arial"/>
          <w:sz w:val="22"/>
          <w:szCs w:val="22"/>
          <w:lang w:val="es-PE"/>
        </w:rPr>
        <w:t xml:space="preserve"> sistema de monitoreo de temperatura </w:t>
      </w:r>
    </w:p>
    <w:p w14:paraId="7ABC8D68" w14:textId="77777777" w:rsidR="00502037" w:rsidRPr="009D685E" w:rsidRDefault="00502037" w:rsidP="00502037">
      <w:pPr>
        <w:pStyle w:val="BodyText"/>
        <w:widowControl w:val="0"/>
        <w:numPr>
          <w:ilvl w:val="0"/>
          <w:numId w:val="5"/>
        </w:numPr>
        <w:spacing w:before="60" w:line="360" w:lineRule="auto"/>
        <w:jc w:val="both"/>
        <w:rPr>
          <w:rFonts w:ascii="Arial" w:hAnsi="Arial" w:cs="Arial"/>
          <w:sz w:val="22"/>
          <w:szCs w:val="22"/>
        </w:rPr>
      </w:pPr>
      <w:r w:rsidRPr="00C81911">
        <w:rPr>
          <w:rFonts w:ascii="Arial" w:hAnsi="Arial" w:cs="Arial"/>
          <w:b/>
          <w:bCs/>
          <w:sz w:val="22"/>
          <w:szCs w:val="22"/>
        </w:rPr>
        <w:t xml:space="preserve">Tema: </w:t>
      </w:r>
      <w:r w:rsidRPr="009D685E">
        <w:rPr>
          <w:rFonts w:ascii="Arial" w:hAnsi="Arial" w:cs="Arial"/>
          <w:sz w:val="22"/>
          <w:szCs w:val="22"/>
        </w:rPr>
        <w:t>Optimización de operaciones y procesos en plantas.</w:t>
      </w:r>
    </w:p>
    <w:p w14:paraId="7146AD0B" w14:textId="13C74A0B" w:rsidR="004A596B" w:rsidRDefault="00472E93" w:rsidP="00103E23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rFonts w:cs="Arial"/>
          <w:bCs/>
          <w:sz w:val="22"/>
          <w:szCs w:val="22"/>
          <w:lang w:val="es-MX"/>
        </w:rPr>
      </w:pPr>
      <w:r w:rsidRPr="002F410F">
        <w:rPr>
          <w:rFonts w:cs="Arial"/>
          <w:b/>
          <w:bCs/>
          <w:sz w:val="22"/>
          <w:szCs w:val="22"/>
          <w:lang w:val="es-MX"/>
        </w:rPr>
        <w:t>C</w:t>
      </w:r>
      <w:r>
        <w:rPr>
          <w:rFonts w:cs="Arial"/>
          <w:b/>
          <w:bCs/>
          <w:sz w:val="22"/>
          <w:szCs w:val="22"/>
          <w:lang w:val="es-MX"/>
        </w:rPr>
        <w:t>ategoría</w:t>
      </w:r>
      <w:r w:rsidR="002F410F" w:rsidRPr="002F410F">
        <w:rPr>
          <w:rFonts w:cs="Arial"/>
          <w:b/>
          <w:bCs/>
          <w:sz w:val="22"/>
          <w:szCs w:val="22"/>
          <w:lang w:val="es-MX"/>
        </w:rPr>
        <w:t xml:space="preserve">: </w:t>
      </w:r>
      <w:r w:rsidR="002F410F" w:rsidRPr="002F410F">
        <w:rPr>
          <w:rFonts w:cs="Arial"/>
          <w:bCs/>
          <w:sz w:val="22"/>
          <w:szCs w:val="22"/>
          <w:lang w:val="es-MX"/>
        </w:rPr>
        <w:t>Mineria</w:t>
      </w:r>
      <w:r w:rsidR="007E7B1A">
        <w:rPr>
          <w:rFonts w:cs="Arial"/>
          <w:bCs/>
          <w:sz w:val="22"/>
          <w:szCs w:val="22"/>
          <w:lang w:val="es-MX"/>
        </w:rPr>
        <w:t xml:space="preserve"> 4.0</w:t>
      </w:r>
    </w:p>
    <w:p w14:paraId="525AA31D" w14:textId="1FF969E0" w:rsidR="00472E93" w:rsidRPr="00472E93" w:rsidRDefault="00472E93" w:rsidP="00472E93">
      <w:pPr>
        <w:pStyle w:val="ListParagraph"/>
        <w:numPr>
          <w:ilvl w:val="0"/>
          <w:numId w:val="5"/>
        </w:numPr>
        <w:rPr>
          <w:rFonts w:ascii="Arial" w:hAnsi="Arial" w:cs="Arial"/>
          <w:lang w:val="es-MX"/>
        </w:rPr>
      </w:pPr>
      <w:r w:rsidRPr="00472E93">
        <w:rPr>
          <w:rFonts w:ascii="Arial" w:hAnsi="Arial" w:cs="Arial"/>
          <w:b/>
          <w:bCs/>
          <w:lang w:val="es-MX"/>
        </w:rPr>
        <w:t>Datos de los autores:</w:t>
      </w:r>
      <w:r w:rsidRPr="00472E93">
        <w:rPr>
          <w:rFonts w:ascii="Arial" w:hAnsi="Arial" w:cs="Arial"/>
          <w:lang w:val="es-MX"/>
        </w:rPr>
        <w:t xml:space="preserve"> </w:t>
      </w:r>
      <w:r w:rsidRPr="00472E93">
        <w:rPr>
          <w:lang w:val="es-MX" w:eastAsia="es-ES"/>
        </w:rPr>
        <w:t>Fre</w:t>
      </w:r>
      <w:r w:rsidRPr="00461A81">
        <w:rPr>
          <w:rFonts w:ascii="Arial" w:eastAsia="Times New Roman" w:hAnsi="Arial" w:cs="Arial"/>
          <w:kern w:val="28"/>
          <w:lang w:val="es-MX" w:eastAsia="es-ES"/>
        </w:rPr>
        <w:t>ddy Delgado Cazorla - Líder de sistema de potencia</w:t>
      </w:r>
      <w:ins w:id="5" w:author="Alvarez Rivera, Jorge Alberto" w:date="2025-05-06T10:35:00Z" w16du:dateUtc="2025-05-06T15:35:00Z">
        <w:r w:rsidR="00341BA8" w:rsidRPr="00461A81">
          <w:rPr>
            <w:rFonts w:ascii="Arial" w:eastAsia="Times New Roman" w:hAnsi="Arial" w:cs="Arial"/>
            <w:kern w:val="28"/>
            <w:lang w:val="es-MX" w:eastAsia="es-ES"/>
          </w:rPr>
          <w:t xml:space="preserve"> / </w:t>
        </w:r>
      </w:ins>
      <w:r w:rsidRPr="00461A81">
        <w:rPr>
          <w:rFonts w:ascii="Arial" w:eastAsia="Times New Roman" w:hAnsi="Arial" w:cs="Arial"/>
          <w:kern w:val="28"/>
          <w:lang w:val="es-MX" w:eastAsia="es-ES"/>
        </w:rPr>
        <w:t>Douglas Chávez Molina - Líder de sistema de potencia / Ernesto Holguino Borda - Superintendente de Energía e infraestructura</w:t>
      </w:r>
    </w:p>
    <w:p w14:paraId="5057CA97" w14:textId="737F2EFC" w:rsidR="004D02FB" w:rsidRPr="00472E93" w:rsidRDefault="004D02FB" w:rsidP="00C54FD9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color w:val="FF0000"/>
          <w:lang w:val="es-MX"/>
        </w:rPr>
      </w:pPr>
      <w:r w:rsidRPr="00472E93">
        <w:rPr>
          <w:rFonts w:cs="Arial"/>
          <w:b/>
          <w:bCs/>
          <w:sz w:val="22"/>
          <w:szCs w:val="22"/>
          <w:lang w:val="es-PE"/>
        </w:rPr>
        <w:t>P</w:t>
      </w:r>
      <w:r w:rsidR="00472E93" w:rsidRPr="00472E93">
        <w:rPr>
          <w:rFonts w:cs="Arial"/>
          <w:b/>
          <w:bCs/>
          <w:sz w:val="22"/>
          <w:szCs w:val="22"/>
          <w:lang w:val="es-PE"/>
        </w:rPr>
        <w:t xml:space="preserve">alabra clave: </w:t>
      </w:r>
      <w:r w:rsidR="00802BB0" w:rsidRPr="00472E93">
        <w:rPr>
          <w:sz w:val="22"/>
          <w:szCs w:val="22"/>
          <w:lang w:val="es-MX"/>
        </w:rPr>
        <w:t>Sensores de temperatura, predictivo</w:t>
      </w:r>
      <w:r w:rsidR="007268CE" w:rsidRPr="00472E93">
        <w:rPr>
          <w:sz w:val="22"/>
          <w:szCs w:val="22"/>
          <w:lang w:val="es-MX"/>
        </w:rPr>
        <w:t>, celdas de media tensión</w:t>
      </w:r>
      <w:r w:rsidR="009E352B" w:rsidRPr="00472E93">
        <w:rPr>
          <w:sz w:val="22"/>
          <w:szCs w:val="22"/>
          <w:lang w:val="es-MX"/>
        </w:rPr>
        <w:t>, monitoreo tiempo real</w:t>
      </w:r>
      <w:r w:rsidR="00802BB0" w:rsidRPr="00472E93">
        <w:rPr>
          <w:sz w:val="22"/>
          <w:szCs w:val="22"/>
          <w:lang w:val="es-MX"/>
        </w:rPr>
        <w:t xml:space="preserve">, </w:t>
      </w:r>
      <w:r w:rsidR="00AD51CE" w:rsidRPr="00472E93">
        <w:rPr>
          <w:sz w:val="22"/>
          <w:szCs w:val="22"/>
          <w:lang w:val="es-MX"/>
        </w:rPr>
        <w:t>EcoStruxure Asset Advisor</w:t>
      </w:r>
    </w:p>
    <w:p w14:paraId="0318447E" w14:textId="1566688F" w:rsidR="0085306E" w:rsidRDefault="004D02FB" w:rsidP="000867FF">
      <w:pPr>
        <w:pStyle w:val="Heading1"/>
        <w:numPr>
          <w:ilvl w:val="0"/>
          <w:numId w:val="5"/>
        </w:numPr>
        <w:spacing w:before="100" w:after="100"/>
        <w:ind w:left="284" w:hanging="284"/>
        <w:jc w:val="left"/>
        <w:rPr>
          <w:rFonts w:cs="Arial"/>
          <w:b/>
          <w:bCs/>
          <w:sz w:val="22"/>
          <w:szCs w:val="22"/>
          <w:lang w:val="es-PE"/>
        </w:rPr>
      </w:pPr>
      <w:r>
        <w:rPr>
          <w:rFonts w:cs="Arial"/>
          <w:b/>
          <w:bCs/>
          <w:sz w:val="22"/>
          <w:szCs w:val="22"/>
          <w:lang w:val="es-PE"/>
        </w:rPr>
        <w:t>R</w:t>
      </w:r>
      <w:r w:rsidR="00472E93">
        <w:rPr>
          <w:rFonts w:cs="Arial"/>
          <w:b/>
          <w:bCs/>
          <w:sz w:val="22"/>
          <w:szCs w:val="22"/>
          <w:lang w:val="es-PE"/>
        </w:rPr>
        <w:t>esumen</w:t>
      </w:r>
    </w:p>
    <w:p w14:paraId="05795A25" w14:textId="523640C8" w:rsidR="004D02FB" w:rsidRPr="001C74C4" w:rsidRDefault="004D02FB" w:rsidP="001C74C4">
      <w:pPr>
        <w:pStyle w:val="ListParagraph"/>
        <w:numPr>
          <w:ilvl w:val="1"/>
          <w:numId w:val="5"/>
        </w:numPr>
        <w:spacing w:before="100" w:after="100" w:line="360" w:lineRule="auto"/>
        <w:ind w:left="709" w:hanging="425"/>
        <w:outlineLvl w:val="1"/>
        <w:rPr>
          <w:rFonts w:ascii="Arial" w:hAnsi="Arial" w:cs="Arial"/>
          <w:b/>
          <w:bCs/>
        </w:rPr>
      </w:pPr>
      <w:r w:rsidRPr="001C74C4">
        <w:rPr>
          <w:rFonts w:ascii="Arial" w:hAnsi="Arial" w:cs="Arial"/>
          <w:b/>
          <w:bCs/>
        </w:rPr>
        <w:t>Contexto</w:t>
      </w:r>
    </w:p>
    <w:p w14:paraId="03321919" w14:textId="33C0E18A" w:rsidR="004D02FB" w:rsidRDefault="00802BB0" w:rsidP="00472E93">
      <w:pPr>
        <w:ind w:left="284"/>
        <w:rPr>
          <w:rFonts w:cs="Arial"/>
          <w:szCs w:val="22"/>
          <w:lang w:val="es-PE"/>
        </w:rPr>
      </w:pPr>
      <w:r>
        <w:rPr>
          <w:rFonts w:cs="Arial"/>
          <w:szCs w:val="22"/>
          <w:lang w:val="es-PE"/>
        </w:rPr>
        <w:t>En el sistema eléctrico de Quellaveco, como parte de la proyección de mina digital</w:t>
      </w:r>
      <w:ins w:id="6" w:author="Alvarez Rivera, Jorge Alberto" w:date="2025-05-06T10:35:00Z" w16du:dateUtc="2025-05-06T15:35:00Z">
        <w:r w:rsidR="009A5719">
          <w:rPr>
            <w:rFonts w:cs="Arial"/>
            <w:szCs w:val="22"/>
            <w:lang w:val="es-PE"/>
          </w:rPr>
          <w:t>,</w:t>
        </w:r>
      </w:ins>
      <w:r>
        <w:rPr>
          <w:rFonts w:cs="Arial"/>
          <w:szCs w:val="22"/>
          <w:lang w:val="es-PE"/>
        </w:rPr>
        <w:t xml:space="preserve"> se ha planteado asegurar la confiabilidad del suministro de energía eléctrica, es </w:t>
      </w:r>
      <w:r w:rsidR="00410B59">
        <w:rPr>
          <w:rFonts w:cs="Arial"/>
          <w:szCs w:val="22"/>
          <w:lang w:val="es-PE"/>
        </w:rPr>
        <w:t>así</w:t>
      </w:r>
      <w:r>
        <w:rPr>
          <w:rFonts w:cs="Arial"/>
          <w:szCs w:val="22"/>
          <w:lang w:val="es-PE"/>
        </w:rPr>
        <w:t xml:space="preserve"> </w:t>
      </w:r>
      <w:del w:id="7" w:author="Chavez Molina, Douglas" w:date="2025-05-06T14:03:00Z" w16du:dateUtc="2025-05-06T19:03:00Z">
        <w:r w:rsidDel="00ED2824">
          <w:rPr>
            <w:rFonts w:cs="Arial"/>
            <w:szCs w:val="22"/>
            <w:lang w:val="es-PE"/>
          </w:rPr>
          <w:delText>que</w:delText>
        </w:r>
      </w:del>
      <w:ins w:id="8" w:author="Chavez Molina, Douglas" w:date="2025-05-06T14:03:00Z" w16du:dateUtc="2025-05-06T19:03:00Z">
        <w:r w:rsidR="00ED2824">
          <w:rPr>
            <w:rFonts w:cs="Arial"/>
            <w:szCs w:val="22"/>
            <w:lang w:val="es-PE"/>
          </w:rPr>
          <w:t>como</w:t>
        </w:r>
      </w:ins>
      <w:r>
        <w:rPr>
          <w:rFonts w:cs="Arial"/>
          <w:szCs w:val="22"/>
          <w:lang w:val="es-PE"/>
        </w:rPr>
        <w:t xml:space="preserve"> una parte del proyecto fue la instalación de sensores de temperatura, para la </w:t>
      </w:r>
      <w:r w:rsidR="00410B59">
        <w:rPr>
          <w:rFonts w:cs="Arial"/>
          <w:szCs w:val="22"/>
          <w:lang w:val="es-PE"/>
        </w:rPr>
        <w:t>adquisición</w:t>
      </w:r>
      <w:r>
        <w:rPr>
          <w:rFonts w:cs="Arial"/>
          <w:szCs w:val="22"/>
          <w:lang w:val="es-PE"/>
        </w:rPr>
        <w:t xml:space="preserve"> de datos en tiempo real</w:t>
      </w:r>
      <w:r w:rsidR="009A5719">
        <w:rPr>
          <w:rFonts w:cs="Arial"/>
          <w:szCs w:val="22"/>
          <w:lang w:val="es-PE"/>
        </w:rPr>
        <w:t>. E</w:t>
      </w:r>
      <w:r>
        <w:rPr>
          <w:rFonts w:cs="Arial"/>
          <w:szCs w:val="22"/>
          <w:lang w:val="es-PE"/>
        </w:rPr>
        <w:t xml:space="preserve">stos sensores de temperatura se instalaron en celdas </w:t>
      </w:r>
      <w:r w:rsidR="005450D7">
        <w:rPr>
          <w:rFonts w:cs="Arial"/>
          <w:szCs w:val="22"/>
          <w:lang w:val="es-PE"/>
        </w:rPr>
        <w:t>eléctricas</w:t>
      </w:r>
      <w:r>
        <w:rPr>
          <w:rFonts w:cs="Arial"/>
          <w:szCs w:val="22"/>
          <w:lang w:val="es-PE"/>
        </w:rPr>
        <w:t xml:space="preserve"> de media tensión en el conexionado de los cables con las </w:t>
      </w:r>
      <w:del w:id="9" w:author="Chavez Molina, Douglas" w:date="2025-05-06T13:56:00Z" w16du:dateUtc="2025-05-06T18:56:00Z">
        <w:r w:rsidDel="00962597">
          <w:rPr>
            <w:rFonts w:cs="Arial"/>
            <w:szCs w:val="22"/>
            <w:lang w:val="es-PE"/>
          </w:rPr>
          <w:delText>celdas ,</w:delText>
        </w:r>
      </w:del>
      <w:ins w:id="10" w:author="Chavez Molina, Douglas" w:date="2025-05-06T13:56:00Z" w16du:dateUtc="2025-05-06T18:56:00Z">
        <w:r w:rsidR="00962597">
          <w:rPr>
            <w:rFonts w:cs="Arial"/>
            <w:szCs w:val="22"/>
            <w:lang w:val="es-PE"/>
          </w:rPr>
          <w:t>celdas,</w:t>
        </w:r>
      </w:ins>
      <w:r>
        <w:rPr>
          <w:rFonts w:cs="Arial"/>
          <w:szCs w:val="22"/>
          <w:lang w:val="es-PE"/>
        </w:rPr>
        <w:t xml:space="preserve"> ya que es un punto de mayor tasa de fallas en </w:t>
      </w:r>
      <w:r w:rsidR="007268CE">
        <w:rPr>
          <w:rFonts w:cs="Arial"/>
          <w:szCs w:val="22"/>
          <w:lang w:val="es-PE"/>
        </w:rPr>
        <w:t>instalaciones eléctricas</w:t>
      </w:r>
      <w:r w:rsidR="00087729">
        <w:rPr>
          <w:rFonts w:cs="Arial"/>
          <w:szCs w:val="22"/>
          <w:lang w:val="es-PE"/>
        </w:rPr>
        <w:t>. A</w:t>
      </w:r>
      <w:r w:rsidR="007268CE">
        <w:rPr>
          <w:rFonts w:cs="Arial"/>
          <w:szCs w:val="22"/>
          <w:lang w:val="es-PE"/>
        </w:rPr>
        <w:t>l instalarse estos sensores de temperatura se tuvo acceso a información en tiempo real</w:t>
      </w:r>
      <w:ins w:id="11" w:author="Alvarez Rivera, Jorge Alberto" w:date="2025-05-06T10:36:00Z" w16du:dateUtc="2025-05-06T15:36:00Z">
        <w:r w:rsidR="00087729">
          <w:rPr>
            <w:rFonts w:cs="Arial"/>
            <w:szCs w:val="22"/>
            <w:lang w:val="es-PE"/>
          </w:rPr>
          <w:t>,</w:t>
        </w:r>
      </w:ins>
      <w:r w:rsidR="007268CE">
        <w:rPr>
          <w:rFonts w:cs="Arial"/>
          <w:szCs w:val="22"/>
          <w:lang w:val="es-PE"/>
        </w:rPr>
        <w:t xml:space="preserve"> con </w:t>
      </w:r>
      <w:r w:rsidR="00087729">
        <w:rPr>
          <w:rFonts w:cs="Arial"/>
          <w:szCs w:val="22"/>
          <w:lang w:val="es-PE"/>
        </w:rPr>
        <w:t>la</w:t>
      </w:r>
      <w:r w:rsidR="007268CE">
        <w:rPr>
          <w:rFonts w:cs="Arial"/>
          <w:szCs w:val="22"/>
          <w:lang w:val="es-PE"/>
        </w:rPr>
        <w:t xml:space="preserve"> cual se puede monitorear un punto de falla </w:t>
      </w:r>
      <w:r w:rsidR="00087729">
        <w:rPr>
          <w:rFonts w:cs="Arial"/>
          <w:szCs w:val="22"/>
          <w:lang w:val="es-PE"/>
        </w:rPr>
        <w:t xml:space="preserve">al </w:t>
      </w:r>
      <w:r w:rsidR="007268CE">
        <w:rPr>
          <w:rFonts w:cs="Arial"/>
          <w:szCs w:val="22"/>
          <w:lang w:val="es-PE"/>
        </w:rPr>
        <w:t>que antes nunca se pudo tener a</w:t>
      </w:r>
      <w:r w:rsidR="00087729">
        <w:rPr>
          <w:rFonts w:cs="Arial"/>
          <w:szCs w:val="22"/>
          <w:lang w:val="es-PE"/>
        </w:rPr>
        <w:t>cceso. E</w:t>
      </w:r>
      <w:r w:rsidR="007268CE">
        <w:rPr>
          <w:rFonts w:cs="Arial"/>
          <w:szCs w:val="22"/>
          <w:lang w:val="es-PE"/>
        </w:rPr>
        <w:t xml:space="preserve">n este resumen se </w:t>
      </w:r>
      <w:del w:id="12" w:author="Chavez Molina, Douglas" w:date="2025-05-06T14:00:00Z" w16du:dateUtc="2025-05-06T19:00:00Z">
        <w:r w:rsidR="007268CE" w:rsidDel="00D8689E">
          <w:rPr>
            <w:rFonts w:cs="Arial"/>
            <w:szCs w:val="22"/>
            <w:lang w:val="es-PE"/>
          </w:rPr>
          <w:delText>explicara</w:delText>
        </w:r>
      </w:del>
      <w:ins w:id="13" w:author="Chavez Molina, Douglas" w:date="2025-05-06T14:00:00Z" w16du:dateUtc="2025-05-06T19:00:00Z">
        <w:r w:rsidR="00D8689E">
          <w:rPr>
            <w:rFonts w:cs="Arial"/>
            <w:szCs w:val="22"/>
            <w:lang w:val="es-PE"/>
          </w:rPr>
          <w:t>explicará</w:t>
        </w:r>
      </w:ins>
      <w:r w:rsidR="007268CE">
        <w:rPr>
          <w:rFonts w:cs="Arial"/>
          <w:szCs w:val="22"/>
          <w:lang w:val="es-PE"/>
        </w:rPr>
        <w:t xml:space="preserve"> brevemente la instalación y el caso de éxito ya probado.</w:t>
      </w:r>
    </w:p>
    <w:p w14:paraId="6EF139A7" w14:textId="0885D53C" w:rsidR="004D02FB" w:rsidRPr="001C74C4" w:rsidRDefault="00CD5F31" w:rsidP="00F94A70">
      <w:pPr>
        <w:pStyle w:val="Heading1"/>
        <w:numPr>
          <w:ilvl w:val="1"/>
          <w:numId w:val="5"/>
        </w:numPr>
        <w:spacing w:before="100" w:after="100"/>
        <w:jc w:val="left"/>
        <w:rPr>
          <w:rFonts w:cs="Arial"/>
          <w:b/>
          <w:bCs/>
          <w:sz w:val="22"/>
          <w:szCs w:val="22"/>
          <w:lang w:val="es-PE"/>
        </w:rPr>
      </w:pPr>
      <w:r w:rsidRPr="001C74C4">
        <w:rPr>
          <w:rFonts w:cs="Arial"/>
          <w:b/>
          <w:bCs/>
          <w:sz w:val="22"/>
          <w:szCs w:val="22"/>
          <w:lang w:val="es-PE"/>
        </w:rPr>
        <w:t>O</w:t>
      </w:r>
      <w:r w:rsidR="00472E93">
        <w:rPr>
          <w:rFonts w:cs="Arial"/>
          <w:b/>
          <w:bCs/>
          <w:sz w:val="22"/>
          <w:szCs w:val="22"/>
          <w:lang w:val="es-PE"/>
        </w:rPr>
        <w:t>bjetivo</w:t>
      </w:r>
    </w:p>
    <w:p w14:paraId="04DF7C46" w14:textId="0045A54A" w:rsidR="004D02FB" w:rsidRPr="00CD5F31" w:rsidRDefault="00CD5F31" w:rsidP="007268CE">
      <w:pPr>
        <w:pStyle w:val="PlainText"/>
        <w:ind w:left="360"/>
        <w:rPr>
          <w:rFonts w:ascii="Arial" w:hAnsi="Arial" w:cs="Arial"/>
          <w:kern w:val="28"/>
          <w:szCs w:val="22"/>
          <w:lang w:val="es-PE"/>
        </w:rPr>
      </w:pPr>
      <w:r>
        <w:rPr>
          <w:rFonts w:ascii="Arial" w:hAnsi="Arial" w:cs="Arial"/>
          <w:kern w:val="28"/>
          <w:szCs w:val="22"/>
          <w:lang w:val="es-PE"/>
        </w:rPr>
        <w:t>T</w:t>
      </w:r>
      <w:r w:rsidR="00241166" w:rsidRPr="00CD5F31">
        <w:rPr>
          <w:rFonts w:ascii="Arial" w:hAnsi="Arial" w:cs="Arial"/>
          <w:kern w:val="28"/>
          <w:szCs w:val="22"/>
          <w:lang w:val="es-PE"/>
        </w:rPr>
        <w:t>ener mayor disponibilidad y confiabilidad mediante la</w:t>
      </w:r>
      <w:r w:rsidR="007268CE">
        <w:rPr>
          <w:rFonts w:ascii="Arial" w:hAnsi="Arial" w:cs="Arial"/>
          <w:kern w:val="28"/>
          <w:szCs w:val="22"/>
          <w:lang w:val="es-PE"/>
        </w:rPr>
        <w:t>s mediciones de temperaturas</w:t>
      </w:r>
      <w:del w:id="14" w:author="Alvarez Rivera, Jorge Alberto" w:date="2025-05-06T10:37:00Z" w16du:dateUtc="2025-05-06T15:37:00Z">
        <w:r w:rsidR="007268CE" w:rsidDel="00087729">
          <w:rPr>
            <w:rFonts w:ascii="Arial" w:hAnsi="Arial" w:cs="Arial"/>
            <w:kern w:val="28"/>
            <w:szCs w:val="22"/>
            <w:lang w:val="es-PE"/>
          </w:rPr>
          <w:delText>,</w:delText>
        </w:r>
      </w:del>
      <w:r w:rsidR="007268CE">
        <w:rPr>
          <w:rFonts w:ascii="Arial" w:hAnsi="Arial" w:cs="Arial"/>
          <w:kern w:val="28"/>
          <w:szCs w:val="22"/>
          <w:lang w:val="es-PE"/>
        </w:rPr>
        <w:t xml:space="preserve"> en celdas de media tensión</w:t>
      </w:r>
      <w:r w:rsidR="00410B59">
        <w:rPr>
          <w:rFonts w:ascii="Arial" w:hAnsi="Arial" w:cs="Arial"/>
          <w:kern w:val="28"/>
          <w:szCs w:val="22"/>
          <w:lang w:val="es-PE"/>
        </w:rPr>
        <w:t xml:space="preserve"> y</w:t>
      </w:r>
      <w:r w:rsidR="007268CE">
        <w:rPr>
          <w:rFonts w:ascii="Arial" w:hAnsi="Arial" w:cs="Arial"/>
          <w:kern w:val="28"/>
          <w:szCs w:val="22"/>
          <w:lang w:val="es-PE"/>
        </w:rPr>
        <w:t xml:space="preserve"> de esta forma garantizar el suministro continuo de energía eléctrico.</w:t>
      </w:r>
    </w:p>
    <w:p w14:paraId="740EA03C" w14:textId="317FF153" w:rsidR="00AE7F2D" w:rsidRPr="001C74C4" w:rsidRDefault="00F94A70" w:rsidP="00F94A70">
      <w:pPr>
        <w:pStyle w:val="Heading1"/>
        <w:spacing w:before="100" w:after="100"/>
        <w:ind w:firstLine="360"/>
        <w:jc w:val="left"/>
        <w:rPr>
          <w:rFonts w:cs="Arial"/>
          <w:b/>
          <w:bCs/>
          <w:sz w:val="22"/>
          <w:szCs w:val="22"/>
          <w:lang w:val="es-PE"/>
        </w:rPr>
      </w:pPr>
      <w:r>
        <w:rPr>
          <w:rFonts w:cs="Arial"/>
          <w:b/>
          <w:bCs/>
          <w:sz w:val="22"/>
          <w:szCs w:val="22"/>
          <w:lang w:val="es-PE"/>
        </w:rPr>
        <w:t xml:space="preserve">5.3. </w:t>
      </w:r>
      <w:r w:rsidR="00CD5F31" w:rsidRPr="001C74C4">
        <w:rPr>
          <w:rFonts w:cs="Arial"/>
          <w:b/>
          <w:bCs/>
          <w:sz w:val="22"/>
          <w:szCs w:val="22"/>
          <w:lang w:val="es-PE"/>
        </w:rPr>
        <w:t>M</w:t>
      </w:r>
      <w:r w:rsidR="00472E93">
        <w:rPr>
          <w:rFonts w:cs="Arial"/>
          <w:b/>
          <w:bCs/>
          <w:sz w:val="22"/>
          <w:szCs w:val="22"/>
          <w:lang w:val="es-PE"/>
        </w:rPr>
        <w:t>etodolog</w:t>
      </w:r>
      <w:r w:rsidR="00087729">
        <w:rPr>
          <w:rFonts w:cs="Arial"/>
          <w:b/>
          <w:bCs/>
          <w:sz w:val="22"/>
          <w:szCs w:val="22"/>
          <w:lang w:val="es-PE"/>
        </w:rPr>
        <w:t>í</w:t>
      </w:r>
      <w:r w:rsidR="00472E93">
        <w:rPr>
          <w:rFonts w:cs="Arial"/>
          <w:b/>
          <w:bCs/>
          <w:sz w:val="22"/>
          <w:szCs w:val="22"/>
          <w:lang w:val="es-PE"/>
        </w:rPr>
        <w:t>a</w:t>
      </w:r>
    </w:p>
    <w:p w14:paraId="01EE977C" w14:textId="4263946C" w:rsidR="00737E00" w:rsidRDefault="00912176" w:rsidP="008A22EE">
      <w:pPr>
        <w:ind w:left="360"/>
        <w:rPr>
          <w:lang w:val="es-PE"/>
        </w:rPr>
      </w:pPr>
      <w:r>
        <w:rPr>
          <w:lang w:val="es-PE"/>
        </w:rPr>
        <w:t>U</w:t>
      </w:r>
      <w:r w:rsidR="007268CE">
        <w:rPr>
          <w:lang w:val="es-PE"/>
        </w:rPr>
        <w:t>n</w:t>
      </w:r>
      <w:r>
        <w:rPr>
          <w:lang w:val="es-PE"/>
        </w:rPr>
        <w:t>o</w:t>
      </w:r>
      <w:r w:rsidR="007268CE">
        <w:rPr>
          <w:lang w:val="es-PE"/>
        </w:rPr>
        <w:t xml:space="preserve"> de </w:t>
      </w:r>
      <w:del w:id="15" w:author="Chavez Molina, Douglas" w:date="2025-05-06T13:56:00Z" w16du:dateUtc="2025-05-06T18:56:00Z">
        <w:r w:rsidR="007268CE" w:rsidDel="00962597">
          <w:rPr>
            <w:lang w:val="es-PE"/>
          </w:rPr>
          <w:delText xml:space="preserve">las </w:delText>
        </w:r>
        <w:r w:rsidDel="00962597">
          <w:rPr>
            <w:lang w:val="es-PE"/>
          </w:rPr>
          <w:delText xml:space="preserve">principales </w:delText>
        </w:r>
        <w:r w:rsidR="00087729" w:rsidDel="00962597">
          <w:rPr>
            <w:lang w:val="es-PE"/>
          </w:rPr>
          <w:delText>desafíos</w:delText>
        </w:r>
      </w:del>
      <w:ins w:id="16" w:author="Chavez Molina, Douglas" w:date="2025-05-06T13:56:00Z" w16du:dateUtc="2025-05-06T18:56:00Z">
        <w:r w:rsidR="00962597">
          <w:rPr>
            <w:lang w:val="es-PE"/>
          </w:rPr>
          <w:t>los principales desafíos</w:t>
        </w:r>
      </w:ins>
      <w:r w:rsidR="00087729">
        <w:rPr>
          <w:lang w:val="es-PE"/>
        </w:rPr>
        <w:t xml:space="preserve"> </w:t>
      </w:r>
      <w:r>
        <w:rPr>
          <w:lang w:val="es-PE"/>
        </w:rPr>
        <w:t>que tuvo Quellaveco</w:t>
      </w:r>
      <w:ins w:id="17" w:author="Alvarez Rivera, Jorge Alberto" w:date="2025-05-06T10:40:00Z" w16du:dateUtc="2025-05-06T15:40:00Z">
        <w:r w:rsidR="00087729">
          <w:rPr>
            <w:lang w:val="es-PE"/>
          </w:rPr>
          <w:t>,</w:t>
        </w:r>
      </w:ins>
      <w:r>
        <w:rPr>
          <w:lang w:val="es-PE"/>
        </w:rPr>
        <w:t xml:space="preserve"> posterior a la construcción</w:t>
      </w:r>
      <w:ins w:id="18" w:author="Alvarez Rivera, Jorge Alberto" w:date="2025-05-06T10:40:00Z" w16du:dateUtc="2025-05-06T15:40:00Z">
        <w:r w:rsidR="00087729">
          <w:rPr>
            <w:lang w:val="es-PE"/>
          </w:rPr>
          <w:t>,</w:t>
        </w:r>
      </w:ins>
      <w:r w:rsidR="007268CE">
        <w:rPr>
          <w:lang w:val="es-PE"/>
        </w:rPr>
        <w:t xml:space="preserve"> fue la alta tasa de fallas en las conexiones eléctricas </w:t>
      </w:r>
      <w:r w:rsidR="008A22EE">
        <w:rPr>
          <w:lang w:val="es-PE"/>
        </w:rPr>
        <w:t>entre los terminales de los cables y las celdas de media tensión</w:t>
      </w:r>
      <w:r w:rsidR="00087729">
        <w:rPr>
          <w:lang w:val="es-PE"/>
        </w:rPr>
        <w:t>. S</w:t>
      </w:r>
      <w:r w:rsidR="003B30C7">
        <w:rPr>
          <w:lang w:val="es-PE"/>
        </w:rPr>
        <w:t>e necesitaba monitorear dicha condición</w:t>
      </w:r>
      <w:ins w:id="19" w:author="Alvarez Rivera, Jorge Alberto" w:date="2025-05-06T10:41:00Z" w16du:dateUtc="2025-05-06T15:41:00Z">
        <w:r w:rsidR="00087729">
          <w:rPr>
            <w:lang w:val="es-PE"/>
          </w:rPr>
          <w:t>,</w:t>
        </w:r>
      </w:ins>
      <w:r w:rsidR="003B30C7">
        <w:rPr>
          <w:lang w:val="es-PE"/>
        </w:rPr>
        <w:t xml:space="preserve"> sin embargo dicha zona es</w:t>
      </w:r>
      <w:r w:rsidR="008A22EE">
        <w:rPr>
          <w:lang w:val="es-PE"/>
        </w:rPr>
        <w:t xml:space="preserve"> inaccesible</w:t>
      </w:r>
      <w:r w:rsidR="00087729">
        <w:rPr>
          <w:lang w:val="es-PE"/>
        </w:rPr>
        <w:t xml:space="preserve"> para el monitoreo mediante cámaras termográficas, al encontrarse</w:t>
      </w:r>
      <w:ins w:id="20" w:author="Alvarez Rivera, Jorge Alberto" w:date="2025-05-06T10:42:00Z" w16du:dateUtc="2025-05-06T15:42:00Z">
        <w:r w:rsidR="00087729">
          <w:rPr>
            <w:lang w:val="es-PE"/>
          </w:rPr>
          <w:t xml:space="preserve"> </w:t>
        </w:r>
      </w:ins>
      <w:del w:id="21" w:author="Alvarez Rivera, Jorge Alberto" w:date="2025-05-06T10:42:00Z" w16du:dateUtc="2025-05-06T15:42:00Z">
        <w:r w:rsidR="00EA58C4" w:rsidDel="00087729">
          <w:rPr>
            <w:lang w:val="es-PE"/>
          </w:rPr>
          <w:delText xml:space="preserve"> </w:delText>
        </w:r>
      </w:del>
      <w:r w:rsidR="00EA58C4">
        <w:rPr>
          <w:lang w:val="es-PE"/>
        </w:rPr>
        <w:t>en la parte inferior de las celdas</w:t>
      </w:r>
      <w:r w:rsidR="00087729">
        <w:rPr>
          <w:lang w:val="es-PE"/>
        </w:rPr>
        <w:t>. Además</w:t>
      </w:r>
      <w:ins w:id="22" w:author="Alvarez Rivera, Jorge Alberto" w:date="2025-05-06T10:42:00Z" w16du:dateUtc="2025-05-06T15:42:00Z">
        <w:r w:rsidR="00087729">
          <w:rPr>
            <w:lang w:val="es-PE"/>
          </w:rPr>
          <w:t>,</w:t>
        </w:r>
      </w:ins>
      <w:r w:rsidR="003B30C7">
        <w:rPr>
          <w:lang w:val="es-PE"/>
        </w:rPr>
        <w:t xml:space="preserve"> </w:t>
      </w:r>
      <w:r w:rsidR="00F32815">
        <w:rPr>
          <w:lang w:val="es-PE"/>
        </w:rPr>
        <w:t xml:space="preserve">implementar un sistema fijo de monitoreo por termografía involucraba </w:t>
      </w:r>
      <w:r w:rsidR="00087729">
        <w:rPr>
          <w:lang w:val="es-PE"/>
        </w:rPr>
        <w:t xml:space="preserve">un </w:t>
      </w:r>
      <w:r w:rsidR="00F32815">
        <w:rPr>
          <w:lang w:val="es-PE"/>
        </w:rPr>
        <w:t>alto costo y muchas horas de parada de procesos, motivo por</w:t>
      </w:r>
      <w:ins w:id="23" w:author="Alvarez Rivera, Jorge Alberto" w:date="2025-05-06T10:43:00Z" w16du:dateUtc="2025-05-06T15:43:00Z">
        <w:r w:rsidR="00087729">
          <w:rPr>
            <w:lang w:val="es-PE"/>
          </w:rPr>
          <w:t xml:space="preserve"> el</w:t>
        </w:r>
      </w:ins>
      <w:del w:id="24" w:author="Alvarez Rivera, Jorge Alberto" w:date="2025-05-06T10:43:00Z" w16du:dateUtc="2025-05-06T15:43:00Z">
        <w:r w:rsidR="00F32815" w:rsidDel="00087729">
          <w:rPr>
            <w:lang w:val="es-PE"/>
          </w:rPr>
          <w:delText xml:space="preserve"> lo</w:delText>
        </w:r>
      </w:del>
      <w:r w:rsidR="00F32815">
        <w:rPr>
          <w:lang w:val="es-PE"/>
        </w:rPr>
        <w:t xml:space="preserve"> </w:t>
      </w:r>
      <w:r w:rsidR="00F32815">
        <w:rPr>
          <w:lang w:val="es-PE"/>
        </w:rPr>
        <w:lastRenderedPageBreak/>
        <w:t xml:space="preserve">cual </w:t>
      </w:r>
      <w:r w:rsidR="008A22EE">
        <w:rPr>
          <w:lang w:val="es-PE"/>
        </w:rPr>
        <w:t xml:space="preserve">se </w:t>
      </w:r>
      <w:r w:rsidR="00F32815">
        <w:rPr>
          <w:lang w:val="es-PE"/>
        </w:rPr>
        <w:t xml:space="preserve">optó </w:t>
      </w:r>
      <w:del w:id="25" w:author="Chavez Molina, Douglas" w:date="2025-05-06T13:59:00Z" w16du:dateUtc="2025-05-06T18:59:00Z">
        <w:r w:rsidR="00F32815" w:rsidDel="00962597">
          <w:rPr>
            <w:lang w:val="es-PE"/>
          </w:rPr>
          <w:delText xml:space="preserve">por </w:delText>
        </w:r>
        <w:r w:rsidR="008A22EE" w:rsidDel="00962597">
          <w:rPr>
            <w:lang w:val="es-PE"/>
          </w:rPr>
          <w:delText xml:space="preserve"> la</w:delText>
        </w:r>
      </w:del>
      <w:ins w:id="26" w:author="Chavez Molina, Douglas" w:date="2025-05-06T13:59:00Z" w16du:dateUtc="2025-05-06T18:59:00Z">
        <w:r w:rsidR="00962597">
          <w:rPr>
            <w:lang w:val="es-PE"/>
          </w:rPr>
          <w:t>por la</w:t>
        </w:r>
      </w:ins>
      <w:r w:rsidR="008A22EE">
        <w:rPr>
          <w:lang w:val="es-PE"/>
        </w:rPr>
        <w:t xml:space="preserve"> instalación de sensores de temperatura que reporten mediante un canal de comunicación no cableado hacia un RTU y enviar la medición en tiempo real</w:t>
      </w:r>
      <w:ins w:id="27" w:author="Alvarez Rivera, Jorge Alberto" w:date="2025-05-06T10:43:00Z" w16du:dateUtc="2025-05-06T15:43:00Z">
        <w:r w:rsidR="00087729">
          <w:rPr>
            <w:lang w:val="es-PE"/>
          </w:rPr>
          <w:t>. U</w:t>
        </w:r>
      </w:ins>
      <w:del w:id="28" w:author="Alvarez Rivera, Jorge Alberto" w:date="2025-05-06T10:43:00Z" w16du:dateUtc="2025-05-06T15:43:00Z">
        <w:r w:rsidR="008A22EE" w:rsidDel="00087729">
          <w:rPr>
            <w:lang w:val="es-PE"/>
          </w:rPr>
          <w:delText>, u</w:delText>
        </w:r>
      </w:del>
      <w:r w:rsidR="008A22EE">
        <w:rPr>
          <w:lang w:val="es-PE"/>
        </w:rPr>
        <w:t>na vez</w:t>
      </w:r>
      <w:del w:id="29" w:author="Alvarez Rivera, Jorge Alberto" w:date="2025-05-06T10:43:00Z" w16du:dateUtc="2025-05-06T15:43:00Z">
        <w:r w:rsidR="008A22EE" w:rsidDel="00087729">
          <w:rPr>
            <w:lang w:val="es-PE"/>
          </w:rPr>
          <w:delText xml:space="preserve"> ya</w:delText>
        </w:r>
      </w:del>
      <w:r w:rsidR="008A22EE">
        <w:rPr>
          <w:lang w:val="es-PE"/>
        </w:rPr>
        <w:t xml:space="preserve"> obtenida la informació</w:t>
      </w:r>
      <w:r w:rsidR="00FE00EC">
        <w:rPr>
          <w:lang w:val="es-PE"/>
        </w:rPr>
        <w:t>n</w:t>
      </w:r>
      <w:del w:id="30" w:author="Alvarez Rivera, Jorge Alberto" w:date="2025-05-06T10:43:00Z" w16du:dateUtc="2025-05-06T15:43:00Z">
        <w:r w:rsidR="00FE00EC" w:rsidDel="00087729">
          <w:rPr>
            <w:lang w:val="es-PE"/>
          </w:rPr>
          <w:delText xml:space="preserve"> </w:delText>
        </w:r>
      </w:del>
      <w:ins w:id="31" w:author="Alvarez Rivera, Jorge Alberto" w:date="2025-05-06T10:43:00Z" w16du:dateUtc="2025-05-06T15:43:00Z">
        <w:r w:rsidR="00087729">
          <w:rPr>
            <w:lang w:val="es-PE"/>
          </w:rPr>
          <w:t xml:space="preserve">, </w:t>
        </w:r>
      </w:ins>
      <w:r w:rsidR="00FE00EC">
        <w:rPr>
          <w:lang w:val="es-PE"/>
        </w:rPr>
        <w:t>se integró</w:t>
      </w:r>
      <w:r w:rsidR="008A22EE">
        <w:rPr>
          <w:lang w:val="es-PE"/>
        </w:rPr>
        <w:t xml:space="preserve"> al </w:t>
      </w:r>
      <w:r w:rsidR="00FE00EC">
        <w:rPr>
          <w:lang w:val="es-PE"/>
        </w:rPr>
        <w:t xml:space="preserve">sistema </w:t>
      </w:r>
      <w:r w:rsidR="008A22EE">
        <w:rPr>
          <w:lang w:val="es-PE"/>
        </w:rPr>
        <w:t>SCADA</w:t>
      </w:r>
      <w:r w:rsidR="00DC1A70">
        <w:rPr>
          <w:lang w:val="es-PE"/>
        </w:rPr>
        <w:t xml:space="preserve">, permitiendo </w:t>
      </w:r>
      <w:r w:rsidR="00EA58C4">
        <w:rPr>
          <w:lang w:val="es-PE"/>
        </w:rPr>
        <w:t>tener</w:t>
      </w:r>
      <w:r w:rsidR="008A22EE">
        <w:rPr>
          <w:lang w:val="es-PE"/>
        </w:rPr>
        <w:t xml:space="preserve"> los </w:t>
      </w:r>
      <w:r w:rsidR="009506EF">
        <w:rPr>
          <w:lang w:val="es-PE"/>
        </w:rPr>
        <w:t>registros,</w:t>
      </w:r>
      <w:r w:rsidR="008A22EE">
        <w:rPr>
          <w:lang w:val="es-PE"/>
        </w:rPr>
        <w:t xml:space="preserve"> </w:t>
      </w:r>
      <w:r w:rsidR="00FE00EC">
        <w:rPr>
          <w:lang w:val="es-PE"/>
        </w:rPr>
        <w:t>así</w:t>
      </w:r>
      <w:r w:rsidR="008A22EE">
        <w:rPr>
          <w:lang w:val="es-PE"/>
        </w:rPr>
        <w:t xml:space="preserve"> </w:t>
      </w:r>
      <w:r w:rsidR="00FE00EC">
        <w:rPr>
          <w:lang w:val="es-PE"/>
        </w:rPr>
        <w:t xml:space="preserve">como </w:t>
      </w:r>
      <w:r w:rsidR="008A22EE">
        <w:rPr>
          <w:lang w:val="es-PE"/>
        </w:rPr>
        <w:t xml:space="preserve">monitorear con alarmas </w:t>
      </w:r>
      <w:r w:rsidR="00EA58C4">
        <w:rPr>
          <w:lang w:val="es-PE"/>
        </w:rPr>
        <w:t>ajustadas</w:t>
      </w:r>
      <w:ins w:id="32" w:author="Alvarez Rivera, Jorge Alberto" w:date="2025-05-06T10:49:00Z" w16du:dateUtc="2025-05-06T15:49:00Z">
        <w:r w:rsidR="00DC1A70">
          <w:rPr>
            <w:lang w:val="es-PE"/>
          </w:rPr>
          <w:t>,</w:t>
        </w:r>
      </w:ins>
      <w:r w:rsidR="008A22EE">
        <w:rPr>
          <w:lang w:val="es-PE"/>
        </w:rPr>
        <w:t xml:space="preserve"> </w:t>
      </w:r>
      <w:r w:rsidR="00DC1A70">
        <w:rPr>
          <w:lang w:val="es-PE"/>
        </w:rPr>
        <w:t xml:space="preserve">para </w:t>
      </w:r>
      <w:r w:rsidR="008A22EE">
        <w:rPr>
          <w:lang w:val="es-PE"/>
        </w:rPr>
        <w:t>que el operador en centro de control tenga</w:t>
      </w:r>
      <w:del w:id="33" w:author="Alvarez Rivera, Jorge Alberto" w:date="2025-05-06T10:49:00Z" w16du:dateUtc="2025-05-06T15:49:00Z">
        <w:r w:rsidR="008A22EE" w:rsidDel="00DC1A70">
          <w:rPr>
            <w:lang w:val="es-PE"/>
          </w:rPr>
          <w:delText>s</w:delText>
        </w:r>
      </w:del>
      <w:r w:rsidR="008A22EE">
        <w:rPr>
          <w:lang w:val="es-PE"/>
        </w:rPr>
        <w:t xml:space="preserve"> esta información disponible y </w:t>
      </w:r>
      <w:r w:rsidR="00DC1A70">
        <w:rPr>
          <w:lang w:val="es-PE"/>
        </w:rPr>
        <w:t xml:space="preserve">así se pueda </w:t>
      </w:r>
      <w:r w:rsidR="008A22EE">
        <w:rPr>
          <w:lang w:val="es-PE"/>
        </w:rPr>
        <w:t xml:space="preserve">prevenir </w:t>
      </w:r>
      <w:r w:rsidR="00EA58C4">
        <w:rPr>
          <w:lang w:val="es-PE"/>
        </w:rPr>
        <w:t>cualquier tipo de falla</w:t>
      </w:r>
      <w:r w:rsidR="008A22EE">
        <w:rPr>
          <w:lang w:val="es-PE"/>
        </w:rPr>
        <w:t>.</w:t>
      </w:r>
    </w:p>
    <w:p w14:paraId="2BF8489B" w14:textId="47967E52" w:rsidR="00097EED" w:rsidRPr="00EA58C4" w:rsidRDefault="00766013" w:rsidP="00EA58C4">
      <w:pPr>
        <w:pStyle w:val="Heading1"/>
        <w:numPr>
          <w:ilvl w:val="1"/>
          <w:numId w:val="17"/>
        </w:numPr>
        <w:spacing w:before="100" w:after="100"/>
        <w:jc w:val="left"/>
        <w:rPr>
          <w:rFonts w:cs="Arial"/>
          <w:b/>
          <w:bCs/>
          <w:sz w:val="22"/>
          <w:szCs w:val="22"/>
          <w:lang w:val="es-PE"/>
        </w:rPr>
      </w:pPr>
      <w:r w:rsidRPr="00766013">
        <w:rPr>
          <w:rFonts w:cs="Arial"/>
          <w:b/>
          <w:bCs/>
          <w:sz w:val="22"/>
          <w:szCs w:val="22"/>
          <w:lang w:val="es-PE"/>
        </w:rPr>
        <w:t>RESULTADOS</w:t>
      </w:r>
    </w:p>
    <w:p w14:paraId="0EB9CCF3" w14:textId="33C145F0" w:rsidR="00097EED" w:rsidRPr="00EA58C4" w:rsidRDefault="0073054C" w:rsidP="00EA58C4">
      <w:pPr>
        <w:spacing w:before="100" w:after="100"/>
        <w:ind w:left="360"/>
        <w:rPr>
          <w:rFonts w:cs="Arial"/>
          <w:bCs/>
        </w:rPr>
      </w:pPr>
      <w:r>
        <w:rPr>
          <w:rFonts w:cs="Arial"/>
          <w:bCs/>
        </w:rPr>
        <w:t>Para la implementación del sistema de monitoreo se optó por</w:t>
      </w:r>
      <w:r w:rsidR="00EA58C4">
        <w:rPr>
          <w:rFonts w:cs="Arial"/>
          <w:bCs/>
        </w:rPr>
        <w:t xml:space="preserve"> sensores que reporten de manera remota sin cableado</w:t>
      </w:r>
      <w:r w:rsidR="009E3B7B">
        <w:rPr>
          <w:rFonts w:cs="Arial"/>
          <w:bCs/>
        </w:rPr>
        <w:t>. D</w:t>
      </w:r>
      <w:r w:rsidR="00EA58C4">
        <w:rPr>
          <w:rFonts w:cs="Arial"/>
          <w:bCs/>
        </w:rPr>
        <w:t>ebido al diseño original de mina digital</w:t>
      </w:r>
      <w:ins w:id="34" w:author="Alvarez Rivera, Jorge Alberto" w:date="2025-05-06T10:51:00Z" w16du:dateUtc="2025-05-06T15:51:00Z">
        <w:r w:rsidR="009E3B7B">
          <w:rPr>
            <w:rFonts w:cs="Arial"/>
            <w:bCs/>
          </w:rPr>
          <w:t>,</w:t>
        </w:r>
      </w:ins>
      <w:r w:rsidR="00EA58C4">
        <w:rPr>
          <w:rFonts w:cs="Arial"/>
          <w:bCs/>
        </w:rPr>
        <w:t xml:space="preserve"> est</w:t>
      </w:r>
      <w:r w:rsidR="009E3B7B">
        <w:rPr>
          <w:rFonts w:cs="Arial"/>
          <w:bCs/>
        </w:rPr>
        <w:t>os</w:t>
      </w:r>
      <w:r w:rsidR="00EA58C4">
        <w:rPr>
          <w:rFonts w:cs="Arial"/>
          <w:bCs/>
        </w:rPr>
        <w:t xml:space="preserve"> </w:t>
      </w:r>
      <w:r w:rsidR="003362AE">
        <w:rPr>
          <w:rFonts w:cs="Arial"/>
          <w:bCs/>
        </w:rPr>
        <w:t>sensores</w:t>
      </w:r>
      <w:r w:rsidR="00EA58C4">
        <w:rPr>
          <w:rFonts w:cs="Arial"/>
          <w:bCs/>
        </w:rPr>
        <w:t xml:space="preserve"> </w:t>
      </w:r>
      <w:r w:rsidR="003362AE">
        <w:rPr>
          <w:rFonts w:cs="Arial"/>
          <w:bCs/>
        </w:rPr>
        <w:t>debía</w:t>
      </w:r>
      <w:r w:rsidR="009E3B7B">
        <w:rPr>
          <w:rFonts w:cs="Arial"/>
          <w:bCs/>
        </w:rPr>
        <w:t>n</w:t>
      </w:r>
      <w:r w:rsidR="00EA58C4">
        <w:rPr>
          <w:rFonts w:cs="Arial"/>
          <w:bCs/>
        </w:rPr>
        <w:t xml:space="preserve"> aplicarse </w:t>
      </w:r>
      <w:r w:rsidR="009E3B7B">
        <w:rPr>
          <w:rFonts w:cs="Arial"/>
          <w:bCs/>
        </w:rPr>
        <w:t>par</w:t>
      </w:r>
      <w:r w:rsidR="00EA58C4">
        <w:rPr>
          <w:rFonts w:cs="Arial"/>
          <w:bCs/>
        </w:rPr>
        <w:t>a reportar en un protocolo accesible o convertible hacia el protocolo IEC 61850</w:t>
      </w:r>
      <w:ins w:id="35" w:author="Alvarez Rivera, Jorge Alberto" w:date="2025-05-06T10:51:00Z" w16du:dateUtc="2025-05-06T15:51:00Z">
        <w:r w:rsidR="009E3B7B">
          <w:rPr>
            <w:rFonts w:cs="Arial"/>
            <w:bCs/>
          </w:rPr>
          <w:t>,</w:t>
        </w:r>
      </w:ins>
      <w:r w:rsidR="00EA58C4">
        <w:rPr>
          <w:rFonts w:cs="Arial"/>
          <w:bCs/>
        </w:rPr>
        <w:t xml:space="preserve"> que es el protocolo de excelencia para sistemas eléctricos digitales</w:t>
      </w:r>
      <w:r w:rsidR="008A662B">
        <w:rPr>
          <w:rFonts w:cs="Arial"/>
          <w:bCs/>
        </w:rPr>
        <w:t>.</w:t>
      </w:r>
      <w:r w:rsidR="00EA58C4">
        <w:rPr>
          <w:rFonts w:cs="Arial"/>
          <w:bCs/>
        </w:rPr>
        <w:t xml:space="preserve"> </w:t>
      </w:r>
      <w:r w:rsidR="008A662B">
        <w:rPr>
          <w:rFonts w:cs="Arial"/>
          <w:bCs/>
        </w:rPr>
        <w:t>D</w:t>
      </w:r>
      <w:r w:rsidR="00EA58C4">
        <w:rPr>
          <w:rFonts w:cs="Arial"/>
          <w:bCs/>
        </w:rPr>
        <w:t>e esta forma</w:t>
      </w:r>
      <w:r w:rsidR="009E3B7B">
        <w:rPr>
          <w:rFonts w:cs="Arial"/>
          <w:bCs/>
        </w:rPr>
        <w:t xml:space="preserve">, </w:t>
      </w:r>
      <w:r w:rsidR="00EA58C4">
        <w:rPr>
          <w:rFonts w:cs="Arial"/>
          <w:bCs/>
        </w:rPr>
        <w:t xml:space="preserve">se consideró la instalación de </w:t>
      </w:r>
      <w:r w:rsidR="009E3B7B">
        <w:rPr>
          <w:rFonts w:cs="Arial"/>
          <w:bCs/>
        </w:rPr>
        <w:t xml:space="preserve">un total de 79 juegos sensores </w:t>
      </w:r>
      <w:r w:rsidR="00EA58C4">
        <w:rPr>
          <w:rFonts w:cs="Arial"/>
          <w:bCs/>
        </w:rPr>
        <w:t>a gran escala en subestaciones eléctricas del proceso de molienda</w:t>
      </w:r>
      <w:r w:rsidR="009E3B7B">
        <w:rPr>
          <w:rFonts w:cs="Arial"/>
          <w:bCs/>
        </w:rPr>
        <w:t xml:space="preserve">, </w:t>
      </w:r>
      <w:r w:rsidR="00EA58C4">
        <w:rPr>
          <w:rFonts w:cs="Arial"/>
          <w:bCs/>
        </w:rPr>
        <w:t>distribuidos en diferentes tipos de celdas como se muestra en la tabla inferior</w:t>
      </w:r>
      <w:ins w:id="36" w:author="Alvarez Rivera, Jorge Alberto" w:date="2025-05-06T10:54:00Z" w16du:dateUtc="2025-05-06T15:54:00Z">
        <w:r w:rsidR="009E3B7B">
          <w:rPr>
            <w:rFonts w:cs="Arial"/>
            <w:bCs/>
          </w:rPr>
          <w:t>:</w:t>
        </w:r>
      </w:ins>
      <w:del w:id="37" w:author="Alvarez Rivera, Jorge Alberto" w:date="2025-05-06T10:54:00Z" w16du:dateUtc="2025-05-06T15:54:00Z">
        <w:r w:rsidR="00EA58C4" w:rsidDel="009E3B7B">
          <w:rPr>
            <w:rFonts w:cs="Arial"/>
            <w:bCs/>
          </w:rPr>
          <w:delText>.</w:delText>
        </w:r>
      </w:del>
    </w:p>
    <w:p w14:paraId="2282E5A1" w14:textId="400ABB4A" w:rsidR="00097EED" w:rsidRPr="00FF3B98" w:rsidRDefault="00EA58C4" w:rsidP="00EA58C4">
      <w:pPr>
        <w:pStyle w:val="ListParagraph"/>
        <w:spacing w:before="100" w:after="100" w:line="360" w:lineRule="auto"/>
        <w:ind w:left="709"/>
        <w:jc w:val="center"/>
        <w:rPr>
          <w:rFonts w:ascii="Arial" w:hAnsi="Arial" w:cs="Arial"/>
          <w:b/>
          <w:bCs/>
        </w:rPr>
      </w:pPr>
      <w:r w:rsidRPr="00EA58C4">
        <w:rPr>
          <w:rFonts w:ascii="Arial" w:hAnsi="Arial" w:cs="Arial"/>
          <w:b/>
          <w:bCs/>
          <w:noProof/>
          <w:lang w:val="es-ES"/>
        </w:rPr>
        <w:drawing>
          <wp:inline distT="0" distB="0" distL="0" distR="0" wp14:anchorId="76BFE796" wp14:editId="59B91ACB">
            <wp:extent cx="3935185" cy="1854628"/>
            <wp:effectExtent l="0" t="0" r="8255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6D5839A-348E-4B13-99C0-ACB879783B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6D5839A-348E-4B13-99C0-ACB879783B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t="10926"/>
                    <a:stretch/>
                  </pic:blipFill>
                  <pic:spPr bwMode="auto">
                    <a:xfrm>
                      <a:off x="0" y="0"/>
                      <a:ext cx="3963717" cy="186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F6B84" w14:textId="274614BF" w:rsidR="00EA58C4" w:rsidRDefault="00EA58C4" w:rsidP="00EA58C4">
      <w:pPr>
        <w:ind w:left="709"/>
        <w:jc w:val="center"/>
        <w:rPr>
          <w:rFonts w:cs="Arial"/>
          <w:i/>
          <w:noProof/>
          <w:sz w:val="20"/>
          <w:szCs w:val="22"/>
          <w:lang w:val="es-PE"/>
        </w:rPr>
      </w:pPr>
      <w:r>
        <w:rPr>
          <w:rFonts w:cs="Arial"/>
          <w:i/>
          <w:noProof/>
          <w:sz w:val="20"/>
          <w:szCs w:val="22"/>
          <w:lang w:val="es-PE"/>
        </w:rPr>
        <w:t>Tabla 01: Distribucion de sensores de temperatura</w:t>
      </w:r>
    </w:p>
    <w:p w14:paraId="4696B3EF" w14:textId="7EE1F75D" w:rsidR="00EA58C4" w:rsidRDefault="00A36DC3" w:rsidP="00971BDC">
      <w:pPr>
        <w:ind w:left="426"/>
        <w:rPr>
          <w:noProof/>
          <w:lang w:val="es-MX"/>
        </w:rPr>
      </w:pPr>
      <w:r>
        <w:rPr>
          <w:noProof/>
          <w:lang w:val="es-MX"/>
        </w:rPr>
        <w:t xml:space="preserve">Como resultado se pudo predecir una falla en el circuito principal de Molienda que controla el 50% </w:t>
      </w:r>
      <w:r w:rsidR="00BC2224">
        <w:rPr>
          <w:noProof/>
          <w:lang w:val="es-MX"/>
        </w:rPr>
        <w:t>de la producción total de la planta concentradora</w:t>
      </w:r>
      <w:r w:rsidR="003362AE">
        <w:rPr>
          <w:noProof/>
          <w:lang w:val="es-MX"/>
        </w:rPr>
        <w:t>,</w:t>
      </w:r>
      <w:r>
        <w:rPr>
          <w:noProof/>
          <w:lang w:val="es-MX"/>
        </w:rPr>
        <w:t xml:space="preserve"> </w:t>
      </w:r>
      <w:r w:rsidR="00990EEE">
        <w:rPr>
          <w:noProof/>
          <w:lang w:val="es-MX"/>
        </w:rPr>
        <w:t xml:space="preserve">ubicando el problema en la celda de media tensión de un molino SAG, </w:t>
      </w:r>
      <w:r w:rsidR="003362AE">
        <w:rPr>
          <w:noProof/>
          <w:lang w:val="es-MX"/>
        </w:rPr>
        <w:t>encontrandose la fase T con una temperatura diferente a la de operación normal</w:t>
      </w:r>
      <w:r w:rsidR="00472E93">
        <w:rPr>
          <w:noProof/>
          <w:lang w:val="es-MX"/>
        </w:rPr>
        <w:t>.</w:t>
      </w:r>
    </w:p>
    <w:p w14:paraId="5C3049B9" w14:textId="74F18A55" w:rsidR="003362AE" w:rsidRPr="00AF0BEA" w:rsidRDefault="003362AE" w:rsidP="00971BDC">
      <w:pPr>
        <w:ind w:left="426"/>
        <w:rPr>
          <w:noProof/>
          <w:lang w:val="es-MX"/>
        </w:rPr>
      </w:pPr>
      <w:r w:rsidRPr="00AF0BEA">
        <w:rPr>
          <w:noProof/>
          <w:lang w:val="es-MX"/>
        </w:rPr>
        <w:t>Inmediatamente se dispuso la programacion de mantenimiento para la parada de planta m</w:t>
      </w:r>
      <w:r w:rsidR="00497023">
        <w:rPr>
          <w:noProof/>
          <w:lang w:val="es-MX"/>
        </w:rPr>
        <w:t>á</w:t>
      </w:r>
      <w:r w:rsidRPr="00AF0BEA">
        <w:rPr>
          <w:noProof/>
          <w:lang w:val="es-MX"/>
        </w:rPr>
        <w:t>s cercana y la continua revisi</w:t>
      </w:r>
      <w:r w:rsidR="00497023">
        <w:rPr>
          <w:noProof/>
          <w:lang w:val="es-MX"/>
        </w:rPr>
        <w:t>ó</w:t>
      </w:r>
      <w:r w:rsidRPr="00AF0BEA">
        <w:rPr>
          <w:noProof/>
          <w:lang w:val="es-MX"/>
        </w:rPr>
        <w:t>n de las tendencia</w:t>
      </w:r>
      <w:r w:rsidR="00497023">
        <w:rPr>
          <w:noProof/>
          <w:lang w:val="es-MX"/>
        </w:rPr>
        <w:t>s</w:t>
      </w:r>
      <w:r w:rsidRPr="00AF0BEA">
        <w:rPr>
          <w:noProof/>
          <w:lang w:val="es-MX"/>
        </w:rPr>
        <w:t xml:space="preserve"> de medicion</w:t>
      </w:r>
      <w:r w:rsidR="00AD51CE" w:rsidRPr="00AF0BEA">
        <w:rPr>
          <w:noProof/>
          <w:lang w:val="es-MX"/>
        </w:rPr>
        <w:t xml:space="preserve">. Se siguió monitoreando la temperatura y el incremento fue considerable, </w:t>
      </w:r>
      <w:r w:rsidR="00497023">
        <w:rPr>
          <w:noProof/>
          <w:lang w:val="es-MX"/>
        </w:rPr>
        <w:t xml:space="preserve">por lo </w:t>
      </w:r>
      <w:r w:rsidR="00AD51CE" w:rsidRPr="00AF0BEA">
        <w:rPr>
          <w:noProof/>
          <w:lang w:val="es-MX"/>
        </w:rPr>
        <w:t xml:space="preserve">que se decidió intervenir inmediatamente la celda. </w:t>
      </w:r>
      <w:r w:rsidR="00497023">
        <w:rPr>
          <w:noProof/>
          <w:lang w:val="es-MX"/>
        </w:rPr>
        <w:t>Se pudo identificar</w:t>
      </w:r>
      <w:r w:rsidR="00497023" w:rsidRPr="00AF0BEA">
        <w:rPr>
          <w:noProof/>
          <w:lang w:val="es-MX"/>
        </w:rPr>
        <w:t xml:space="preserve"> </w:t>
      </w:r>
      <w:r w:rsidRPr="00AF0BEA">
        <w:rPr>
          <w:noProof/>
          <w:lang w:val="es-MX"/>
        </w:rPr>
        <w:t>una instalaci</w:t>
      </w:r>
      <w:r w:rsidR="00497023">
        <w:rPr>
          <w:noProof/>
          <w:lang w:val="es-MX"/>
        </w:rPr>
        <w:t>ó</w:t>
      </w:r>
      <w:r w:rsidRPr="00AF0BEA">
        <w:rPr>
          <w:noProof/>
          <w:lang w:val="es-MX"/>
        </w:rPr>
        <w:t xml:space="preserve">n </w:t>
      </w:r>
      <w:r w:rsidR="00497023">
        <w:rPr>
          <w:noProof/>
          <w:lang w:val="es-MX"/>
        </w:rPr>
        <w:t xml:space="preserve">inadecuada </w:t>
      </w:r>
      <w:r w:rsidRPr="00AF0BEA">
        <w:rPr>
          <w:noProof/>
          <w:lang w:val="es-MX"/>
        </w:rPr>
        <w:t>en el terminal</w:t>
      </w:r>
      <w:r w:rsidR="00AD51CE" w:rsidRPr="00AF0BEA">
        <w:rPr>
          <w:noProof/>
          <w:lang w:val="es-MX"/>
        </w:rPr>
        <w:t xml:space="preserve"> tipo bota</w:t>
      </w:r>
      <w:r w:rsidR="008B10FE">
        <w:rPr>
          <w:noProof/>
          <w:lang w:val="es-MX"/>
        </w:rPr>
        <w:t>,</w:t>
      </w:r>
      <w:r w:rsidR="00AD51CE" w:rsidRPr="00AF0BEA">
        <w:rPr>
          <w:noProof/>
          <w:lang w:val="es-MX"/>
        </w:rPr>
        <w:t xml:space="preserve"> </w:t>
      </w:r>
      <w:r w:rsidR="00497023">
        <w:rPr>
          <w:noProof/>
          <w:lang w:val="es-MX"/>
        </w:rPr>
        <w:t>y al gestionarla</w:t>
      </w:r>
      <w:r w:rsidRPr="00AF0BEA">
        <w:rPr>
          <w:noProof/>
          <w:lang w:val="es-MX"/>
        </w:rPr>
        <w:t xml:space="preserve"> se evit</w:t>
      </w:r>
      <w:r w:rsidR="00497023">
        <w:rPr>
          <w:noProof/>
          <w:lang w:val="es-MX"/>
        </w:rPr>
        <w:t>ó</w:t>
      </w:r>
      <w:r w:rsidRPr="00AF0BEA">
        <w:rPr>
          <w:noProof/>
          <w:lang w:val="es-MX"/>
        </w:rPr>
        <w:t xml:space="preserve"> una falla inminente que hubiese causad</w:t>
      </w:r>
      <w:r w:rsidR="00497023">
        <w:rPr>
          <w:noProof/>
          <w:lang w:val="es-MX"/>
        </w:rPr>
        <w:t>o</w:t>
      </w:r>
      <w:r w:rsidRPr="00AF0BEA">
        <w:rPr>
          <w:noProof/>
          <w:lang w:val="es-MX"/>
        </w:rPr>
        <w:t xml:space="preserve"> un</w:t>
      </w:r>
      <w:r w:rsidR="00497023">
        <w:rPr>
          <w:noProof/>
          <w:lang w:val="es-MX"/>
        </w:rPr>
        <w:t xml:space="preserve"> daño severo</w:t>
      </w:r>
      <w:r w:rsidRPr="00AF0BEA">
        <w:rPr>
          <w:noProof/>
          <w:lang w:val="es-MX"/>
        </w:rPr>
        <w:t xml:space="preserve"> de la celda</w:t>
      </w:r>
      <w:r w:rsidR="008B10FE">
        <w:rPr>
          <w:noProof/>
          <w:lang w:val="es-MX"/>
        </w:rPr>
        <w:t xml:space="preserve"> con </w:t>
      </w:r>
      <w:r w:rsidR="00497023">
        <w:rPr>
          <w:noProof/>
          <w:lang w:val="es-MX"/>
        </w:rPr>
        <w:t>la</w:t>
      </w:r>
      <w:r w:rsidR="008B10FE">
        <w:rPr>
          <w:noProof/>
          <w:lang w:val="es-MX"/>
        </w:rPr>
        <w:t xml:space="preserve"> consecuente </w:t>
      </w:r>
      <w:r w:rsidR="00497023">
        <w:rPr>
          <w:noProof/>
          <w:lang w:val="es-MX"/>
        </w:rPr>
        <w:t>afectación</w:t>
      </w:r>
      <w:r w:rsidR="008B10FE">
        <w:rPr>
          <w:noProof/>
          <w:lang w:val="es-MX"/>
        </w:rPr>
        <w:t xml:space="preserve"> a los equipos y al personal.</w:t>
      </w:r>
    </w:p>
    <w:p w14:paraId="7C9C1E22" w14:textId="6A531C12" w:rsidR="00124DCD" w:rsidRDefault="00766013" w:rsidP="00B96707">
      <w:pPr>
        <w:pStyle w:val="Heading1"/>
        <w:numPr>
          <w:ilvl w:val="0"/>
          <w:numId w:val="17"/>
        </w:numPr>
        <w:spacing w:before="100" w:after="100"/>
        <w:ind w:left="284" w:hanging="284"/>
        <w:jc w:val="left"/>
        <w:rPr>
          <w:rFonts w:cs="Arial"/>
          <w:b/>
          <w:bCs/>
          <w:sz w:val="22"/>
          <w:szCs w:val="22"/>
          <w:lang w:val="es-PE"/>
        </w:rPr>
      </w:pPr>
      <w:r w:rsidRPr="00766013">
        <w:rPr>
          <w:rFonts w:cs="Arial"/>
          <w:b/>
          <w:bCs/>
          <w:sz w:val="22"/>
          <w:szCs w:val="22"/>
          <w:lang w:val="es-PE"/>
        </w:rPr>
        <w:lastRenderedPageBreak/>
        <w:t>CONCLUSIONES Y RECOMENDACIONES</w:t>
      </w:r>
      <w:r w:rsidRPr="00FF3B98">
        <w:rPr>
          <w:rFonts w:cs="Arial"/>
          <w:b/>
          <w:bCs/>
          <w:sz w:val="22"/>
          <w:szCs w:val="22"/>
          <w:lang w:val="es-PE"/>
        </w:rPr>
        <w:t xml:space="preserve"> </w:t>
      </w:r>
    </w:p>
    <w:p w14:paraId="7A61E84D" w14:textId="22376EA5" w:rsidR="00766013" w:rsidRDefault="003362AE" w:rsidP="003362AE">
      <w:pPr>
        <w:rPr>
          <w:rFonts w:cs="Arial"/>
        </w:rPr>
      </w:pPr>
      <w:r>
        <w:rPr>
          <w:rFonts w:cs="Arial"/>
        </w:rPr>
        <w:t xml:space="preserve">El sistema de </w:t>
      </w:r>
      <w:r w:rsidR="00771E8E">
        <w:rPr>
          <w:rFonts w:cs="Arial"/>
        </w:rPr>
        <w:t>monitoreo de</w:t>
      </w:r>
      <w:r>
        <w:rPr>
          <w:rFonts w:cs="Arial"/>
        </w:rPr>
        <w:t xml:space="preserve"> temperaturas en tiempo real incorporado al SCADA de centro de control de energía de Quellaveco permitió la intervención temprana para </w:t>
      </w:r>
      <w:r w:rsidR="00771E8E">
        <w:rPr>
          <w:rFonts w:cs="Arial"/>
        </w:rPr>
        <w:t>evitar la falla de un activo importante que es la celda de alimentación hacia un molino.</w:t>
      </w:r>
    </w:p>
    <w:p w14:paraId="79003C49" w14:textId="2CD1481C" w:rsidR="00771E8E" w:rsidRDefault="00771E8E" w:rsidP="003362AE">
      <w:pPr>
        <w:rPr>
          <w:rFonts w:cs="Arial"/>
        </w:rPr>
      </w:pPr>
      <w:r>
        <w:rPr>
          <w:rFonts w:cs="Arial"/>
        </w:rPr>
        <w:t>El</w:t>
      </w:r>
      <w:r w:rsidR="009A5A4F">
        <w:rPr>
          <w:rFonts w:cs="Arial"/>
        </w:rPr>
        <w:t xml:space="preserve"> ahorro de</w:t>
      </w:r>
      <w:r>
        <w:rPr>
          <w:rFonts w:cs="Arial"/>
        </w:rPr>
        <w:t xml:space="preserve"> costo de intervención en una parada de esta celda y encontrar específicamente la falla en la instalación del terminal fue un logro</w:t>
      </w:r>
      <w:r w:rsidR="009A5A4F">
        <w:rPr>
          <w:rFonts w:cs="Arial"/>
        </w:rPr>
        <w:t xml:space="preserve">, al </w:t>
      </w:r>
      <w:r>
        <w:rPr>
          <w:rFonts w:cs="Arial"/>
        </w:rPr>
        <w:t>obtener una solución técnica a menor costo con alto valor de predicción.</w:t>
      </w:r>
      <w:r w:rsidR="00472E93">
        <w:rPr>
          <w:rFonts w:cs="Arial"/>
        </w:rPr>
        <w:t xml:space="preserve"> </w:t>
      </w:r>
    </w:p>
    <w:p w14:paraId="7F32ACF5" w14:textId="77777777" w:rsidR="00472E93" w:rsidRPr="00CF3377" w:rsidRDefault="00472E93" w:rsidP="00472E93">
      <w:pPr>
        <w:pStyle w:val="BodyText"/>
        <w:widowControl w:val="0"/>
        <w:numPr>
          <w:ilvl w:val="0"/>
          <w:numId w:val="17"/>
        </w:numPr>
        <w:spacing w:before="240"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F3377">
        <w:rPr>
          <w:rFonts w:ascii="Arial" w:hAnsi="Arial" w:cs="Arial"/>
          <w:b/>
          <w:bCs/>
          <w:sz w:val="22"/>
          <w:szCs w:val="22"/>
        </w:rPr>
        <w:t>Reseña profesional:</w:t>
      </w:r>
    </w:p>
    <w:p w14:paraId="562233BB" w14:textId="77777777" w:rsidR="00472E93" w:rsidRDefault="00472E93" w:rsidP="00472E93">
      <w:pPr>
        <w:pStyle w:val="Autor"/>
        <w:widowControl w:val="0"/>
        <w:numPr>
          <w:ilvl w:val="0"/>
          <w:numId w:val="19"/>
        </w:numPr>
        <w:spacing w:before="100" w:after="100"/>
        <w:contextualSpacing/>
        <w:jc w:val="left"/>
        <w:outlineLvl w:val="1"/>
        <w:rPr>
          <w:rFonts w:cs="Arial"/>
          <w:szCs w:val="22"/>
          <w:lang w:val="es-PE"/>
        </w:rPr>
      </w:pPr>
      <w:r w:rsidRPr="00E54BE5">
        <w:rPr>
          <w:rFonts w:cs="Arial"/>
          <w:szCs w:val="22"/>
          <w:lang w:val="es-PE"/>
        </w:rPr>
        <w:t>Freddy Delgado Cazorla:</w:t>
      </w:r>
      <w:r>
        <w:rPr>
          <w:rFonts w:cs="Arial"/>
          <w:szCs w:val="22"/>
          <w:lang w:val="es-PE"/>
        </w:rPr>
        <w:t xml:space="preserve"> </w:t>
      </w:r>
      <w:hyperlink r:id="rId9" w:history="1">
        <w:r w:rsidRPr="00E54BE5">
          <w:rPr>
            <w:rStyle w:val="Hyperlink"/>
            <w:rFonts w:cs="Arial"/>
            <w:sz w:val="18"/>
            <w:szCs w:val="18"/>
            <w:lang w:val="es-PE"/>
          </w:rPr>
          <w:t>https://www.linkedin.com/in/freddy-delgado-761670a5/</w:t>
        </w:r>
      </w:hyperlink>
    </w:p>
    <w:p w14:paraId="7927692B" w14:textId="77777777" w:rsidR="00472E93" w:rsidRPr="00472E93" w:rsidRDefault="00472E93" w:rsidP="00472E93">
      <w:pPr>
        <w:pStyle w:val="Autor"/>
        <w:widowControl w:val="0"/>
        <w:numPr>
          <w:ilvl w:val="0"/>
          <w:numId w:val="19"/>
        </w:numPr>
        <w:spacing w:before="100" w:after="100"/>
        <w:contextualSpacing/>
        <w:jc w:val="left"/>
        <w:outlineLvl w:val="1"/>
        <w:rPr>
          <w:lang w:val="pt-BR"/>
        </w:rPr>
      </w:pPr>
      <w:r w:rsidRPr="00472E93">
        <w:rPr>
          <w:rFonts w:cs="Arial"/>
          <w:szCs w:val="22"/>
          <w:lang w:val="pt-BR"/>
        </w:rPr>
        <w:t xml:space="preserve">Douglas Chávez Molina: </w:t>
      </w:r>
      <w:hyperlink r:id="rId10" w:history="1">
        <w:r w:rsidRPr="00472E93">
          <w:rPr>
            <w:rStyle w:val="Hyperlink"/>
            <w:rFonts w:cs="Arial"/>
            <w:sz w:val="18"/>
            <w:szCs w:val="18"/>
            <w:lang w:val="pt-BR"/>
          </w:rPr>
          <w:t>https://www.linkedin.com/in/douglas-ch%C3%A1vez-molina-msc-8729323a/</w:t>
        </w:r>
      </w:hyperlink>
    </w:p>
    <w:p w14:paraId="77FA8776" w14:textId="77777777" w:rsidR="00472E93" w:rsidRPr="005D1F77" w:rsidRDefault="00472E93" w:rsidP="00472E93">
      <w:pPr>
        <w:pStyle w:val="Autor"/>
        <w:widowControl w:val="0"/>
        <w:numPr>
          <w:ilvl w:val="0"/>
          <w:numId w:val="19"/>
        </w:numPr>
        <w:spacing w:before="100" w:after="100"/>
        <w:contextualSpacing/>
        <w:jc w:val="left"/>
        <w:outlineLvl w:val="1"/>
        <w:rPr>
          <w:lang w:val="es-PE"/>
        </w:rPr>
      </w:pPr>
      <w:r w:rsidRPr="005D1F77">
        <w:rPr>
          <w:rFonts w:cs="Arial"/>
          <w:szCs w:val="22"/>
          <w:lang w:val="es-PE"/>
        </w:rPr>
        <w:t xml:space="preserve">Ernesto Holguino Borda: </w:t>
      </w:r>
      <w:hyperlink r:id="rId11" w:history="1">
        <w:r w:rsidRPr="005D1F77">
          <w:rPr>
            <w:rStyle w:val="Hyperlink"/>
            <w:rFonts w:cs="Arial"/>
            <w:sz w:val="18"/>
            <w:szCs w:val="18"/>
            <w:lang w:val="es-PE"/>
          </w:rPr>
          <w:t>https://www.linkedin.com/in/ernesto-holguino-76aa7728/</w:t>
        </w:r>
      </w:hyperlink>
    </w:p>
    <w:p w14:paraId="1852E589" w14:textId="1D3B64C4" w:rsidR="00CD56DA" w:rsidRPr="00397BCF" w:rsidRDefault="00CD56DA" w:rsidP="00397BCF">
      <w:pPr>
        <w:jc w:val="center"/>
        <w:rPr>
          <w:rFonts w:cs="Arial"/>
          <w:lang w:val="es-PE"/>
        </w:rPr>
      </w:pPr>
    </w:p>
    <w:p w14:paraId="78FC5676" w14:textId="34B19F5C" w:rsidR="00CD56DA" w:rsidRPr="00CD56DA" w:rsidRDefault="00CD56DA" w:rsidP="00397BCF">
      <w:pPr>
        <w:jc w:val="center"/>
        <w:rPr>
          <w:rFonts w:eastAsiaTheme="minorHAnsi" w:cs="Arial"/>
          <w:szCs w:val="22"/>
          <w:lang w:val="es-PE" w:eastAsia="en-US"/>
        </w:rPr>
      </w:pPr>
    </w:p>
    <w:sectPr w:rsidR="00CD56DA" w:rsidRPr="00CD56DA" w:rsidSect="00F94A7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851" w:right="851" w:bottom="851" w:left="1418" w:header="720" w:footer="72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A9A60" w14:textId="77777777" w:rsidR="00B2276E" w:rsidRDefault="00B2276E">
      <w:pPr>
        <w:spacing w:before="0" w:after="0"/>
      </w:pPr>
      <w:r>
        <w:separator/>
      </w:r>
    </w:p>
  </w:endnote>
  <w:endnote w:type="continuationSeparator" w:id="0">
    <w:p w14:paraId="0CC55ED5" w14:textId="77777777" w:rsidR="00B2276E" w:rsidRDefault="00B2276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98B9" w14:textId="2157CDC5" w:rsidR="0085306E" w:rsidRDefault="00AD51CE">
    <w:pPr>
      <w:pStyle w:val="Footer"/>
      <w:jc w:val="center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07DCAC5" wp14:editId="708ABADB">
              <wp:simplePos x="901065" y="988504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964419900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AB0BA" w14:textId="33CAB699" w:rsidR="00AD51CE" w:rsidRPr="00AD51CE" w:rsidRDefault="00AD51CE" w:rsidP="00AD5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D51C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7DCAC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Public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" filled="f" stroked="f">
              <v:textbox style="mso-fit-shape-to-text:t" inset="0,0,0,15pt">
                <w:txbxContent>
                  <w:p w14:paraId="4F2AB0BA" w14:textId="33CAB699" w:rsidR="00AD51CE" w:rsidRPr="00AD51CE" w:rsidRDefault="00AD51CE" w:rsidP="00AD5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D51C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3DCE259" w14:textId="77777777" w:rsidR="0085306E" w:rsidRDefault="0085306E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80E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0F64" w14:textId="5549CAA3" w:rsidR="00AD51CE" w:rsidRDefault="00AD51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AEFC382" wp14:editId="4685A6BF">
              <wp:simplePos x="9017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60413972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B31073" w14:textId="178AEE63" w:rsidR="00AD51CE" w:rsidRPr="00AD51CE" w:rsidRDefault="00AD51CE" w:rsidP="00AD5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D51C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FC382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Public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" filled="f" stroked="f">
              <v:textbox style="mso-fit-shape-to-text:t" inset="0,0,0,15pt">
                <w:txbxContent>
                  <w:p w14:paraId="53B31073" w14:textId="178AEE63" w:rsidR="00AD51CE" w:rsidRPr="00AD51CE" w:rsidRDefault="00AD51CE" w:rsidP="00AD5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D51C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C723A" w14:textId="7C2F0257" w:rsidR="00AD51CE" w:rsidRDefault="00AD51C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279C59B" wp14:editId="389EDC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77715690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92B566" w14:textId="3F45F4C1" w:rsidR="00AD51CE" w:rsidRPr="00AD51CE" w:rsidRDefault="00AD51CE" w:rsidP="00AD51C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AD51CE">
                            <w:rPr>
                              <w:rFonts w:ascii="Calibri" w:eastAsia="Calibri" w:hAnsi="Calibri" w:cs="Calibri"/>
                              <w:noProof/>
                              <w:color w:val="626469"/>
                              <w:sz w:val="12"/>
                              <w:szCs w:val="1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79C59B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Public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" filled="f" stroked="f">
              <v:textbox style="mso-fit-shape-to-text:t" inset="0,0,0,15pt">
                <w:txbxContent>
                  <w:p w14:paraId="4892B566" w14:textId="3F45F4C1" w:rsidR="00AD51CE" w:rsidRPr="00AD51CE" w:rsidRDefault="00AD51CE" w:rsidP="00AD51C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</w:pPr>
                    <w:r w:rsidRPr="00AD51CE">
                      <w:rPr>
                        <w:rFonts w:ascii="Calibri" w:eastAsia="Calibri" w:hAnsi="Calibri" w:cs="Calibri"/>
                        <w:noProof/>
                        <w:color w:val="626469"/>
                        <w:sz w:val="12"/>
                        <w:szCs w:val="1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3C89E" w14:textId="77777777" w:rsidR="00B2276E" w:rsidRDefault="00B2276E">
      <w:pPr>
        <w:spacing w:before="0" w:after="0"/>
      </w:pPr>
      <w:r>
        <w:separator/>
      </w:r>
    </w:p>
  </w:footnote>
  <w:footnote w:type="continuationSeparator" w:id="0">
    <w:p w14:paraId="3270ADAD" w14:textId="77777777" w:rsidR="00B2276E" w:rsidRDefault="00B2276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65A91" w14:textId="433C0382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5F7AF9" wp14:editId="633CF47A">
              <wp:simplePos x="90282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1374262852" name="Text Box 2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CFD828" w14:textId="7AA433E5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5F7AF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[OFFICIAL]" style="position:absolute;left:0;text-align:left;margin-left:9.25pt;margin-top:0;width:60.45pt;height:30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" filled="f" stroked="f">
              <v:textbox style="mso-fit-shape-to-text:t" inset="0,15pt,20pt,0">
                <w:txbxContent>
                  <w:p w14:paraId="02CFD828" w14:textId="7AA433E5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72295" w14:textId="104A8C92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6FF82BA" wp14:editId="1199A35D">
              <wp:simplePos x="902825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585556224" name="Text Box 3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4DAF73" w14:textId="2A50B522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F82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[OFFICIAL]" style="position:absolute;left:0;text-align:left;margin-left:9.25pt;margin-top:0;width:60.45pt;height:30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" filled="f" stroked="f">
              <v:textbox style="mso-fit-shape-to-text:t" inset="0,15pt,20pt,0">
                <w:txbxContent>
                  <w:p w14:paraId="674DAF73" w14:textId="2A50B522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49842" w14:textId="78EACBDA" w:rsidR="00241166" w:rsidRDefault="0024116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9B5E8F" wp14:editId="4B62081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767715" cy="383540"/>
              <wp:effectExtent l="0" t="0" r="0" b="16510"/>
              <wp:wrapNone/>
              <wp:docPr id="1619075603" name="Text Box 1" descr="[OFFICIAL]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715" cy="3835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94E973" w14:textId="24CC99E0" w:rsidR="00241166" w:rsidRPr="00241166" w:rsidRDefault="00241166" w:rsidP="00241166">
                          <w:pPr>
                            <w:spacing w:after="0"/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41166">
                            <w:rPr>
                              <w:rFonts w:eastAsia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[OFFICIAL]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9B5E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[OFFICIAL]" style="position:absolute;left:0;text-align:left;margin-left:9.25pt;margin-top:0;width:60.45pt;height:30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" filled="f" stroked="f">
              <v:textbox style="mso-fit-shape-to-text:t" inset="0,15pt,20pt,0">
                <w:txbxContent>
                  <w:p w14:paraId="0D94E973" w14:textId="24CC99E0" w:rsidR="00241166" w:rsidRPr="00241166" w:rsidRDefault="00241166" w:rsidP="00241166">
                    <w:pPr>
                      <w:spacing w:after="0"/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41166">
                      <w:rPr>
                        <w:rFonts w:eastAsia="Arial" w:cs="Arial"/>
                        <w:noProof/>
                        <w:color w:val="000000"/>
                        <w:sz w:val="16"/>
                        <w:szCs w:val="16"/>
                      </w:rPr>
                      <w:t>[OFFICIAL]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80B"/>
    <w:multiLevelType w:val="multilevel"/>
    <w:tmpl w:val="E23A53BA"/>
    <w:lvl w:ilvl="0">
      <w:start w:val="1"/>
      <w:numFmt w:val="decimal"/>
      <w:lvlText w:val="%1."/>
      <w:lvlJc w:val="left"/>
      <w:pPr>
        <w:ind w:left="360" w:hanging="360"/>
      </w:pPr>
      <w:rPr>
        <w:b/>
        <w:color w:val="000000" w:themeColor="text1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715364"/>
    <w:multiLevelType w:val="hybridMultilevel"/>
    <w:tmpl w:val="BF3AC196"/>
    <w:lvl w:ilvl="0" w:tplc="300CB0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58C6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9ADF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675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507C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788C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9254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7848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000A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E3E1BAB"/>
    <w:multiLevelType w:val="hybridMultilevel"/>
    <w:tmpl w:val="3EE090DE"/>
    <w:lvl w:ilvl="0" w:tplc="366890A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2EA1A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48F4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2288B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26260A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3635B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D825C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4A7FB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A837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FB82B64"/>
    <w:multiLevelType w:val="hybridMultilevel"/>
    <w:tmpl w:val="CB760290"/>
    <w:lvl w:ilvl="0" w:tplc="8BACE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220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70F6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1AE8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E9E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9E5F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9EA6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708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B037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73D3A6C"/>
    <w:multiLevelType w:val="hybridMultilevel"/>
    <w:tmpl w:val="DC0095D0"/>
    <w:lvl w:ilvl="0" w:tplc="F56E17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76B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12FB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1883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0E86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3259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1DAE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6CE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5A85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74153C8"/>
    <w:multiLevelType w:val="multilevel"/>
    <w:tmpl w:val="34F4F79C"/>
    <w:lvl w:ilvl="0">
      <w:start w:val="2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20855E0"/>
    <w:multiLevelType w:val="hybridMultilevel"/>
    <w:tmpl w:val="6D8617CE"/>
    <w:lvl w:ilvl="0" w:tplc="9CD2A3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C8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9254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A6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A033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365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E031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85A9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A0E8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B63314C"/>
    <w:multiLevelType w:val="multilevel"/>
    <w:tmpl w:val="BC4429D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646" w:hanging="504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936" w:hanging="1800"/>
      </w:pPr>
      <w:rPr>
        <w:rFonts w:hint="default"/>
      </w:rPr>
    </w:lvl>
  </w:abstractNum>
  <w:abstractNum w:abstractNumId="8" w15:restartNumberingAfterBreak="0">
    <w:nsid w:val="2BDC419C"/>
    <w:multiLevelType w:val="singleLevel"/>
    <w:tmpl w:val="1CB819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F0D2081"/>
    <w:multiLevelType w:val="hybridMultilevel"/>
    <w:tmpl w:val="6382E40C"/>
    <w:lvl w:ilvl="0" w:tplc="5A90A3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FCE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4A2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1C74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B4BC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769E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A0C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66F0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92D3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6E218A8"/>
    <w:multiLevelType w:val="hybridMultilevel"/>
    <w:tmpl w:val="2390A9E8"/>
    <w:lvl w:ilvl="0" w:tplc="B32ACC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2803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08B0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7013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64F7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DA39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725C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EC6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38BD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CB90FE5"/>
    <w:multiLevelType w:val="multilevel"/>
    <w:tmpl w:val="EF88C486"/>
    <w:lvl w:ilvl="0">
      <w:start w:val="5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5ED85347"/>
    <w:multiLevelType w:val="hybridMultilevel"/>
    <w:tmpl w:val="13F4C4B2"/>
    <w:lvl w:ilvl="0" w:tplc="28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627D32A0"/>
    <w:multiLevelType w:val="multilevel"/>
    <w:tmpl w:val="D282731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CC4603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0A369F"/>
    <w:multiLevelType w:val="hybridMultilevel"/>
    <w:tmpl w:val="458E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7469A"/>
    <w:multiLevelType w:val="hybridMultilevel"/>
    <w:tmpl w:val="3FE4914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B7D4A74"/>
    <w:multiLevelType w:val="singleLevel"/>
    <w:tmpl w:val="720464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7E9739B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14489580">
    <w:abstractNumId w:val="8"/>
  </w:num>
  <w:num w:numId="2" w16cid:durableId="1361660689">
    <w:abstractNumId w:val="17"/>
  </w:num>
  <w:num w:numId="3" w16cid:durableId="1060782899">
    <w:abstractNumId w:val="5"/>
  </w:num>
  <w:num w:numId="4" w16cid:durableId="586698284">
    <w:abstractNumId w:val="14"/>
  </w:num>
  <w:num w:numId="5" w16cid:durableId="1338385061">
    <w:abstractNumId w:val="0"/>
  </w:num>
  <w:num w:numId="6" w16cid:durableId="510536777">
    <w:abstractNumId w:val="16"/>
  </w:num>
  <w:num w:numId="7" w16cid:durableId="1365326624">
    <w:abstractNumId w:val="10"/>
  </w:num>
  <w:num w:numId="8" w16cid:durableId="1886019933">
    <w:abstractNumId w:val="18"/>
  </w:num>
  <w:num w:numId="9" w16cid:durableId="375005247">
    <w:abstractNumId w:val="6"/>
  </w:num>
  <w:num w:numId="10" w16cid:durableId="821384610">
    <w:abstractNumId w:val="9"/>
  </w:num>
  <w:num w:numId="11" w16cid:durableId="506797800">
    <w:abstractNumId w:val="2"/>
  </w:num>
  <w:num w:numId="12" w16cid:durableId="912197694">
    <w:abstractNumId w:val="1"/>
  </w:num>
  <w:num w:numId="13" w16cid:durableId="819468061">
    <w:abstractNumId w:val="4"/>
  </w:num>
  <w:num w:numId="14" w16cid:durableId="1473211882">
    <w:abstractNumId w:val="3"/>
  </w:num>
  <w:num w:numId="15" w16cid:durableId="433400824">
    <w:abstractNumId w:val="12"/>
  </w:num>
  <w:num w:numId="16" w16cid:durableId="206993167">
    <w:abstractNumId w:val="13"/>
  </w:num>
  <w:num w:numId="17" w16cid:durableId="691077296">
    <w:abstractNumId w:val="11"/>
  </w:num>
  <w:num w:numId="18" w16cid:durableId="843207740">
    <w:abstractNumId w:val="7"/>
  </w:num>
  <w:num w:numId="19" w16cid:durableId="440996087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varez Rivera, Jorge Alberto">
    <w15:presenceInfo w15:providerId="AD" w15:userId="S::jorgea.alvarez@angloamerican.com::1263d011-361f-472f-9517-aaa3d482dc7c"/>
  </w15:person>
  <w15:person w15:author="Chavez Molina, Douglas">
    <w15:presenceInfo w15:providerId="AD" w15:userId="S::Douglas.Chavez@angloamerican.com::2bbe97e4-e9b3-4875-92c8-20483b22bc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B1"/>
    <w:rsid w:val="00054264"/>
    <w:rsid w:val="0007249B"/>
    <w:rsid w:val="000867FF"/>
    <w:rsid w:val="00087729"/>
    <w:rsid w:val="00090F41"/>
    <w:rsid w:val="00097EED"/>
    <w:rsid w:val="00113F0D"/>
    <w:rsid w:val="00124DCD"/>
    <w:rsid w:val="00133532"/>
    <w:rsid w:val="0016013E"/>
    <w:rsid w:val="0018595F"/>
    <w:rsid w:val="001943FF"/>
    <w:rsid w:val="00194E7C"/>
    <w:rsid w:val="001C2A23"/>
    <w:rsid w:val="001C74C4"/>
    <w:rsid w:val="0021045E"/>
    <w:rsid w:val="00241166"/>
    <w:rsid w:val="002B5028"/>
    <w:rsid w:val="002F410F"/>
    <w:rsid w:val="003057D3"/>
    <w:rsid w:val="00330DD2"/>
    <w:rsid w:val="003362AE"/>
    <w:rsid w:val="00341BA8"/>
    <w:rsid w:val="0035759A"/>
    <w:rsid w:val="00372BB3"/>
    <w:rsid w:val="00397BCF"/>
    <w:rsid w:val="003A5DA6"/>
    <w:rsid w:val="003B30C7"/>
    <w:rsid w:val="004021B5"/>
    <w:rsid w:val="00406EEC"/>
    <w:rsid w:val="00410B59"/>
    <w:rsid w:val="00445340"/>
    <w:rsid w:val="00461A81"/>
    <w:rsid w:val="00472E93"/>
    <w:rsid w:val="00480EB1"/>
    <w:rsid w:val="00486A8F"/>
    <w:rsid w:val="004917D7"/>
    <w:rsid w:val="004947F3"/>
    <w:rsid w:val="00497023"/>
    <w:rsid w:val="004A596B"/>
    <w:rsid w:val="004C40D5"/>
    <w:rsid w:val="004D02FB"/>
    <w:rsid w:val="00502037"/>
    <w:rsid w:val="005233D4"/>
    <w:rsid w:val="005450D7"/>
    <w:rsid w:val="005705F5"/>
    <w:rsid w:val="00587C0C"/>
    <w:rsid w:val="005964C2"/>
    <w:rsid w:val="005E24A1"/>
    <w:rsid w:val="005F0104"/>
    <w:rsid w:val="00634023"/>
    <w:rsid w:val="006C3268"/>
    <w:rsid w:val="006E5D4C"/>
    <w:rsid w:val="006F78A8"/>
    <w:rsid w:val="0071159D"/>
    <w:rsid w:val="00722AB7"/>
    <w:rsid w:val="007268CE"/>
    <w:rsid w:val="0073054C"/>
    <w:rsid w:val="00735C57"/>
    <w:rsid w:val="00737E00"/>
    <w:rsid w:val="00766013"/>
    <w:rsid w:val="00771E8E"/>
    <w:rsid w:val="007735DA"/>
    <w:rsid w:val="007E476E"/>
    <w:rsid w:val="007E7B1A"/>
    <w:rsid w:val="00802BB0"/>
    <w:rsid w:val="00804BB1"/>
    <w:rsid w:val="00836EF3"/>
    <w:rsid w:val="0083725D"/>
    <w:rsid w:val="00846EF6"/>
    <w:rsid w:val="0085306E"/>
    <w:rsid w:val="00877D69"/>
    <w:rsid w:val="008A22EE"/>
    <w:rsid w:val="008A662B"/>
    <w:rsid w:val="008B10FE"/>
    <w:rsid w:val="008D6A0C"/>
    <w:rsid w:val="00912176"/>
    <w:rsid w:val="00921EF4"/>
    <w:rsid w:val="009506EF"/>
    <w:rsid w:val="00960F9C"/>
    <w:rsid w:val="00962597"/>
    <w:rsid w:val="00971BDC"/>
    <w:rsid w:val="009877C9"/>
    <w:rsid w:val="00990EEE"/>
    <w:rsid w:val="0099169A"/>
    <w:rsid w:val="009962E4"/>
    <w:rsid w:val="009A5719"/>
    <w:rsid w:val="009A5A4F"/>
    <w:rsid w:val="009C3DE8"/>
    <w:rsid w:val="009E352B"/>
    <w:rsid w:val="009E3B7B"/>
    <w:rsid w:val="00A36DC3"/>
    <w:rsid w:val="00A45011"/>
    <w:rsid w:val="00A631AE"/>
    <w:rsid w:val="00A6433D"/>
    <w:rsid w:val="00A90BF9"/>
    <w:rsid w:val="00A9338F"/>
    <w:rsid w:val="00AA553B"/>
    <w:rsid w:val="00AD51CE"/>
    <w:rsid w:val="00AE7F2D"/>
    <w:rsid w:val="00AF0BEA"/>
    <w:rsid w:val="00AF4108"/>
    <w:rsid w:val="00B04AC8"/>
    <w:rsid w:val="00B2276E"/>
    <w:rsid w:val="00B7517B"/>
    <w:rsid w:val="00B96707"/>
    <w:rsid w:val="00BA3E92"/>
    <w:rsid w:val="00BC2224"/>
    <w:rsid w:val="00C12C85"/>
    <w:rsid w:val="00C85512"/>
    <w:rsid w:val="00CA2571"/>
    <w:rsid w:val="00CB3F71"/>
    <w:rsid w:val="00CD56DA"/>
    <w:rsid w:val="00CD5F31"/>
    <w:rsid w:val="00CF2B67"/>
    <w:rsid w:val="00D8689E"/>
    <w:rsid w:val="00DB061D"/>
    <w:rsid w:val="00DC1A70"/>
    <w:rsid w:val="00DC3283"/>
    <w:rsid w:val="00DF3A69"/>
    <w:rsid w:val="00E123F5"/>
    <w:rsid w:val="00E30CC8"/>
    <w:rsid w:val="00E32551"/>
    <w:rsid w:val="00EA58C4"/>
    <w:rsid w:val="00EB294A"/>
    <w:rsid w:val="00ED2824"/>
    <w:rsid w:val="00EF000E"/>
    <w:rsid w:val="00F32815"/>
    <w:rsid w:val="00F664AA"/>
    <w:rsid w:val="00F71202"/>
    <w:rsid w:val="00F80A82"/>
    <w:rsid w:val="00F94A70"/>
    <w:rsid w:val="00F9699C"/>
    <w:rsid w:val="00FE00EC"/>
    <w:rsid w:val="00FE7DE2"/>
    <w:rsid w:val="00FF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CECC1"/>
  <w15:chartTrackingRefBased/>
  <w15:docId w15:val="{8AA41362-467F-4F1A-BA1F-91EC90DC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BCF"/>
    <w:pPr>
      <w:spacing w:before="120" w:after="120" w:line="360" w:lineRule="auto"/>
      <w:jc w:val="both"/>
    </w:pPr>
    <w:rPr>
      <w:rFonts w:ascii="Arial" w:hAnsi="Arial"/>
      <w:sz w:val="22"/>
      <w:lang w:val="es-ES" w:eastAsia="es-ES"/>
    </w:rPr>
  </w:style>
  <w:style w:type="paragraph" w:styleId="Heading1">
    <w:name w:val="heading 1"/>
    <w:aliases w:val="Título Ponencia"/>
    <w:basedOn w:val="Normal"/>
    <w:next w:val="Normal"/>
    <w:qFormat/>
    <w:pPr>
      <w:keepNext/>
      <w:spacing w:before="0" w:after="0"/>
      <w:jc w:val="center"/>
      <w:outlineLvl w:val="0"/>
    </w:pPr>
    <w:rPr>
      <w:kern w:val="28"/>
      <w:sz w:val="32"/>
    </w:rPr>
  </w:style>
  <w:style w:type="paragraph" w:styleId="Heading2">
    <w:name w:val="heading 2"/>
    <w:aliases w:val="Título Sección"/>
    <w:basedOn w:val="Normal"/>
    <w:next w:val="Normal"/>
    <w:qFormat/>
    <w:pPr>
      <w:keepNext/>
      <w:spacing w:after="0"/>
      <w:outlineLvl w:val="1"/>
    </w:pPr>
    <w:rPr>
      <w:b/>
      <w:sz w:val="28"/>
    </w:rPr>
  </w:style>
  <w:style w:type="paragraph" w:styleId="Heading3">
    <w:name w:val="heading 3"/>
    <w:aliases w:val="Título Subsección"/>
    <w:basedOn w:val="Normal"/>
    <w:next w:val="Normal"/>
    <w:qFormat/>
    <w:pPr>
      <w:keepNext/>
      <w:spacing w:after="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r">
    <w:name w:val="Autor"/>
    <w:basedOn w:val="Normal"/>
    <w:next w:val="Normal"/>
    <w:pPr>
      <w:spacing w:before="0" w:after="0"/>
      <w:jc w:val="center"/>
    </w:pPr>
  </w:style>
  <w:style w:type="paragraph" w:customStyle="1" w:styleId="Abstract">
    <w:name w:val="Abstract"/>
    <w:basedOn w:val="Normal"/>
    <w:next w:val="Normal"/>
    <w:pPr>
      <w:spacing w:before="400" w:after="480"/>
      <w:ind w:left="397" w:right="397"/>
    </w:pPr>
    <w:rPr>
      <w:i/>
    </w:rPr>
  </w:style>
  <w:style w:type="paragraph" w:customStyle="1" w:styleId="Referencias">
    <w:name w:val="Referencias"/>
    <w:basedOn w:val="Normal"/>
    <w:next w:val="Normal"/>
    <w:pPr>
      <w:ind w:left="425" w:hanging="425"/>
    </w:pPr>
  </w:style>
  <w:style w:type="paragraph" w:styleId="PlainText">
    <w:name w:val="Plain Text"/>
    <w:basedOn w:val="Normal"/>
    <w:rPr>
      <w:rFonts w:ascii="Courier New" w:hAnsi="Courier New"/>
    </w:rPr>
  </w:style>
  <w:style w:type="paragraph" w:customStyle="1" w:styleId="Titulo">
    <w:name w:val="Titulo"/>
    <w:basedOn w:val="PlainText"/>
    <w:next w:val="PlainText"/>
    <w:pPr>
      <w:spacing w:before="0" w:after="0"/>
      <w:jc w:val="center"/>
    </w:pPr>
    <w:rPr>
      <w:rFonts w:ascii="Times New Roman" w:hAnsi="Times New Roman"/>
      <w:sz w:val="32"/>
    </w:rPr>
  </w:style>
  <w:style w:type="paragraph" w:customStyle="1" w:styleId="TituloSeccion">
    <w:name w:val="Titulo Seccion"/>
    <w:basedOn w:val="PlainText"/>
    <w:next w:val="PlainText"/>
    <w:pPr>
      <w:keepNext/>
      <w:spacing w:before="0"/>
    </w:pPr>
    <w:rPr>
      <w:rFonts w:ascii="Times New Roman" w:hAnsi="Times New Roman"/>
      <w:b/>
      <w:sz w:val="28"/>
    </w:rPr>
  </w:style>
  <w:style w:type="paragraph" w:customStyle="1" w:styleId="TituloSubseccin">
    <w:name w:val="Titulo Subsección"/>
    <w:basedOn w:val="PlainText"/>
    <w:next w:val="PlainText"/>
    <w:pPr>
      <w:spacing w:before="0"/>
    </w:pPr>
    <w:rPr>
      <w:rFonts w:ascii="Times New Roman" w:hAnsi="Times New Roman"/>
      <w:b/>
      <w:sz w:val="24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pPr>
      <w:spacing w:before="0" w:after="0"/>
    </w:pPr>
    <w:rPr>
      <w:sz w:val="16"/>
      <w:lang w:val="es-ES_tradnl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0867FF"/>
    <w:pPr>
      <w:spacing w:before="0"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Cs w:val="22"/>
      <w:lang w:val="es-P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F3B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3B9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3B98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3B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3B98"/>
    <w:rPr>
      <w:b/>
      <w:bCs/>
      <w:lang w:val="es-ES" w:eastAsia="es-ES"/>
    </w:rPr>
  </w:style>
  <w:style w:type="paragraph" w:styleId="NoSpacing">
    <w:name w:val="No Spacing"/>
    <w:uiPriority w:val="1"/>
    <w:qFormat/>
    <w:rsid w:val="004D02FB"/>
    <w:pPr>
      <w:jc w:val="both"/>
    </w:pPr>
    <w:rPr>
      <w:lang w:val="es-ES" w:eastAsia="es-ES"/>
    </w:rPr>
  </w:style>
  <w:style w:type="paragraph" w:styleId="BodyText">
    <w:name w:val="Body Text"/>
    <w:basedOn w:val="Normal"/>
    <w:link w:val="BodyTextChar"/>
    <w:uiPriority w:val="1"/>
    <w:qFormat/>
    <w:rsid w:val="00472E93"/>
    <w:pPr>
      <w:spacing w:before="0" w:after="0" w:line="240" w:lineRule="auto"/>
      <w:jc w:val="left"/>
    </w:pPr>
    <w:rPr>
      <w:rFonts w:ascii="Times New Roman" w:hAnsi="Times New Roman"/>
      <w:sz w:val="18"/>
      <w:szCs w:val="18"/>
      <w:lang w:val="es-PE" w:eastAsia="es-PE"/>
    </w:rPr>
  </w:style>
  <w:style w:type="character" w:customStyle="1" w:styleId="BodyTextChar">
    <w:name w:val="Body Text Char"/>
    <w:basedOn w:val="DefaultParagraphFont"/>
    <w:link w:val="BodyText"/>
    <w:uiPriority w:val="1"/>
    <w:rsid w:val="00472E93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72E93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41BA8"/>
    <w:rPr>
      <w:rFonts w:ascii="Arial" w:hAnsi="Arial"/>
      <w:sz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9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07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08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88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36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2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74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5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87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6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4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1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31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189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48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295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774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7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65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841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5123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279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280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872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369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878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5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4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1175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1149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3296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5037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808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0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ernesto-holguino-76aa7728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douglas-ch%C3%A1vez-molina-msc-8729323a/" TargetMode="Externa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freddy-delgado-761670a5/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formato-jitel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7E506-6F97-4667-9CF1-BF598304EFE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507802-f8e4-4e38-829c-ac8ea9b241e4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formato-jitel</Template>
  <TotalTime>21</TotalTime>
  <Pages>3</Pages>
  <Words>750</Words>
  <Characters>4278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Ejemplo formato artículo</vt:lpstr>
      <vt:lpstr>Ejemplo formato artículo</vt:lpstr>
    </vt:vector>
  </TitlesOfParts>
  <Company>DIT-UPM</Company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formato artículo</dc:title>
  <dc:subject/>
  <dc:creator>Encarna Pastor</dc:creator>
  <cp:keywords/>
  <dc:description/>
  <cp:lastModifiedBy>Chavez Molina, Douglas</cp:lastModifiedBy>
  <cp:revision>10</cp:revision>
  <cp:lastPrinted>2002-11-20T22:58:00Z</cp:lastPrinted>
  <dcterms:created xsi:type="dcterms:W3CDTF">2025-05-06T19:00:00Z</dcterms:created>
  <dcterms:modified xsi:type="dcterms:W3CDTF">2025-05-07T04:00:00Z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60812213,51e99644,22e6e100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[OFFICIAL]</vt:lpwstr>
  </property>
  <property fmtid="{D5CDD505-2E9C-101B-9397-08002B2CF9AE}" pid="5" name="MSIP_Label_e3f2a5e4-10d8-4dfe-8082-7352c27520cb_Enabled">
    <vt:lpwstr>true</vt:lpwstr>
  </property>
  <property fmtid="{D5CDD505-2E9C-101B-9397-08002B2CF9AE}" pid="6" name="MSIP_Label_e3f2a5e4-10d8-4dfe-8082-7352c27520cb_SetDate">
    <vt:lpwstr>2025-04-07T11:08:28Z</vt:lpwstr>
  </property>
  <property fmtid="{D5CDD505-2E9C-101B-9397-08002B2CF9AE}" pid="7" name="MSIP_Label_e3f2a5e4-10d8-4dfe-8082-7352c27520cb_Method">
    <vt:lpwstr>Standard</vt:lpwstr>
  </property>
  <property fmtid="{D5CDD505-2E9C-101B-9397-08002B2CF9AE}" pid="8" name="MSIP_Label_e3f2a5e4-10d8-4dfe-8082-7352c27520cb_Name">
    <vt:lpwstr>_Official</vt:lpwstr>
  </property>
  <property fmtid="{D5CDD505-2E9C-101B-9397-08002B2CF9AE}" pid="9" name="MSIP_Label_e3f2a5e4-10d8-4dfe-8082-7352c27520cb_SiteId">
    <vt:lpwstr>2864f69d-77c3-4fbe-bbc0-97502052391a</vt:lpwstr>
  </property>
  <property fmtid="{D5CDD505-2E9C-101B-9397-08002B2CF9AE}" pid="10" name="MSIP_Label_e3f2a5e4-10d8-4dfe-8082-7352c27520cb_ActionId">
    <vt:lpwstr>1ac1825f-8181-4847-b1cd-0ecb7ea3a561</vt:lpwstr>
  </property>
  <property fmtid="{D5CDD505-2E9C-101B-9397-08002B2CF9AE}" pid="11" name="MSIP_Label_e3f2a5e4-10d8-4dfe-8082-7352c27520cb_ContentBits">
    <vt:lpwstr>1</vt:lpwstr>
  </property>
  <property fmtid="{D5CDD505-2E9C-101B-9397-08002B2CF9AE}" pid="12" name="MSIP_Label_e3f2a5e4-10d8-4dfe-8082-7352c27520cb_Tag">
    <vt:lpwstr>10, 3, 0, 1</vt:lpwstr>
  </property>
  <property fmtid="{D5CDD505-2E9C-101B-9397-08002B2CF9AE}" pid="13" name="ClassificationContentMarkingFooterShapeIds">
    <vt:lpwstr>2e52792a,397be13c,98fb914</vt:lpwstr>
  </property>
  <property fmtid="{D5CDD505-2E9C-101B-9397-08002B2CF9AE}" pid="14" name="ClassificationContentMarkingFooterFontProps">
    <vt:lpwstr>#626469,6,Calibri</vt:lpwstr>
  </property>
  <property fmtid="{D5CDD505-2E9C-101B-9397-08002B2CF9AE}" pid="15" name="ClassificationContentMarkingFooterText">
    <vt:lpwstr>Public</vt:lpwstr>
  </property>
</Properties>
</file>