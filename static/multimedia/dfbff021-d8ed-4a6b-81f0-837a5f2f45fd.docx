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120B6" w14:textId="77777777" w:rsidR="00BB5CC9" w:rsidRDefault="00BB5CC9">
      <w:pPr>
        <w:pStyle w:val="BodyText"/>
      </w:pPr>
    </w:p>
    <w:p w14:paraId="17D476EA" w14:textId="77777777" w:rsidR="004B1685" w:rsidRDefault="004B1685">
      <w:pPr>
        <w:pStyle w:val="BodyText"/>
      </w:pPr>
    </w:p>
    <w:p w14:paraId="51575357" w14:textId="77777777" w:rsidR="004B1685" w:rsidRDefault="004B1685">
      <w:pPr>
        <w:pStyle w:val="BodyText"/>
      </w:pPr>
    </w:p>
    <w:p w14:paraId="0E08C959" w14:textId="77777777" w:rsidR="004B1685" w:rsidRDefault="004B1685">
      <w:pPr>
        <w:pStyle w:val="BodyText"/>
      </w:pPr>
    </w:p>
    <w:p w14:paraId="671DB46E" w14:textId="51542C35" w:rsidR="00BB5CC9" w:rsidRDefault="00F0632C" w:rsidP="002B6C9A">
      <w:pPr>
        <w:pStyle w:val="Heading1"/>
        <w:spacing w:before="91"/>
        <w:ind w:right="3100"/>
        <w:rPr>
          <w:b w:val="0"/>
        </w:rPr>
      </w:pPr>
      <w:r>
        <w:t>RELIABILITY TRANSFORMATION</w:t>
      </w:r>
      <w:r w:rsidR="00487F56">
        <w:t xml:space="preserve"> JOURNEY</w:t>
      </w:r>
      <w:r>
        <w:t xml:space="preserve"> AT VALE’S </w:t>
      </w:r>
      <w:r w:rsidR="00D6575F">
        <w:t>CLARABELLE</w:t>
      </w:r>
      <w:r w:rsidR="00887F41">
        <w:t xml:space="preserve"> MILL</w:t>
      </w:r>
    </w:p>
    <w:p w14:paraId="799FBD3E" w14:textId="77777777" w:rsidR="00BB5CC9" w:rsidRDefault="00BB5CC9">
      <w:pPr>
        <w:pStyle w:val="BodyText"/>
        <w:spacing w:before="4"/>
        <w:rPr>
          <w:b/>
        </w:rPr>
      </w:pPr>
    </w:p>
    <w:p w14:paraId="002BF933" w14:textId="5D34697F" w:rsidR="00BB5CC9" w:rsidRDefault="00AE3FBC" w:rsidP="00397030">
      <w:pPr>
        <w:pStyle w:val="BodyText"/>
        <w:ind w:left="2970" w:right="3010"/>
        <w:jc w:val="center"/>
      </w:pPr>
      <w:r>
        <w:t>*</w:t>
      </w:r>
      <w:r w:rsidR="002B6C9A">
        <w:t>N</w:t>
      </w:r>
      <w:r>
        <w:t>.</w:t>
      </w:r>
      <w:r>
        <w:rPr>
          <w:spacing w:val="-6"/>
        </w:rPr>
        <w:t xml:space="preserve"> </w:t>
      </w:r>
      <w:r w:rsidR="002B6C9A">
        <w:rPr>
          <w:spacing w:val="-6"/>
        </w:rPr>
        <w:t>Orcon</w:t>
      </w:r>
      <w:r>
        <w:rPr>
          <w:vertAlign w:val="superscript"/>
        </w:rPr>
        <w:t>1</w:t>
      </w:r>
      <w:r w:rsidR="002B6C9A">
        <w:rPr>
          <w:spacing w:val="-6"/>
        </w:rPr>
        <w:t xml:space="preserve">, </w:t>
      </w:r>
      <w:r w:rsidR="00F63568">
        <w:t>S. Kivisto</w:t>
      </w:r>
      <w:r w:rsidR="00F63568">
        <w:rPr>
          <w:spacing w:val="-2"/>
          <w:vertAlign w:val="superscript"/>
        </w:rPr>
        <w:t>2</w:t>
      </w:r>
      <w:r w:rsidR="00F63568">
        <w:rPr>
          <w:spacing w:val="-6"/>
        </w:rPr>
        <w:t xml:space="preserve">, </w:t>
      </w:r>
      <w:r w:rsidR="002B6C9A">
        <w:rPr>
          <w:spacing w:val="-6"/>
        </w:rPr>
        <w:t>R</w:t>
      </w:r>
      <w:r>
        <w:t>.</w:t>
      </w:r>
      <w:r>
        <w:rPr>
          <w:spacing w:val="-5"/>
        </w:rPr>
        <w:t xml:space="preserve"> </w:t>
      </w:r>
      <w:r w:rsidR="002B6C9A">
        <w:rPr>
          <w:spacing w:val="-5"/>
        </w:rPr>
        <w:t>Multani</w:t>
      </w:r>
      <w:r w:rsidR="00F63568">
        <w:rPr>
          <w:vertAlign w:val="superscript"/>
        </w:rPr>
        <w:t>3</w:t>
      </w:r>
      <w:r>
        <w:t>,</w:t>
      </w:r>
      <w:r>
        <w:rPr>
          <w:spacing w:val="-6"/>
        </w:rPr>
        <w:t xml:space="preserve"> </w:t>
      </w:r>
      <w:r w:rsidR="001A00C4">
        <w:rPr>
          <w:spacing w:val="-6"/>
        </w:rPr>
        <w:t>C. Nicholson</w:t>
      </w:r>
      <w:r w:rsidR="001A00C4" w:rsidRPr="00397030">
        <w:rPr>
          <w:spacing w:val="-6"/>
          <w:vertAlign w:val="superscript"/>
        </w:rPr>
        <w:t>4</w:t>
      </w:r>
      <w:r w:rsidR="001A00C4" w:rsidRPr="001A00C4">
        <w:t xml:space="preserve"> </w:t>
      </w:r>
      <w:r w:rsidR="002B6C9A">
        <w:t>and</w:t>
      </w:r>
      <w:r w:rsidR="002B6C9A">
        <w:rPr>
          <w:spacing w:val="-5"/>
        </w:rPr>
        <w:t xml:space="preserve"> </w:t>
      </w:r>
      <w:r w:rsidR="002B6C9A">
        <w:t>A.</w:t>
      </w:r>
      <w:r w:rsidR="001A00C4">
        <w:t xml:space="preserve"> </w:t>
      </w:r>
      <w:r w:rsidR="002B6C9A">
        <w:t>Wadekar</w:t>
      </w:r>
      <w:r w:rsidR="001A00C4">
        <w:rPr>
          <w:spacing w:val="-2"/>
          <w:vertAlign w:val="superscript"/>
        </w:rPr>
        <w:t>5</w:t>
      </w:r>
      <w:r w:rsidR="002B6C9A" w:rsidRPr="002B6C9A">
        <w:t xml:space="preserve"> </w:t>
      </w:r>
    </w:p>
    <w:p w14:paraId="3203CECD" w14:textId="77777777" w:rsidR="00BB5CC9" w:rsidRDefault="00BB5CC9">
      <w:pPr>
        <w:pStyle w:val="BodyText"/>
        <w:spacing w:before="7"/>
        <w:rPr>
          <w:sz w:val="19"/>
        </w:rPr>
      </w:pPr>
    </w:p>
    <w:p w14:paraId="57216DEF" w14:textId="5B272A03" w:rsidR="00BB5CC9" w:rsidRDefault="00AE3FBC">
      <w:pPr>
        <w:ind w:left="3098" w:right="3098"/>
        <w:jc w:val="center"/>
        <w:rPr>
          <w:i/>
          <w:sz w:val="20"/>
        </w:rPr>
      </w:pPr>
      <w:r>
        <w:rPr>
          <w:i/>
          <w:spacing w:val="-2"/>
          <w:sz w:val="20"/>
          <w:vertAlign w:val="superscript"/>
        </w:rPr>
        <w:t>1</w:t>
      </w:r>
      <w:r w:rsidR="00F63568">
        <w:rPr>
          <w:i/>
          <w:spacing w:val="-2"/>
          <w:sz w:val="20"/>
        </w:rPr>
        <w:t>Engineering Superintendent, V</w:t>
      </w:r>
      <w:r w:rsidR="002B6C9A">
        <w:rPr>
          <w:i/>
          <w:spacing w:val="-2"/>
          <w:sz w:val="20"/>
        </w:rPr>
        <w:t>ale Base Metals</w:t>
      </w:r>
      <w:r>
        <w:rPr>
          <w:i/>
          <w:spacing w:val="-2"/>
          <w:sz w:val="20"/>
        </w:rPr>
        <w:t>-</w:t>
      </w:r>
      <w:r w:rsidR="002B6C9A">
        <w:rPr>
          <w:i/>
          <w:spacing w:val="-2"/>
          <w:sz w:val="20"/>
        </w:rPr>
        <w:t>Canada</w:t>
      </w:r>
    </w:p>
    <w:p w14:paraId="1D8B70A8" w14:textId="7721ED78" w:rsidR="00BB5CC9" w:rsidRDefault="00014F9B">
      <w:pPr>
        <w:ind w:left="3832"/>
        <w:rPr>
          <w:i/>
          <w:sz w:val="20"/>
        </w:rPr>
      </w:pPr>
      <w:r>
        <w:rPr>
          <w:i/>
          <w:sz w:val="20"/>
        </w:rPr>
        <w:t>(*Corresponding</w:t>
      </w:r>
      <w:r>
        <w:rPr>
          <w:i/>
          <w:spacing w:val="-12"/>
          <w:sz w:val="20"/>
        </w:rPr>
        <w:t xml:space="preserve"> </w:t>
      </w:r>
      <w:r>
        <w:rPr>
          <w:i/>
          <w:sz w:val="20"/>
        </w:rPr>
        <w:t>author:</w:t>
      </w:r>
      <w:r>
        <w:rPr>
          <w:i/>
          <w:spacing w:val="-12"/>
          <w:sz w:val="20"/>
        </w:rPr>
        <w:t xml:space="preserve"> </w:t>
      </w:r>
      <w:r w:rsidR="006E51CD">
        <w:rPr>
          <w:i/>
          <w:spacing w:val="-2"/>
          <w:sz w:val="20"/>
        </w:rPr>
        <w:t>nestor.orcon</w:t>
      </w:r>
      <w:r>
        <w:rPr>
          <w:i/>
          <w:spacing w:val="-2"/>
          <w:sz w:val="20"/>
        </w:rPr>
        <w:t>@</w:t>
      </w:r>
      <w:r w:rsidR="006E51CD">
        <w:rPr>
          <w:i/>
          <w:spacing w:val="-2"/>
          <w:sz w:val="20"/>
        </w:rPr>
        <w:t>vale.com</w:t>
      </w:r>
      <w:r>
        <w:rPr>
          <w:i/>
          <w:spacing w:val="-2"/>
          <w:sz w:val="20"/>
        </w:rPr>
        <w:t>)</w:t>
      </w:r>
    </w:p>
    <w:p w14:paraId="5D87A912" w14:textId="77777777" w:rsidR="00F63568" w:rsidRDefault="00F63568">
      <w:pPr>
        <w:pStyle w:val="BodyText"/>
        <w:rPr>
          <w:i/>
          <w:sz w:val="21"/>
        </w:rPr>
      </w:pPr>
    </w:p>
    <w:p w14:paraId="1DEEEADD" w14:textId="7AF34EDA" w:rsidR="006E51CD" w:rsidRPr="00A12C78" w:rsidRDefault="00F63568" w:rsidP="006E51CD">
      <w:pPr>
        <w:ind w:left="3098" w:right="3098"/>
        <w:jc w:val="center"/>
        <w:rPr>
          <w:i/>
          <w:spacing w:val="-2"/>
          <w:sz w:val="20"/>
        </w:rPr>
      </w:pPr>
      <w:r w:rsidRPr="00A12C78">
        <w:rPr>
          <w:i/>
          <w:sz w:val="20"/>
          <w:vertAlign w:val="superscript"/>
        </w:rPr>
        <w:t>2</w:t>
      </w:r>
      <w:r w:rsidRPr="00A12C78">
        <w:rPr>
          <w:i/>
          <w:spacing w:val="-2"/>
          <w:sz w:val="20"/>
        </w:rPr>
        <w:t>Maintenance Superintendent, V</w:t>
      </w:r>
      <w:r w:rsidR="006E51CD" w:rsidRPr="00A12C78">
        <w:rPr>
          <w:i/>
          <w:spacing w:val="-2"/>
          <w:sz w:val="20"/>
        </w:rPr>
        <w:t>ale Base Metals-Canada</w:t>
      </w:r>
    </w:p>
    <w:p w14:paraId="6F55CAF0" w14:textId="77777777" w:rsidR="00F63568" w:rsidRPr="00A12C78" w:rsidRDefault="00F63568" w:rsidP="00F63568">
      <w:pPr>
        <w:ind w:right="3098"/>
        <w:rPr>
          <w:i/>
          <w:spacing w:val="-2"/>
          <w:sz w:val="20"/>
        </w:rPr>
      </w:pPr>
    </w:p>
    <w:p w14:paraId="181CD9AE" w14:textId="2C96BF17" w:rsidR="00F63568" w:rsidRDefault="00F63568" w:rsidP="00F63568">
      <w:pPr>
        <w:ind w:left="3098" w:right="3098"/>
        <w:jc w:val="center"/>
        <w:rPr>
          <w:i/>
          <w:spacing w:val="-2"/>
          <w:sz w:val="20"/>
        </w:rPr>
      </w:pPr>
      <w:r w:rsidRPr="00A12C78">
        <w:rPr>
          <w:i/>
          <w:sz w:val="20"/>
          <w:vertAlign w:val="superscript"/>
        </w:rPr>
        <w:t>3</w:t>
      </w:r>
      <w:r w:rsidR="00FB2807" w:rsidRPr="00A12C78">
        <w:rPr>
          <w:i/>
          <w:spacing w:val="-2"/>
          <w:sz w:val="20"/>
        </w:rPr>
        <w:t>P</w:t>
      </w:r>
      <w:r w:rsidRPr="00A12C78">
        <w:rPr>
          <w:i/>
          <w:spacing w:val="-2"/>
          <w:sz w:val="20"/>
        </w:rPr>
        <w:t>rocess Technology Superintendent, Vale Base Metals-Canada</w:t>
      </w:r>
    </w:p>
    <w:p w14:paraId="5BC30B25" w14:textId="77777777" w:rsidR="001A00C4" w:rsidRDefault="001A00C4" w:rsidP="00F63568">
      <w:pPr>
        <w:ind w:left="3098" w:right="3098"/>
        <w:jc w:val="center"/>
        <w:rPr>
          <w:i/>
          <w:spacing w:val="-2"/>
          <w:sz w:val="20"/>
        </w:rPr>
      </w:pPr>
    </w:p>
    <w:p w14:paraId="655EAC53" w14:textId="0221D49F" w:rsidR="001A00C4" w:rsidRPr="00A12C78" w:rsidRDefault="001A00C4" w:rsidP="00F63568">
      <w:pPr>
        <w:ind w:left="3098" w:right="3098"/>
        <w:jc w:val="center"/>
        <w:rPr>
          <w:i/>
          <w:sz w:val="20"/>
        </w:rPr>
      </w:pPr>
      <w:r w:rsidRPr="00397030">
        <w:rPr>
          <w:i/>
          <w:spacing w:val="-2"/>
          <w:sz w:val="20"/>
          <w:vertAlign w:val="superscript"/>
        </w:rPr>
        <w:t>4</w:t>
      </w:r>
      <w:r>
        <w:rPr>
          <w:i/>
          <w:spacing w:val="-2"/>
          <w:sz w:val="20"/>
        </w:rPr>
        <w:t xml:space="preserve">Specialist Engineer, Vale </w:t>
      </w:r>
      <w:r w:rsidR="008A65EC">
        <w:rPr>
          <w:i/>
          <w:spacing w:val="-2"/>
          <w:sz w:val="20"/>
        </w:rPr>
        <w:t>Processing, Research and Innovation Group</w:t>
      </w:r>
      <w:r>
        <w:rPr>
          <w:i/>
          <w:spacing w:val="-2"/>
          <w:sz w:val="20"/>
        </w:rPr>
        <w:t xml:space="preserve">, </w:t>
      </w:r>
      <w:r w:rsidRPr="00A12C78">
        <w:rPr>
          <w:i/>
          <w:spacing w:val="-2"/>
          <w:sz w:val="20"/>
        </w:rPr>
        <w:t>Vale Base Metals-Canada</w:t>
      </w:r>
    </w:p>
    <w:p w14:paraId="202DB1AE" w14:textId="77777777" w:rsidR="00BB5CC9" w:rsidRPr="00A12C78" w:rsidRDefault="00BB5CC9">
      <w:pPr>
        <w:pStyle w:val="BodyText"/>
        <w:rPr>
          <w:i/>
          <w:sz w:val="22"/>
        </w:rPr>
      </w:pPr>
    </w:p>
    <w:p w14:paraId="4DC40508" w14:textId="080C6733" w:rsidR="004B1685" w:rsidRPr="00A12C78" w:rsidRDefault="001A00C4" w:rsidP="004B1685">
      <w:pPr>
        <w:ind w:left="3098" w:right="3098"/>
        <w:jc w:val="center"/>
        <w:rPr>
          <w:i/>
          <w:sz w:val="20"/>
        </w:rPr>
      </w:pPr>
      <w:r>
        <w:rPr>
          <w:i/>
          <w:spacing w:val="-2"/>
          <w:sz w:val="20"/>
          <w:vertAlign w:val="superscript"/>
        </w:rPr>
        <w:t>5</w:t>
      </w:r>
      <w:r w:rsidR="00F63568" w:rsidRPr="00A12C78">
        <w:rPr>
          <w:i/>
          <w:spacing w:val="-2"/>
          <w:sz w:val="20"/>
        </w:rPr>
        <w:t>Product Designer, B</w:t>
      </w:r>
      <w:r w:rsidR="0039059B" w:rsidRPr="00A12C78">
        <w:rPr>
          <w:i/>
          <w:spacing w:val="-2"/>
          <w:sz w:val="20"/>
        </w:rPr>
        <w:t>radken</w:t>
      </w:r>
      <w:r w:rsidR="00A12C78" w:rsidRPr="00A12C78">
        <w:rPr>
          <w:i/>
          <w:spacing w:val="-2"/>
          <w:sz w:val="20"/>
        </w:rPr>
        <w:t>-</w:t>
      </w:r>
      <w:r w:rsidR="00A12C78">
        <w:rPr>
          <w:i/>
          <w:spacing w:val="-2"/>
          <w:sz w:val="20"/>
        </w:rPr>
        <w:t>Canada</w:t>
      </w:r>
    </w:p>
    <w:p w14:paraId="5853FFB2" w14:textId="77777777" w:rsidR="006E51CD" w:rsidRPr="00A12C78" w:rsidRDefault="006E51CD" w:rsidP="006E51CD">
      <w:pPr>
        <w:pStyle w:val="BodyText"/>
        <w:rPr>
          <w:i/>
          <w:sz w:val="22"/>
        </w:rPr>
      </w:pPr>
    </w:p>
    <w:p w14:paraId="140632DC" w14:textId="77777777" w:rsidR="00BB5CC9" w:rsidRPr="00A12C78" w:rsidRDefault="00BB5CC9">
      <w:pPr>
        <w:pStyle w:val="BodyText"/>
        <w:spacing w:before="6"/>
        <w:rPr>
          <w:i/>
          <w:sz w:val="18"/>
        </w:rPr>
      </w:pPr>
    </w:p>
    <w:p w14:paraId="4CD9E2CF" w14:textId="30ECFB6A" w:rsidR="00BB5CC9" w:rsidRDefault="00014F9B">
      <w:pPr>
        <w:pStyle w:val="Heading1"/>
      </w:pPr>
      <w:r>
        <w:rPr>
          <w:spacing w:val="-2"/>
        </w:rPr>
        <w:t>ABSTRACT</w:t>
      </w:r>
    </w:p>
    <w:p w14:paraId="5DDF0493" w14:textId="77777777" w:rsidR="00BB5CC9" w:rsidRDefault="00BB5CC9">
      <w:pPr>
        <w:pStyle w:val="BodyText"/>
        <w:spacing w:before="10"/>
        <w:rPr>
          <w:b/>
          <w:sz w:val="19"/>
        </w:rPr>
      </w:pPr>
    </w:p>
    <w:p w14:paraId="4FBF7263" w14:textId="14187BEB" w:rsidR="00BB5CC9" w:rsidRDefault="00F37591">
      <w:pPr>
        <w:pStyle w:val="BodyText"/>
        <w:ind w:left="1474" w:right="1468" w:firstLine="719"/>
        <w:jc w:val="both"/>
      </w:pPr>
      <w:r w:rsidRPr="00F37591">
        <w:t xml:space="preserve">In March 2022, </w:t>
      </w:r>
      <w:r w:rsidR="005303B0">
        <w:t xml:space="preserve">the </w:t>
      </w:r>
      <w:r w:rsidR="00EE70CB" w:rsidRPr="00F37591">
        <w:t xml:space="preserve">SAG mill (32x13.5 ft) </w:t>
      </w:r>
      <w:r w:rsidR="00EE70CB">
        <w:t xml:space="preserve">at </w:t>
      </w:r>
      <w:r w:rsidR="00973632">
        <w:t xml:space="preserve">Vale’s Clarabelle </w:t>
      </w:r>
      <w:r w:rsidR="00EE70CB">
        <w:t>Mill</w:t>
      </w:r>
      <w:r w:rsidR="00A17FCC">
        <w:t xml:space="preserve"> </w:t>
      </w:r>
      <w:r w:rsidRPr="00F37591">
        <w:t xml:space="preserve">experienced </w:t>
      </w:r>
      <w:r w:rsidR="00E92868">
        <w:t xml:space="preserve">significant </w:t>
      </w:r>
      <w:r w:rsidRPr="00F37591">
        <w:t>downtime due to</w:t>
      </w:r>
      <w:r w:rsidR="0039059B">
        <w:t xml:space="preserve"> </w:t>
      </w:r>
      <w:r w:rsidRPr="00F37591">
        <w:t>shell liner failure. The failed design—a "Hi-Lo" lifter—</w:t>
      </w:r>
      <w:r w:rsidR="00487D68">
        <w:t>had been</w:t>
      </w:r>
      <w:r w:rsidRPr="00F37591">
        <w:t xml:space="preserve"> installed in March 2021. </w:t>
      </w:r>
      <w:r w:rsidR="000B3FB2">
        <w:t>A comprehensive r</w:t>
      </w:r>
      <w:r w:rsidRPr="00F37591">
        <w:t xml:space="preserve">oot cause analysis revealed that the </w:t>
      </w:r>
      <w:r w:rsidR="007713DB">
        <w:t xml:space="preserve">inadequate liner design </w:t>
      </w:r>
      <w:r w:rsidR="007713DB" w:rsidRPr="00F37591">
        <w:t>led</w:t>
      </w:r>
      <w:r w:rsidRPr="00F37591">
        <w:t xml:space="preserve"> to </w:t>
      </w:r>
      <w:r w:rsidR="007011D9">
        <w:t xml:space="preserve">fatigue </w:t>
      </w:r>
      <w:r w:rsidRPr="00F37591">
        <w:t>fractures. The mill’s control philosophy was unable to mitigate</w:t>
      </w:r>
      <w:r w:rsidR="007713DB">
        <w:t xml:space="preserve"> </w:t>
      </w:r>
      <w:r w:rsidR="00EE70CB">
        <w:t>liner</w:t>
      </w:r>
      <w:r w:rsidR="00EE70CB" w:rsidRPr="00F37591">
        <w:t xml:space="preserve"> </w:t>
      </w:r>
      <w:r w:rsidRPr="00F37591">
        <w:t>impact</w:t>
      </w:r>
      <w:r w:rsidR="00A17FCC">
        <w:t>s</w:t>
      </w:r>
      <w:r w:rsidRPr="00F37591">
        <w:t>. Following the failure, the original</w:t>
      </w:r>
      <w:r w:rsidR="00EB1D69">
        <w:t xml:space="preserve"> liner</w:t>
      </w:r>
      <w:r w:rsidR="00487D68">
        <w:t>, commissioned in 19</w:t>
      </w:r>
      <w:r w:rsidR="00514757">
        <w:t>90</w:t>
      </w:r>
      <w:r w:rsidR="005303B0" w:rsidRPr="00F37591">
        <w:t>—</w:t>
      </w:r>
      <w:r w:rsidRPr="00F37591">
        <w:t xml:space="preserve">"Hi-Hi" </w:t>
      </w:r>
      <w:r w:rsidR="00685AA0">
        <w:t>lifter</w:t>
      </w:r>
      <w:r w:rsidR="00F15D66">
        <w:t xml:space="preserve"> with a 7</w:t>
      </w:r>
      <w:r w:rsidR="00F15D66" w:rsidRPr="00F37591">
        <w:t>°</w:t>
      </w:r>
      <w:r w:rsidR="00F15D66">
        <w:t xml:space="preserve"> face angle</w:t>
      </w:r>
      <w:r w:rsidR="005303B0" w:rsidRPr="00F37591">
        <w:t>—</w:t>
      </w:r>
      <w:r w:rsidRPr="00F37591">
        <w:t>was reinstated. In 2023, Clarabelle Mill launched an in-house liner design optimization initiative</w:t>
      </w:r>
      <w:r w:rsidR="00B85A9B">
        <w:t>,</w:t>
      </w:r>
      <w:r w:rsidRPr="00F37591">
        <w:t xml:space="preserve"> </w:t>
      </w:r>
      <w:r w:rsidR="00487D68">
        <w:t xml:space="preserve">building </w:t>
      </w:r>
      <w:r w:rsidRPr="00F37591">
        <w:t>a multidisciplinary team.</w:t>
      </w:r>
      <w:r w:rsidR="00524586">
        <w:t xml:space="preserve"> Following design guidelines</w:t>
      </w:r>
      <w:r w:rsidR="00907413">
        <w:t xml:space="preserve">, </w:t>
      </w:r>
      <w:r w:rsidR="00524586">
        <w:t>a</w:t>
      </w:r>
      <w:r w:rsidRPr="00F37591">
        <w:t xml:space="preserve"> final </w:t>
      </w:r>
      <w:r w:rsidR="008717D8">
        <w:t xml:space="preserve">concept </w:t>
      </w:r>
      <w:r w:rsidRPr="00F37591">
        <w:t xml:space="preserve">design was selected and </w:t>
      </w:r>
      <w:r w:rsidR="008717D8">
        <w:t xml:space="preserve">detailed </w:t>
      </w:r>
      <w:r w:rsidRPr="00F37591">
        <w:t>through collaborative engineering with the chosen manufacture</w:t>
      </w:r>
      <w:r w:rsidR="00907413">
        <w:t>r</w:t>
      </w:r>
      <w:r w:rsidRPr="00F37591">
        <w:t>. The design process</w:t>
      </w:r>
      <w:r w:rsidR="008717D8">
        <w:t xml:space="preserve">, driven by the </w:t>
      </w:r>
      <w:r w:rsidR="00EC3674">
        <w:t xml:space="preserve">Mill </w:t>
      </w:r>
      <w:r w:rsidR="008717D8">
        <w:t xml:space="preserve">SAG </w:t>
      </w:r>
      <w:r w:rsidR="00EC3674">
        <w:t>R</w:t>
      </w:r>
      <w:r w:rsidR="008717D8">
        <w:t xml:space="preserve">eline </w:t>
      </w:r>
      <w:r w:rsidR="00EC3674">
        <w:t>S</w:t>
      </w:r>
      <w:r w:rsidR="008717D8">
        <w:t xml:space="preserve">trategy, integrated failures modes, wear analysis, </w:t>
      </w:r>
      <w:r w:rsidR="00524586">
        <w:t>operation</w:t>
      </w:r>
      <w:r w:rsidR="00B85A9B">
        <w:t>al</w:t>
      </w:r>
      <w:r w:rsidR="00524586">
        <w:t xml:space="preserve"> variables (supported by charge trajectory</w:t>
      </w:r>
      <w:r w:rsidR="00907413">
        <w:t xml:space="preserve"> modeling</w:t>
      </w:r>
      <w:r w:rsidR="00524586">
        <w:t xml:space="preserve">), </w:t>
      </w:r>
      <w:r w:rsidR="008717D8">
        <w:t xml:space="preserve">condition-based </w:t>
      </w:r>
      <w:r w:rsidR="00524586">
        <w:t>maintenance practices</w:t>
      </w:r>
      <w:r w:rsidRPr="00F37591">
        <w:t>, and industry design standards. In May 2025, the optimized shell liner—"Hi-Hi" lifter with a 35° face angle—was installed, along with wireless “smart bolts” to monitor tension in real time. The new configuration</w:t>
      </w:r>
      <w:del w:id="0" w:author="Nestor Orcon" w:date="2026-02-16T14:52:00Z" w16du:dateUtc="2026-02-16T19:52:00Z">
        <w:r w:rsidRPr="00F37591" w:rsidDel="00B85EED">
          <w:delText xml:space="preserve"> </w:delText>
        </w:r>
      </w:del>
      <w:ins w:id="1" w:author="Nestor Orcon" w:date="2026-02-16T14:52:00Z" w16du:dateUtc="2026-02-16T19:52:00Z">
        <w:r w:rsidR="00B85EED">
          <w:t xml:space="preserve"> </w:t>
        </w:r>
      </w:ins>
      <w:r w:rsidRPr="00F37591">
        <w:t>successfully mitigated previous failure modes and improved grinding efficiency</w:t>
      </w:r>
      <w:r w:rsidR="00BD1382">
        <w:t xml:space="preserve">, SAG throughput (tons/hour) increased by 9% and specific energy consumption decreased by 7%. </w:t>
      </w:r>
      <w:r w:rsidRPr="00F37591">
        <w:t xml:space="preserve">Other notable benefits were reduction in </w:t>
      </w:r>
      <w:r w:rsidR="00BD1382">
        <w:t xml:space="preserve">25 hours the SAG </w:t>
      </w:r>
      <w:r w:rsidRPr="00F37591">
        <w:t>reline time</w:t>
      </w:r>
      <w:ins w:id="2" w:author="Nestor Orcon" w:date="2026-02-16T12:26:00Z" w16du:dateUtc="2026-02-16T17:26:00Z">
        <w:r w:rsidR="00BD1382">
          <w:t xml:space="preserve"> </w:t>
        </w:r>
      </w:ins>
      <w:r w:rsidRPr="00F37591">
        <w:t>since the number of liner pieces were reduced and improved worker safety by eliminating high-pressure washing and scaling tasks prior to SAG entry (shell liner packing issue resolved).</w:t>
      </w:r>
      <w:r w:rsidR="001B7CEC">
        <w:t xml:space="preserve"> </w:t>
      </w:r>
    </w:p>
    <w:p w14:paraId="7E942AE2" w14:textId="77777777" w:rsidR="00BB5CC9" w:rsidRDefault="00BB5CC9">
      <w:pPr>
        <w:pStyle w:val="BodyText"/>
        <w:rPr>
          <w:sz w:val="22"/>
        </w:rPr>
      </w:pPr>
    </w:p>
    <w:p w14:paraId="153E2806" w14:textId="77777777" w:rsidR="00BB5CC9" w:rsidRDefault="00BB5CC9">
      <w:pPr>
        <w:pStyle w:val="BodyText"/>
        <w:rPr>
          <w:sz w:val="22"/>
        </w:rPr>
      </w:pPr>
    </w:p>
    <w:p w14:paraId="0C9234D7" w14:textId="77777777" w:rsidR="00BB5CC9" w:rsidRDefault="00BB5CC9">
      <w:pPr>
        <w:pStyle w:val="BodyText"/>
        <w:rPr>
          <w:sz w:val="22"/>
        </w:rPr>
      </w:pPr>
    </w:p>
    <w:p w14:paraId="6001DA98" w14:textId="77777777" w:rsidR="00BB5CC9" w:rsidRDefault="00AE3FBC">
      <w:pPr>
        <w:pStyle w:val="Heading1"/>
        <w:spacing w:before="163"/>
        <w:ind w:right="3099"/>
      </w:pPr>
      <w:r>
        <w:rPr>
          <w:spacing w:val="-2"/>
        </w:rPr>
        <w:t>KEYWORDS</w:t>
      </w:r>
    </w:p>
    <w:p w14:paraId="422BE5CA" w14:textId="77777777" w:rsidR="00BB5CC9" w:rsidRDefault="00BB5CC9">
      <w:pPr>
        <w:pStyle w:val="BodyText"/>
        <w:spacing w:before="10"/>
        <w:rPr>
          <w:b/>
          <w:sz w:val="19"/>
        </w:rPr>
      </w:pPr>
    </w:p>
    <w:p w14:paraId="291B57CB" w14:textId="4980CD5A" w:rsidR="00BB5CC9" w:rsidRDefault="00EF6FBA">
      <w:pPr>
        <w:ind w:left="3098" w:right="3097"/>
        <w:jc w:val="center"/>
        <w:rPr>
          <w:b/>
          <w:sz w:val="20"/>
        </w:rPr>
      </w:pPr>
      <w:r>
        <w:rPr>
          <w:b/>
          <w:spacing w:val="-2"/>
          <w:sz w:val="20"/>
        </w:rPr>
        <w:t>SAG</w:t>
      </w:r>
      <w:r w:rsidR="00AE3FBC">
        <w:rPr>
          <w:b/>
          <w:spacing w:val="-2"/>
          <w:sz w:val="20"/>
        </w:rPr>
        <w:t>,</w:t>
      </w:r>
      <w:r w:rsidR="00AE3FBC">
        <w:rPr>
          <w:b/>
          <w:spacing w:val="6"/>
          <w:sz w:val="20"/>
        </w:rPr>
        <w:t xml:space="preserve"> </w:t>
      </w:r>
      <w:r>
        <w:rPr>
          <w:b/>
          <w:spacing w:val="6"/>
          <w:sz w:val="20"/>
        </w:rPr>
        <w:t xml:space="preserve">liner, design, wear, </w:t>
      </w:r>
      <w:r w:rsidR="00137118">
        <w:rPr>
          <w:b/>
          <w:spacing w:val="6"/>
          <w:sz w:val="20"/>
        </w:rPr>
        <w:t xml:space="preserve">availability, </w:t>
      </w:r>
      <w:r>
        <w:rPr>
          <w:b/>
          <w:spacing w:val="6"/>
          <w:sz w:val="20"/>
        </w:rPr>
        <w:t>reliability</w:t>
      </w:r>
      <w:r w:rsidR="00137118">
        <w:rPr>
          <w:b/>
          <w:spacing w:val="6"/>
          <w:sz w:val="20"/>
        </w:rPr>
        <w:t>, efficiency</w:t>
      </w:r>
    </w:p>
    <w:p w14:paraId="1903BF52" w14:textId="77777777" w:rsidR="00BB5CC9" w:rsidRDefault="00BB5CC9">
      <w:pPr>
        <w:jc w:val="center"/>
        <w:rPr>
          <w:sz w:val="20"/>
        </w:rPr>
        <w:sectPr w:rsidR="00BB5CC9">
          <w:headerReference w:type="default" r:id="rId8"/>
          <w:pgSz w:w="12240" w:h="15840"/>
          <w:pgMar w:top="1500" w:right="340" w:bottom="280" w:left="340" w:header="315" w:footer="0" w:gutter="0"/>
          <w:cols w:space="720"/>
        </w:sectPr>
      </w:pPr>
    </w:p>
    <w:p w14:paraId="1278F932" w14:textId="7B73CA88" w:rsidR="00BB5CC9" w:rsidRDefault="002C1DF8" w:rsidP="001867D0">
      <w:pPr>
        <w:pStyle w:val="Heading1"/>
        <w:numPr>
          <w:ilvl w:val="0"/>
          <w:numId w:val="2"/>
        </w:numPr>
        <w:spacing w:before="136"/>
        <w:ind w:right="3099"/>
      </w:pPr>
      <w:r>
        <w:rPr>
          <w:spacing w:val="-2"/>
        </w:rPr>
        <w:lastRenderedPageBreak/>
        <w:t>CLARABELLE MILL</w:t>
      </w:r>
      <w:r w:rsidR="00092DB2">
        <w:rPr>
          <w:spacing w:val="-2"/>
        </w:rPr>
        <w:t xml:space="preserve"> CHALLENGES</w:t>
      </w:r>
    </w:p>
    <w:p w14:paraId="45FCB480" w14:textId="0900D2B3" w:rsidR="00BB5CC9" w:rsidRDefault="00BB5CC9">
      <w:pPr>
        <w:pStyle w:val="BodyText"/>
        <w:rPr>
          <w:b/>
        </w:rPr>
      </w:pPr>
    </w:p>
    <w:p w14:paraId="0978FD6A" w14:textId="733CC2BB" w:rsidR="00BB5CC9" w:rsidRPr="003C7DA1" w:rsidRDefault="003344F1" w:rsidP="003344F1">
      <w:pPr>
        <w:spacing w:before="1"/>
        <w:ind w:left="1474" w:right="1294" w:firstLine="719"/>
        <w:jc w:val="both"/>
        <w:rPr>
          <w:sz w:val="20"/>
          <w:szCs w:val="20"/>
        </w:rPr>
      </w:pPr>
      <w:r w:rsidRPr="00E61ED0">
        <w:rPr>
          <w:sz w:val="20"/>
          <w:szCs w:val="20"/>
        </w:rPr>
        <w:t xml:space="preserve">Vale’s Clarabelle </w:t>
      </w:r>
      <w:r w:rsidR="007D262A">
        <w:rPr>
          <w:sz w:val="20"/>
          <w:szCs w:val="20"/>
        </w:rPr>
        <w:t>M</w:t>
      </w:r>
      <w:r w:rsidR="007D262A" w:rsidRPr="00E61ED0">
        <w:rPr>
          <w:sz w:val="20"/>
          <w:szCs w:val="20"/>
        </w:rPr>
        <w:t xml:space="preserve">ill </w:t>
      </w:r>
      <w:r w:rsidRPr="00E61ED0">
        <w:rPr>
          <w:sz w:val="20"/>
          <w:szCs w:val="20"/>
        </w:rPr>
        <w:t xml:space="preserve">is </w:t>
      </w:r>
      <w:r w:rsidR="00754FE0">
        <w:rPr>
          <w:sz w:val="20"/>
          <w:szCs w:val="20"/>
        </w:rPr>
        <w:t xml:space="preserve">a </w:t>
      </w:r>
      <w:r w:rsidR="00102B9F">
        <w:rPr>
          <w:sz w:val="20"/>
          <w:szCs w:val="20"/>
        </w:rPr>
        <w:t>Ni-Cu sulfide</w:t>
      </w:r>
      <w:r w:rsidRPr="00E61ED0">
        <w:rPr>
          <w:sz w:val="20"/>
          <w:szCs w:val="20"/>
        </w:rPr>
        <w:t xml:space="preserve"> concentrator</w:t>
      </w:r>
      <w:r w:rsidR="00C414B4">
        <w:rPr>
          <w:sz w:val="20"/>
          <w:szCs w:val="20"/>
        </w:rPr>
        <w:t xml:space="preserve"> located</w:t>
      </w:r>
      <w:r w:rsidRPr="00E61ED0">
        <w:rPr>
          <w:sz w:val="20"/>
          <w:szCs w:val="20"/>
        </w:rPr>
        <w:t xml:space="preserve"> in </w:t>
      </w:r>
      <w:r w:rsidR="00646CA7">
        <w:rPr>
          <w:sz w:val="20"/>
          <w:szCs w:val="20"/>
        </w:rPr>
        <w:t>Copper Cliff</w:t>
      </w:r>
      <w:r w:rsidRPr="00E61ED0">
        <w:rPr>
          <w:sz w:val="20"/>
          <w:szCs w:val="20"/>
        </w:rPr>
        <w:t>, Ontario,</w:t>
      </w:r>
      <w:r w:rsidR="001B2C7A">
        <w:rPr>
          <w:sz w:val="20"/>
          <w:szCs w:val="20"/>
        </w:rPr>
        <w:t xml:space="preserve"> Canada</w:t>
      </w:r>
      <w:r w:rsidR="00646CA7">
        <w:rPr>
          <w:sz w:val="20"/>
          <w:szCs w:val="20"/>
        </w:rPr>
        <w:t>.</w:t>
      </w:r>
      <w:r w:rsidR="002C1DF8">
        <w:rPr>
          <w:sz w:val="20"/>
          <w:szCs w:val="20"/>
        </w:rPr>
        <w:t xml:space="preserve"> </w:t>
      </w:r>
      <w:r w:rsidR="001B2C7A">
        <w:rPr>
          <w:sz w:val="20"/>
          <w:szCs w:val="20"/>
        </w:rPr>
        <w:t>Since co</w:t>
      </w:r>
      <w:r w:rsidRPr="00E61ED0">
        <w:rPr>
          <w:sz w:val="20"/>
          <w:szCs w:val="20"/>
        </w:rPr>
        <w:t>mmission</w:t>
      </w:r>
      <w:r w:rsidR="001B2C7A">
        <w:rPr>
          <w:sz w:val="20"/>
          <w:szCs w:val="20"/>
        </w:rPr>
        <w:t>ing</w:t>
      </w:r>
      <w:r w:rsidR="002C1DF8">
        <w:rPr>
          <w:sz w:val="20"/>
          <w:szCs w:val="20"/>
        </w:rPr>
        <w:t xml:space="preserve"> </w:t>
      </w:r>
      <w:r w:rsidRPr="00E61ED0">
        <w:rPr>
          <w:sz w:val="20"/>
          <w:szCs w:val="20"/>
        </w:rPr>
        <w:t>in 1971</w:t>
      </w:r>
      <w:r w:rsidR="001B2C7A">
        <w:rPr>
          <w:sz w:val="20"/>
          <w:szCs w:val="20"/>
        </w:rPr>
        <w:t>, Clarabelle Mill</w:t>
      </w:r>
      <w:r w:rsidR="00D12341" w:rsidRPr="00A0256C">
        <w:rPr>
          <w:sz w:val="20"/>
          <w:szCs w:val="20"/>
        </w:rPr>
        <w:t>—</w:t>
      </w:r>
      <w:r w:rsidR="002C1DF8">
        <w:rPr>
          <w:sz w:val="20"/>
          <w:szCs w:val="20"/>
        </w:rPr>
        <w:t xml:space="preserve">originally </w:t>
      </w:r>
      <w:r w:rsidR="005B00E7">
        <w:rPr>
          <w:sz w:val="20"/>
          <w:szCs w:val="20"/>
        </w:rPr>
        <w:t xml:space="preserve">a </w:t>
      </w:r>
      <w:r w:rsidR="00D12341" w:rsidRPr="00A0256C">
        <w:rPr>
          <w:sz w:val="20"/>
          <w:szCs w:val="20"/>
        </w:rPr>
        <w:t>crushing</w:t>
      </w:r>
      <w:r w:rsidR="005B00E7">
        <w:rPr>
          <w:sz w:val="20"/>
          <w:szCs w:val="20"/>
        </w:rPr>
        <w:t xml:space="preserve"> </w:t>
      </w:r>
      <w:r w:rsidR="00D12341" w:rsidRPr="00A0256C">
        <w:rPr>
          <w:sz w:val="20"/>
          <w:szCs w:val="20"/>
        </w:rPr>
        <w:t>and rod</w:t>
      </w:r>
      <w:r w:rsidR="0085574B">
        <w:rPr>
          <w:sz w:val="20"/>
          <w:szCs w:val="20"/>
        </w:rPr>
        <w:t>/ball</w:t>
      </w:r>
      <w:r w:rsidR="00D12341" w:rsidRPr="00A0256C">
        <w:rPr>
          <w:sz w:val="20"/>
          <w:szCs w:val="20"/>
        </w:rPr>
        <w:t xml:space="preserve"> mill</w:t>
      </w:r>
      <w:r w:rsidR="005B00E7">
        <w:rPr>
          <w:sz w:val="20"/>
          <w:szCs w:val="20"/>
        </w:rPr>
        <w:t xml:space="preserve"> circuit</w:t>
      </w:r>
      <w:r w:rsidR="00D12341" w:rsidRPr="00A0256C">
        <w:rPr>
          <w:sz w:val="20"/>
          <w:szCs w:val="20"/>
        </w:rPr>
        <w:t>—</w:t>
      </w:r>
      <w:r w:rsidR="001B2C7A">
        <w:rPr>
          <w:sz w:val="20"/>
          <w:szCs w:val="20"/>
        </w:rPr>
        <w:t>experienced m</w:t>
      </w:r>
      <w:r w:rsidR="00973632">
        <w:rPr>
          <w:sz w:val="20"/>
          <w:szCs w:val="20"/>
        </w:rPr>
        <w:t>ultiple</w:t>
      </w:r>
      <w:r w:rsidR="001B2C7A">
        <w:rPr>
          <w:sz w:val="20"/>
          <w:szCs w:val="20"/>
        </w:rPr>
        <w:t xml:space="preserve"> </w:t>
      </w:r>
      <w:r w:rsidR="00973632">
        <w:rPr>
          <w:sz w:val="20"/>
          <w:szCs w:val="20"/>
        </w:rPr>
        <w:t xml:space="preserve">reconfigurations </w:t>
      </w:r>
      <w:r w:rsidR="001B2C7A">
        <w:rPr>
          <w:sz w:val="20"/>
          <w:szCs w:val="20"/>
        </w:rPr>
        <w:t>to a</w:t>
      </w:r>
      <w:r w:rsidR="00A0256C">
        <w:rPr>
          <w:sz w:val="20"/>
          <w:szCs w:val="20"/>
        </w:rPr>
        <w:t>d</w:t>
      </w:r>
      <w:r w:rsidR="00A57D96">
        <w:rPr>
          <w:sz w:val="20"/>
          <w:szCs w:val="20"/>
        </w:rPr>
        <w:t xml:space="preserve">dress </w:t>
      </w:r>
      <w:r w:rsidR="0085574B">
        <w:rPr>
          <w:sz w:val="20"/>
          <w:szCs w:val="20"/>
        </w:rPr>
        <w:t xml:space="preserve">the variability </w:t>
      </w:r>
      <w:r w:rsidR="00940E16">
        <w:rPr>
          <w:sz w:val="20"/>
          <w:szCs w:val="20"/>
        </w:rPr>
        <w:t xml:space="preserve">inherent </w:t>
      </w:r>
      <w:r w:rsidR="0085574B">
        <w:rPr>
          <w:sz w:val="20"/>
          <w:szCs w:val="20"/>
        </w:rPr>
        <w:t xml:space="preserve">in the </w:t>
      </w:r>
      <w:r w:rsidR="00F75358">
        <w:rPr>
          <w:sz w:val="20"/>
          <w:szCs w:val="20"/>
        </w:rPr>
        <w:t>Sudbury orebodies</w:t>
      </w:r>
      <w:r w:rsidR="008E4B14">
        <w:rPr>
          <w:sz w:val="20"/>
          <w:szCs w:val="20"/>
        </w:rPr>
        <w:t xml:space="preserve"> </w:t>
      </w:r>
      <w:r w:rsidR="0085574B">
        <w:rPr>
          <w:sz w:val="20"/>
          <w:szCs w:val="20"/>
        </w:rPr>
        <w:t xml:space="preserve">sourced from </w:t>
      </w:r>
      <w:r w:rsidR="005E7D40">
        <w:rPr>
          <w:sz w:val="20"/>
          <w:szCs w:val="20"/>
        </w:rPr>
        <w:t>at least 5</w:t>
      </w:r>
      <w:r w:rsidR="0085574B">
        <w:rPr>
          <w:sz w:val="20"/>
          <w:szCs w:val="20"/>
        </w:rPr>
        <w:t xml:space="preserve"> underground mines. </w:t>
      </w:r>
      <w:bookmarkStart w:id="3" w:name="_Hlk221817523"/>
      <w:r w:rsidR="0085574B">
        <w:rPr>
          <w:sz w:val="20"/>
          <w:szCs w:val="20"/>
        </w:rPr>
        <w:t xml:space="preserve">With increasing mine depth, </w:t>
      </w:r>
      <w:r w:rsidR="005E7D40">
        <w:rPr>
          <w:sz w:val="20"/>
          <w:szCs w:val="20"/>
        </w:rPr>
        <w:t xml:space="preserve">a </w:t>
      </w:r>
      <w:r w:rsidR="0085574B">
        <w:rPr>
          <w:sz w:val="20"/>
          <w:szCs w:val="20"/>
        </w:rPr>
        <w:t xml:space="preserve">higher variability in ore </w:t>
      </w:r>
      <w:r w:rsidR="008E4B14">
        <w:rPr>
          <w:sz w:val="20"/>
          <w:szCs w:val="20"/>
        </w:rPr>
        <w:t>competency</w:t>
      </w:r>
      <w:r w:rsidR="0085574B">
        <w:rPr>
          <w:sz w:val="20"/>
          <w:szCs w:val="20"/>
        </w:rPr>
        <w:t xml:space="preserve">, </w:t>
      </w:r>
      <w:r w:rsidR="00973632">
        <w:rPr>
          <w:sz w:val="20"/>
          <w:szCs w:val="20"/>
        </w:rPr>
        <w:t>feed</w:t>
      </w:r>
      <w:r w:rsidR="004755C8">
        <w:rPr>
          <w:sz w:val="20"/>
          <w:szCs w:val="20"/>
        </w:rPr>
        <w:t xml:space="preserve"> size</w:t>
      </w:r>
      <w:r w:rsidR="0085574B">
        <w:rPr>
          <w:sz w:val="20"/>
          <w:szCs w:val="20"/>
        </w:rPr>
        <w:t>s</w:t>
      </w:r>
      <w:r w:rsidR="004755C8">
        <w:rPr>
          <w:sz w:val="20"/>
          <w:szCs w:val="20"/>
        </w:rPr>
        <w:t xml:space="preserve"> and grades</w:t>
      </w:r>
      <w:r w:rsidR="0085574B">
        <w:rPr>
          <w:sz w:val="20"/>
          <w:szCs w:val="20"/>
        </w:rPr>
        <w:t xml:space="preserve"> (declining)</w:t>
      </w:r>
      <w:r w:rsidR="002624EE">
        <w:rPr>
          <w:sz w:val="20"/>
          <w:szCs w:val="20"/>
        </w:rPr>
        <w:t xml:space="preserve">, </w:t>
      </w:r>
      <w:r w:rsidR="0085574B">
        <w:rPr>
          <w:sz w:val="20"/>
          <w:szCs w:val="20"/>
        </w:rPr>
        <w:t>was expected</w:t>
      </w:r>
      <w:r w:rsidR="00D12341">
        <w:rPr>
          <w:sz w:val="20"/>
          <w:szCs w:val="20"/>
        </w:rPr>
        <w:t>.</w:t>
      </w:r>
      <w:r w:rsidR="00EF4D38">
        <w:rPr>
          <w:sz w:val="20"/>
          <w:szCs w:val="20"/>
        </w:rPr>
        <w:t xml:space="preserve"> </w:t>
      </w:r>
      <w:bookmarkEnd w:id="3"/>
      <w:r w:rsidR="00EF4D38">
        <w:rPr>
          <w:sz w:val="20"/>
          <w:szCs w:val="20"/>
        </w:rPr>
        <w:t>In 1990, a semi-autogenous grinding (SAG</w:t>
      </w:r>
      <w:r w:rsidR="00CA1331">
        <w:rPr>
          <w:sz w:val="20"/>
          <w:szCs w:val="20"/>
        </w:rPr>
        <w:t xml:space="preserve"> 32’x13.5’</w:t>
      </w:r>
      <w:r w:rsidR="00EF4D38">
        <w:rPr>
          <w:sz w:val="20"/>
          <w:szCs w:val="20"/>
        </w:rPr>
        <w:t xml:space="preserve">) mill was </w:t>
      </w:r>
      <w:r w:rsidR="002C1DF8">
        <w:rPr>
          <w:sz w:val="20"/>
          <w:szCs w:val="20"/>
        </w:rPr>
        <w:t>installed</w:t>
      </w:r>
      <w:r w:rsidR="00EF4D38">
        <w:rPr>
          <w:sz w:val="20"/>
          <w:szCs w:val="20"/>
        </w:rPr>
        <w:t>,</w:t>
      </w:r>
      <w:r w:rsidR="00154B88" w:rsidRPr="00154B88">
        <w:rPr>
          <w:noProof/>
        </w:rPr>
        <w:t xml:space="preserve"> </w:t>
      </w:r>
      <w:r w:rsidR="00EF4D38">
        <w:rPr>
          <w:sz w:val="20"/>
          <w:szCs w:val="20"/>
        </w:rPr>
        <w:t xml:space="preserve">and </w:t>
      </w:r>
      <w:r w:rsidR="000F5196">
        <w:rPr>
          <w:sz w:val="20"/>
          <w:szCs w:val="20"/>
        </w:rPr>
        <w:t>following the closure of</w:t>
      </w:r>
      <w:r w:rsidR="00D80F51">
        <w:rPr>
          <w:sz w:val="20"/>
          <w:szCs w:val="20"/>
        </w:rPr>
        <w:t xml:space="preserve"> th</w:t>
      </w:r>
      <w:r w:rsidR="000F5196">
        <w:rPr>
          <w:sz w:val="20"/>
          <w:szCs w:val="20"/>
        </w:rPr>
        <w:t xml:space="preserve">e </w:t>
      </w:r>
      <w:r w:rsidR="00EF4D38">
        <w:rPr>
          <w:sz w:val="20"/>
          <w:szCs w:val="20"/>
        </w:rPr>
        <w:t>crushing plant</w:t>
      </w:r>
      <w:r w:rsidR="000F5196">
        <w:rPr>
          <w:sz w:val="20"/>
          <w:szCs w:val="20"/>
        </w:rPr>
        <w:t xml:space="preserve"> </w:t>
      </w:r>
      <w:r w:rsidR="00EF4D38">
        <w:rPr>
          <w:sz w:val="20"/>
          <w:szCs w:val="20"/>
        </w:rPr>
        <w:t>in 2017</w:t>
      </w:r>
      <w:r w:rsidR="0067254A">
        <w:rPr>
          <w:sz w:val="20"/>
          <w:szCs w:val="20"/>
        </w:rPr>
        <w:t xml:space="preserve"> (care and maintenance)</w:t>
      </w:r>
      <w:r w:rsidR="00EF4D38">
        <w:rPr>
          <w:sz w:val="20"/>
          <w:szCs w:val="20"/>
        </w:rPr>
        <w:t>,</w:t>
      </w:r>
      <w:r w:rsidR="000F5196">
        <w:rPr>
          <w:sz w:val="20"/>
          <w:szCs w:val="20"/>
        </w:rPr>
        <w:t xml:space="preserve"> </w:t>
      </w:r>
      <w:r w:rsidR="00EF4D38">
        <w:rPr>
          <w:sz w:val="20"/>
          <w:szCs w:val="20"/>
        </w:rPr>
        <w:t>the</w:t>
      </w:r>
      <w:r w:rsidR="000F5196">
        <w:rPr>
          <w:sz w:val="20"/>
          <w:szCs w:val="20"/>
        </w:rPr>
        <w:t xml:space="preserve"> operation relied solely on SAG milling</w:t>
      </w:r>
      <w:r w:rsidR="001B2C7A">
        <w:rPr>
          <w:sz w:val="20"/>
          <w:szCs w:val="20"/>
        </w:rPr>
        <w:t>.</w:t>
      </w:r>
      <w:r w:rsidR="00F71B07">
        <w:rPr>
          <w:sz w:val="20"/>
          <w:szCs w:val="20"/>
        </w:rPr>
        <w:t xml:space="preserve"> </w:t>
      </w:r>
      <w:r w:rsidR="000F5196">
        <w:rPr>
          <w:sz w:val="20"/>
          <w:szCs w:val="20"/>
        </w:rPr>
        <w:t xml:space="preserve">In 2020, </w:t>
      </w:r>
      <w:r w:rsidR="00346ADD" w:rsidRPr="003C7DA1">
        <w:rPr>
          <w:sz w:val="20"/>
          <w:szCs w:val="20"/>
        </w:rPr>
        <w:t>Clarabelle Mill</w:t>
      </w:r>
      <w:r w:rsidR="007973A6" w:rsidRPr="003C7DA1">
        <w:rPr>
          <w:sz w:val="20"/>
          <w:szCs w:val="20"/>
        </w:rPr>
        <w:t xml:space="preserve"> </w:t>
      </w:r>
      <w:r w:rsidR="00346ADD" w:rsidRPr="003C7DA1">
        <w:rPr>
          <w:sz w:val="20"/>
          <w:szCs w:val="20"/>
        </w:rPr>
        <w:t>initiated</w:t>
      </w:r>
      <w:r w:rsidR="00F71B07">
        <w:rPr>
          <w:sz w:val="20"/>
          <w:szCs w:val="20"/>
        </w:rPr>
        <w:t xml:space="preserve"> the </w:t>
      </w:r>
      <w:r w:rsidR="00346ADD" w:rsidRPr="003C7DA1">
        <w:rPr>
          <w:sz w:val="20"/>
          <w:szCs w:val="20"/>
        </w:rPr>
        <w:t>Vale Production System (VPS</w:t>
      </w:r>
      <w:r w:rsidR="00E64B25" w:rsidRPr="003C7DA1">
        <w:rPr>
          <w:sz w:val="20"/>
          <w:szCs w:val="20"/>
        </w:rPr>
        <w:t>)</w:t>
      </w:r>
      <w:r w:rsidR="00E64B25">
        <w:rPr>
          <w:sz w:val="20"/>
          <w:szCs w:val="20"/>
        </w:rPr>
        <w:t xml:space="preserve">; </w:t>
      </w:r>
      <w:r w:rsidR="008A3B10">
        <w:rPr>
          <w:sz w:val="20"/>
          <w:szCs w:val="20"/>
        </w:rPr>
        <w:t>an</w:t>
      </w:r>
      <w:r w:rsidR="00F71B07">
        <w:rPr>
          <w:sz w:val="20"/>
          <w:szCs w:val="20"/>
        </w:rPr>
        <w:t xml:space="preserve"> operational</w:t>
      </w:r>
      <w:r w:rsidR="00346ADD" w:rsidRPr="003C7DA1">
        <w:rPr>
          <w:sz w:val="20"/>
          <w:szCs w:val="20"/>
        </w:rPr>
        <w:t xml:space="preserve"> </w:t>
      </w:r>
      <w:r w:rsidR="008A3B10">
        <w:rPr>
          <w:sz w:val="20"/>
          <w:szCs w:val="20"/>
        </w:rPr>
        <w:t xml:space="preserve">framework to align technical practices, drive </w:t>
      </w:r>
      <w:r w:rsidR="00346ADD" w:rsidRPr="003C7DA1">
        <w:rPr>
          <w:sz w:val="20"/>
          <w:szCs w:val="20"/>
        </w:rPr>
        <w:t>continuous improvement</w:t>
      </w:r>
      <w:r w:rsidR="008A3B10">
        <w:rPr>
          <w:sz w:val="20"/>
          <w:szCs w:val="20"/>
        </w:rPr>
        <w:t xml:space="preserve"> and enhance standardization</w:t>
      </w:r>
      <w:r w:rsidR="00346ADD" w:rsidRPr="003C7DA1">
        <w:rPr>
          <w:sz w:val="20"/>
          <w:szCs w:val="20"/>
        </w:rPr>
        <w:t xml:space="preserve"> </w:t>
      </w:r>
      <w:r w:rsidR="002803F8">
        <w:rPr>
          <w:sz w:val="20"/>
          <w:szCs w:val="20"/>
        </w:rPr>
        <w:t xml:space="preserve">as part of the transformation toward a </w:t>
      </w:r>
      <w:r w:rsidR="00346ADD" w:rsidRPr="003C7DA1">
        <w:rPr>
          <w:sz w:val="20"/>
          <w:szCs w:val="20"/>
        </w:rPr>
        <w:t>safer and more reliable operation.</w:t>
      </w:r>
      <w:r w:rsidR="00EA753E">
        <w:rPr>
          <w:sz w:val="20"/>
          <w:szCs w:val="20"/>
        </w:rPr>
        <w:t xml:space="preserve"> In 2021,</w:t>
      </w:r>
      <w:r w:rsidR="00154B88">
        <w:rPr>
          <w:sz w:val="20"/>
          <w:szCs w:val="20"/>
        </w:rPr>
        <w:t xml:space="preserve"> </w:t>
      </w:r>
      <w:r w:rsidR="006152E1">
        <w:rPr>
          <w:sz w:val="20"/>
          <w:szCs w:val="20"/>
        </w:rPr>
        <w:t>a</w:t>
      </w:r>
      <w:r w:rsidR="00DB26A1">
        <w:rPr>
          <w:sz w:val="20"/>
          <w:szCs w:val="20"/>
        </w:rPr>
        <w:t xml:space="preserve"> </w:t>
      </w:r>
      <w:r w:rsidR="00AD6E77">
        <w:rPr>
          <w:sz w:val="20"/>
          <w:szCs w:val="20"/>
        </w:rPr>
        <w:t xml:space="preserve">reliability </w:t>
      </w:r>
      <w:r w:rsidR="006152E1">
        <w:rPr>
          <w:sz w:val="20"/>
          <w:szCs w:val="20"/>
        </w:rPr>
        <w:t>study</w:t>
      </w:r>
      <w:r w:rsidR="00154B88">
        <w:rPr>
          <w:sz w:val="20"/>
          <w:szCs w:val="20"/>
        </w:rPr>
        <w:t xml:space="preserve"> </w:t>
      </w:r>
      <w:r w:rsidR="008E4B14">
        <w:rPr>
          <w:sz w:val="20"/>
          <w:szCs w:val="20"/>
        </w:rPr>
        <w:t>diagnosed</w:t>
      </w:r>
      <w:r w:rsidR="00154B88">
        <w:rPr>
          <w:sz w:val="20"/>
          <w:szCs w:val="20"/>
        </w:rPr>
        <w:t xml:space="preserve"> th</w:t>
      </w:r>
      <w:r w:rsidR="000B3FB2">
        <w:rPr>
          <w:sz w:val="20"/>
          <w:szCs w:val="20"/>
        </w:rPr>
        <w:t xml:space="preserve">at SAG mill maintenance strategy </w:t>
      </w:r>
      <w:r w:rsidR="001A00C4">
        <w:rPr>
          <w:sz w:val="20"/>
          <w:szCs w:val="20"/>
        </w:rPr>
        <w:t>(</w:t>
      </w:r>
      <w:r w:rsidR="006549B0">
        <w:rPr>
          <w:sz w:val="20"/>
          <w:szCs w:val="20"/>
        </w:rPr>
        <w:t>scope</w:t>
      </w:r>
      <w:r w:rsidR="00154B88">
        <w:rPr>
          <w:sz w:val="20"/>
          <w:szCs w:val="20"/>
        </w:rPr>
        <w:t xml:space="preserve"> and </w:t>
      </w:r>
      <w:r w:rsidR="006549B0">
        <w:rPr>
          <w:sz w:val="20"/>
          <w:szCs w:val="20"/>
        </w:rPr>
        <w:t xml:space="preserve">frequency </w:t>
      </w:r>
      <w:r w:rsidR="00154B88">
        <w:rPr>
          <w:sz w:val="20"/>
          <w:szCs w:val="20"/>
        </w:rPr>
        <w:t xml:space="preserve">of SAG mill </w:t>
      </w:r>
      <w:r w:rsidR="000B3FB2">
        <w:rPr>
          <w:sz w:val="20"/>
          <w:szCs w:val="20"/>
        </w:rPr>
        <w:t>reline</w:t>
      </w:r>
      <w:r w:rsidR="003C7F0F">
        <w:rPr>
          <w:sz w:val="20"/>
          <w:szCs w:val="20"/>
        </w:rPr>
        <w:t>s</w:t>
      </w:r>
      <w:r w:rsidR="001A00C4">
        <w:rPr>
          <w:sz w:val="20"/>
          <w:szCs w:val="20"/>
        </w:rPr>
        <w:t>)</w:t>
      </w:r>
      <w:r w:rsidR="00154B88">
        <w:rPr>
          <w:sz w:val="20"/>
          <w:szCs w:val="20"/>
        </w:rPr>
        <w:t xml:space="preserve"> as a major opportunity to improve</w:t>
      </w:r>
      <w:r w:rsidR="00DB26A1">
        <w:rPr>
          <w:sz w:val="20"/>
          <w:szCs w:val="20"/>
        </w:rPr>
        <w:t xml:space="preserve"> mill availability</w:t>
      </w:r>
      <w:r w:rsidR="006152E1">
        <w:rPr>
          <w:sz w:val="20"/>
          <w:szCs w:val="20"/>
        </w:rPr>
        <w:t>.</w:t>
      </w:r>
      <w:r w:rsidR="007F19B9">
        <w:rPr>
          <w:sz w:val="20"/>
          <w:szCs w:val="20"/>
        </w:rPr>
        <w:t xml:space="preserve"> Historical</w:t>
      </w:r>
      <w:r w:rsidR="00765AD9">
        <w:rPr>
          <w:sz w:val="20"/>
          <w:szCs w:val="20"/>
        </w:rPr>
        <w:t>ly</w:t>
      </w:r>
      <w:r w:rsidR="003C7F0F">
        <w:rPr>
          <w:sz w:val="20"/>
          <w:szCs w:val="20"/>
        </w:rPr>
        <w:t>,</w:t>
      </w:r>
      <w:r w:rsidR="007F19B9">
        <w:rPr>
          <w:sz w:val="20"/>
          <w:szCs w:val="20"/>
        </w:rPr>
        <w:t xml:space="preserve"> </w:t>
      </w:r>
      <w:r w:rsidR="00154B88">
        <w:rPr>
          <w:sz w:val="20"/>
          <w:szCs w:val="20"/>
        </w:rPr>
        <w:t>liner-related failure modes</w:t>
      </w:r>
      <w:r w:rsidR="00154B88" w:rsidRPr="00E369FF">
        <w:rPr>
          <w:sz w:val="20"/>
          <w:szCs w:val="20"/>
        </w:rPr>
        <w:t xml:space="preserve">—including </w:t>
      </w:r>
      <w:r w:rsidR="00E369FF">
        <w:rPr>
          <w:sz w:val="20"/>
          <w:szCs w:val="20"/>
        </w:rPr>
        <w:t xml:space="preserve">packing, </w:t>
      </w:r>
      <w:r w:rsidR="007F19B9">
        <w:rPr>
          <w:sz w:val="20"/>
          <w:szCs w:val="20"/>
        </w:rPr>
        <w:t xml:space="preserve">peening, </w:t>
      </w:r>
      <w:r w:rsidR="00E369FF">
        <w:rPr>
          <w:sz w:val="20"/>
          <w:szCs w:val="20"/>
        </w:rPr>
        <w:t>pegging</w:t>
      </w:r>
      <w:r w:rsidR="007F19B9">
        <w:rPr>
          <w:sz w:val="20"/>
          <w:szCs w:val="20"/>
        </w:rPr>
        <w:t xml:space="preserve">, </w:t>
      </w:r>
      <w:r w:rsidR="00DA5B7D">
        <w:rPr>
          <w:sz w:val="20"/>
          <w:szCs w:val="20"/>
        </w:rPr>
        <w:t>breakage</w:t>
      </w:r>
      <w:r w:rsidR="007F19B9">
        <w:rPr>
          <w:sz w:val="20"/>
          <w:szCs w:val="20"/>
        </w:rPr>
        <w:t xml:space="preserve">, and </w:t>
      </w:r>
      <w:r w:rsidR="003C7F0F">
        <w:rPr>
          <w:sz w:val="20"/>
          <w:szCs w:val="20"/>
        </w:rPr>
        <w:t xml:space="preserve">broken </w:t>
      </w:r>
      <w:r w:rsidR="007F19B9">
        <w:rPr>
          <w:sz w:val="20"/>
          <w:szCs w:val="20"/>
        </w:rPr>
        <w:t>bolt</w:t>
      </w:r>
      <w:r w:rsidR="00DB26A1">
        <w:rPr>
          <w:sz w:val="20"/>
          <w:szCs w:val="20"/>
        </w:rPr>
        <w:t>s</w:t>
      </w:r>
      <w:r w:rsidR="00154B88" w:rsidRPr="00E369FF">
        <w:rPr>
          <w:sz w:val="20"/>
          <w:szCs w:val="20"/>
        </w:rPr>
        <w:t>—</w:t>
      </w:r>
      <w:r w:rsidR="007F19B9">
        <w:rPr>
          <w:sz w:val="20"/>
          <w:szCs w:val="20"/>
        </w:rPr>
        <w:t>have negatively impacted mill</w:t>
      </w:r>
      <w:r w:rsidR="00DB26A1">
        <w:rPr>
          <w:sz w:val="20"/>
          <w:szCs w:val="20"/>
        </w:rPr>
        <w:t xml:space="preserve"> uptime</w:t>
      </w:r>
      <w:r w:rsidR="00154B88">
        <w:rPr>
          <w:sz w:val="20"/>
          <w:szCs w:val="20"/>
        </w:rPr>
        <w:t>. In 2022, the SAG mill</w:t>
      </w:r>
      <w:r w:rsidR="00765AD9">
        <w:rPr>
          <w:sz w:val="20"/>
          <w:szCs w:val="20"/>
        </w:rPr>
        <w:t xml:space="preserve"> </w:t>
      </w:r>
      <w:r w:rsidR="00DB26A1">
        <w:rPr>
          <w:sz w:val="20"/>
          <w:szCs w:val="20"/>
        </w:rPr>
        <w:t xml:space="preserve">shell </w:t>
      </w:r>
      <w:r w:rsidR="00AD6E77">
        <w:rPr>
          <w:sz w:val="20"/>
          <w:szCs w:val="20"/>
        </w:rPr>
        <w:t xml:space="preserve">Hi-Lo </w:t>
      </w:r>
      <w:r w:rsidR="00154B88">
        <w:rPr>
          <w:sz w:val="20"/>
          <w:szCs w:val="20"/>
        </w:rPr>
        <w:t xml:space="preserve">liners failed causing significant </w:t>
      </w:r>
      <w:r w:rsidR="00B26F44">
        <w:rPr>
          <w:sz w:val="20"/>
          <w:szCs w:val="20"/>
        </w:rPr>
        <w:t xml:space="preserve">mill </w:t>
      </w:r>
      <w:r w:rsidR="00154B88">
        <w:rPr>
          <w:sz w:val="20"/>
          <w:szCs w:val="20"/>
        </w:rPr>
        <w:t>downtime impact.</w:t>
      </w:r>
      <w:r w:rsidR="00B26F44">
        <w:rPr>
          <w:sz w:val="20"/>
          <w:szCs w:val="20"/>
        </w:rPr>
        <w:t xml:space="preserve"> </w:t>
      </w:r>
      <w:r w:rsidR="00FE001F">
        <w:rPr>
          <w:sz w:val="20"/>
          <w:szCs w:val="20"/>
        </w:rPr>
        <w:t xml:space="preserve">To key to enhancing SAG mill availability and throughput lied in the development of a robust </w:t>
      </w:r>
      <w:r w:rsidR="00E4361B">
        <w:rPr>
          <w:sz w:val="20"/>
          <w:szCs w:val="20"/>
        </w:rPr>
        <w:t xml:space="preserve">reliability-centered </w:t>
      </w:r>
      <w:r w:rsidR="004E179D">
        <w:rPr>
          <w:sz w:val="20"/>
          <w:szCs w:val="20"/>
        </w:rPr>
        <w:t>SAG reline strategy</w:t>
      </w:r>
      <w:r w:rsidR="00FE001F">
        <w:rPr>
          <w:sz w:val="20"/>
          <w:szCs w:val="20"/>
        </w:rPr>
        <w:t xml:space="preserve">, </w:t>
      </w:r>
      <w:r w:rsidR="004E179D">
        <w:rPr>
          <w:sz w:val="20"/>
          <w:szCs w:val="20"/>
        </w:rPr>
        <w:t>which include</w:t>
      </w:r>
      <w:r w:rsidR="001A00C4">
        <w:rPr>
          <w:sz w:val="20"/>
          <w:szCs w:val="20"/>
        </w:rPr>
        <w:t>d</w:t>
      </w:r>
      <w:r w:rsidR="004E179D">
        <w:rPr>
          <w:sz w:val="20"/>
          <w:szCs w:val="20"/>
        </w:rPr>
        <w:t xml:space="preserve"> </w:t>
      </w:r>
      <w:r w:rsidR="00B26F44">
        <w:rPr>
          <w:sz w:val="20"/>
          <w:szCs w:val="20"/>
        </w:rPr>
        <w:t>liner design</w:t>
      </w:r>
      <w:r w:rsidR="004E179D">
        <w:rPr>
          <w:sz w:val="20"/>
          <w:szCs w:val="20"/>
        </w:rPr>
        <w:t xml:space="preserve"> optimization</w:t>
      </w:r>
      <w:r w:rsidR="00B26F44">
        <w:rPr>
          <w:sz w:val="20"/>
          <w:szCs w:val="20"/>
        </w:rPr>
        <w:t>,</w:t>
      </w:r>
      <w:r w:rsidR="00AD6E77">
        <w:rPr>
          <w:sz w:val="20"/>
          <w:szCs w:val="20"/>
        </w:rPr>
        <w:t xml:space="preserve"> </w:t>
      </w:r>
      <w:r w:rsidR="00B26F44">
        <w:rPr>
          <w:sz w:val="20"/>
          <w:szCs w:val="20"/>
        </w:rPr>
        <w:t>bolting technology</w:t>
      </w:r>
      <w:r w:rsidR="00AD6E77">
        <w:rPr>
          <w:sz w:val="20"/>
          <w:szCs w:val="20"/>
        </w:rPr>
        <w:t xml:space="preserve">, </w:t>
      </w:r>
      <w:r w:rsidR="004E179D">
        <w:rPr>
          <w:sz w:val="20"/>
          <w:szCs w:val="20"/>
        </w:rPr>
        <w:t xml:space="preserve">reline synchronization and liner </w:t>
      </w:r>
      <w:r w:rsidR="00AD6E77">
        <w:rPr>
          <w:sz w:val="20"/>
          <w:szCs w:val="20"/>
        </w:rPr>
        <w:t>condition-based maintenance</w:t>
      </w:r>
      <w:r w:rsidR="00B26F44">
        <w:rPr>
          <w:sz w:val="20"/>
          <w:szCs w:val="20"/>
        </w:rPr>
        <w:t>.</w:t>
      </w:r>
      <w:r w:rsidR="00154B88">
        <w:rPr>
          <w:sz w:val="20"/>
          <w:szCs w:val="20"/>
        </w:rPr>
        <w:t xml:space="preserve"> </w:t>
      </w:r>
      <w:r w:rsidR="006152E1">
        <w:rPr>
          <w:sz w:val="20"/>
          <w:szCs w:val="20"/>
        </w:rPr>
        <w:t xml:space="preserve">       </w:t>
      </w:r>
      <w:r w:rsidR="00F37C69">
        <w:rPr>
          <w:sz w:val="20"/>
          <w:szCs w:val="20"/>
        </w:rPr>
        <w:t xml:space="preserve">             </w:t>
      </w:r>
      <w:r w:rsidR="00EA753E">
        <w:rPr>
          <w:sz w:val="20"/>
          <w:szCs w:val="20"/>
        </w:rPr>
        <w:t xml:space="preserve"> </w:t>
      </w:r>
      <w:r w:rsidR="00CC4EE3" w:rsidRPr="003C7DA1">
        <w:rPr>
          <w:sz w:val="20"/>
          <w:szCs w:val="20"/>
        </w:rPr>
        <w:t xml:space="preserve"> </w:t>
      </w:r>
      <w:r w:rsidR="007973A6" w:rsidRPr="003C7DA1">
        <w:rPr>
          <w:sz w:val="20"/>
          <w:szCs w:val="20"/>
        </w:rPr>
        <w:t xml:space="preserve"> </w:t>
      </w:r>
      <w:r w:rsidR="00346ADD" w:rsidRPr="003C7DA1">
        <w:rPr>
          <w:sz w:val="20"/>
          <w:szCs w:val="20"/>
        </w:rPr>
        <w:t xml:space="preserve"> </w:t>
      </w:r>
      <w:r w:rsidR="007D1310">
        <w:rPr>
          <w:sz w:val="20"/>
          <w:szCs w:val="20"/>
        </w:rPr>
        <w:t xml:space="preserve">   </w:t>
      </w:r>
    </w:p>
    <w:p w14:paraId="3B5FF9DA" w14:textId="1B76D614" w:rsidR="00BB5CC9" w:rsidRPr="003C7DA1" w:rsidRDefault="00BB5CC9">
      <w:pPr>
        <w:pStyle w:val="BodyText"/>
        <w:spacing w:before="10"/>
      </w:pPr>
    </w:p>
    <w:p w14:paraId="56350F7D" w14:textId="0D25F564" w:rsidR="00BB5CC9" w:rsidRDefault="00BB62F6" w:rsidP="001867D0">
      <w:pPr>
        <w:pStyle w:val="Heading1"/>
        <w:numPr>
          <w:ilvl w:val="0"/>
          <w:numId w:val="2"/>
        </w:numPr>
      </w:pPr>
      <w:bookmarkStart w:id="4" w:name="_Hlk215307871"/>
      <w:r>
        <w:t>SAG LINER DESIGN OPTIMIZATION</w:t>
      </w:r>
    </w:p>
    <w:p w14:paraId="478BA265" w14:textId="0D44398E" w:rsidR="0033336F" w:rsidRDefault="0033336F" w:rsidP="0033336F">
      <w:pPr>
        <w:pStyle w:val="BodyText"/>
        <w:spacing w:before="1"/>
        <w:ind w:right="1463"/>
        <w:jc w:val="both"/>
      </w:pPr>
    </w:p>
    <w:p w14:paraId="3429BCC0" w14:textId="0C0FA816" w:rsidR="00BB5CC9" w:rsidRDefault="003C7DA1">
      <w:pPr>
        <w:pStyle w:val="BodyText"/>
        <w:spacing w:before="1"/>
        <w:ind w:left="1474" w:right="1463" w:firstLine="717"/>
        <w:jc w:val="both"/>
      </w:pPr>
      <w:r>
        <w:t xml:space="preserve">When the SAG mill was </w:t>
      </w:r>
      <w:r w:rsidR="00204E1D">
        <w:t>installed</w:t>
      </w:r>
      <w:r>
        <w:t>, t</w:t>
      </w:r>
      <w:r w:rsidR="003344F1" w:rsidRPr="003344F1">
        <w:t xml:space="preserve">he shell liner </w:t>
      </w:r>
      <w:r>
        <w:t xml:space="preserve">configuration </w:t>
      </w:r>
      <w:r w:rsidR="00403A6A">
        <w:t xml:space="preserve">consisted of </w:t>
      </w:r>
      <w:r w:rsidR="00CD191E">
        <w:t>a</w:t>
      </w:r>
      <w:r w:rsidR="003344F1" w:rsidRPr="003344F1">
        <w:t xml:space="preserve"> </w:t>
      </w:r>
      <w:r w:rsidR="00CD191E">
        <w:t>“</w:t>
      </w:r>
      <w:r w:rsidR="003344F1" w:rsidRPr="003344F1">
        <w:t>Hi-Hi</w:t>
      </w:r>
      <w:r w:rsidR="00CD191E">
        <w:t>”</w:t>
      </w:r>
      <w:r w:rsidR="003344F1" w:rsidRPr="003344F1">
        <w:t xml:space="preserve"> lifter</w:t>
      </w:r>
      <w:r w:rsidR="00403A6A">
        <w:t xml:space="preserve"> profile</w:t>
      </w:r>
      <w:r w:rsidR="003344F1" w:rsidRPr="003344F1">
        <w:t xml:space="preserve">. </w:t>
      </w:r>
      <w:r w:rsidR="005A62E9">
        <w:t>In March 2021, t</w:t>
      </w:r>
      <w:r w:rsidR="00DD069B">
        <w:t>h</w:t>
      </w:r>
      <w:r w:rsidR="00403A6A">
        <w:t xml:space="preserve">is configuration was </w:t>
      </w:r>
      <w:r w:rsidR="008A65EC">
        <w:t>modified to</w:t>
      </w:r>
      <w:r w:rsidR="00403A6A">
        <w:t xml:space="preserve"> a </w:t>
      </w:r>
      <w:r w:rsidR="00102B9F">
        <w:t>“</w:t>
      </w:r>
      <w:r w:rsidR="003344F1" w:rsidRPr="003344F1">
        <w:t>Hi</w:t>
      </w:r>
      <w:bookmarkEnd w:id="4"/>
      <w:r w:rsidR="003344F1" w:rsidRPr="003344F1">
        <w:t>-Lo</w:t>
      </w:r>
      <w:r w:rsidR="00102B9F">
        <w:t>”</w:t>
      </w:r>
      <w:r w:rsidR="003344F1" w:rsidRPr="003344F1">
        <w:t xml:space="preserve"> lifter</w:t>
      </w:r>
      <w:r w:rsidR="00403A6A">
        <w:t xml:space="preserve"> profile as part of an optimization effort</w:t>
      </w:r>
      <w:r w:rsidR="00544D86">
        <w:t xml:space="preserve"> to reduce the number of liner components</w:t>
      </w:r>
      <w:r w:rsidR="00E4361B">
        <w:t xml:space="preserve"> to improve reline time and safety</w:t>
      </w:r>
      <w:r w:rsidR="00544D86">
        <w:t xml:space="preserve">. </w:t>
      </w:r>
      <w:r w:rsidR="00403A6A">
        <w:t>However, o</w:t>
      </w:r>
      <w:r w:rsidR="003344F1" w:rsidRPr="003344F1">
        <w:t xml:space="preserve">n </w:t>
      </w:r>
      <w:r w:rsidR="005C1A33" w:rsidRPr="003344F1">
        <w:t>March</w:t>
      </w:r>
      <w:r w:rsidR="003344F1" w:rsidRPr="003344F1">
        <w:t xml:space="preserve"> 2022, the SAG mill </w:t>
      </w:r>
      <w:r w:rsidR="00CD191E">
        <w:t xml:space="preserve">shell </w:t>
      </w:r>
      <w:r w:rsidR="003344F1" w:rsidRPr="003344F1">
        <w:t xml:space="preserve">liners </w:t>
      </w:r>
      <w:r w:rsidR="00403A6A">
        <w:t xml:space="preserve">experienced </w:t>
      </w:r>
      <w:r w:rsidR="00544D86">
        <w:t>premature</w:t>
      </w:r>
      <w:r w:rsidR="00403A6A">
        <w:t xml:space="preserve"> wear and </w:t>
      </w:r>
      <w:r w:rsidR="00544D86">
        <w:t>cracks</w:t>
      </w:r>
      <w:r w:rsidR="00403A6A">
        <w:t xml:space="preserve">. Following the failure, the </w:t>
      </w:r>
      <w:r w:rsidR="00866767">
        <w:t>original “</w:t>
      </w:r>
      <w:r w:rsidR="00CD191E" w:rsidRPr="003344F1">
        <w:t>Hi-Hi</w:t>
      </w:r>
      <w:r w:rsidR="00866767">
        <w:t>”</w:t>
      </w:r>
      <w:r w:rsidR="00CD191E" w:rsidRPr="003344F1">
        <w:t xml:space="preserve"> lifter </w:t>
      </w:r>
      <w:r w:rsidR="00CD191E">
        <w:t>was reinstated</w:t>
      </w:r>
      <w:r w:rsidR="00403A6A">
        <w:t xml:space="preserve"> to restore operation</w:t>
      </w:r>
      <w:r w:rsidR="006E69EE">
        <w:t>al</w:t>
      </w:r>
      <w:r w:rsidR="00403A6A">
        <w:t xml:space="preserve"> stability</w:t>
      </w:r>
      <w:r w:rsidR="00CD191E">
        <w:t xml:space="preserve">. </w:t>
      </w:r>
      <w:r w:rsidR="00D36A7B">
        <w:t xml:space="preserve">A comprehensive reliability analysis </w:t>
      </w:r>
      <w:r w:rsidR="005A62E9">
        <w:t xml:space="preserve">was conducted to determine the </w:t>
      </w:r>
      <w:r w:rsidR="00866767">
        <w:t>root cause</w:t>
      </w:r>
      <w:r w:rsidR="005A62E9">
        <w:t xml:space="preserve"> of </w:t>
      </w:r>
      <w:r w:rsidR="005366A6">
        <w:t xml:space="preserve">the liner </w:t>
      </w:r>
      <w:r w:rsidR="005A62E9">
        <w:t>failure.</w:t>
      </w:r>
      <w:r w:rsidR="005366A6">
        <w:t xml:space="preserve"> Using a structured approach</w:t>
      </w:r>
      <w:r w:rsidR="005366A6" w:rsidRPr="00F37591">
        <w:t>—</w:t>
      </w:r>
      <w:r w:rsidR="005366A6">
        <w:t xml:space="preserve">including Fault Tree Analysis (FTA), Failures Modes and Effects Analysis (FMEA), detailed wear profile assessments, and application of mechanical design </w:t>
      </w:r>
      <w:r w:rsidR="00385861">
        <w:t>guidelines</w:t>
      </w:r>
      <w:r w:rsidR="00385861" w:rsidRPr="00F37591">
        <w:t xml:space="preserve">, </w:t>
      </w:r>
      <w:r w:rsidR="005366A6">
        <w:t>the liner optimization project was successfully completed, establishing a more robust and reliable configuration for future operations</w:t>
      </w:r>
      <w:r w:rsidR="00D36A7B">
        <w:t xml:space="preserve">. </w:t>
      </w:r>
    </w:p>
    <w:p w14:paraId="403ACE11" w14:textId="24EEFF51" w:rsidR="00BB5CC9" w:rsidRDefault="00BB5CC9">
      <w:pPr>
        <w:pStyle w:val="BodyText"/>
        <w:spacing w:before="9"/>
      </w:pPr>
    </w:p>
    <w:p w14:paraId="2B00447C" w14:textId="2A9C5B69" w:rsidR="00BB5CC9" w:rsidRDefault="004273D2">
      <w:pPr>
        <w:pStyle w:val="Heading2"/>
      </w:pPr>
      <w:bookmarkStart w:id="5" w:name="_Hlk215404065"/>
      <w:r>
        <w:t xml:space="preserve">2.1. </w:t>
      </w:r>
      <w:r w:rsidR="000B3FB2">
        <w:t xml:space="preserve">Hi-Lo </w:t>
      </w:r>
      <w:r w:rsidR="00765AD9">
        <w:t>Shell Liners</w:t>
      </w:r>
      <w:r w:rsidR="000B3FB2">
        <w:t xml:space="preserve"> Failure Investigation</w:t>
      </w:r>
    </w:p>
    <w:p w14:paraId="44500883" w14:textId="76A16E0D" w:rsidR="00BB5CC9" w:rsidRDefault="00BB5CC9">
      <w:pPr>
        <w:pStyle w:val="BodyText"/>
        <w:spacing w:before="11"/>
        <w:rPr>
          <w:b/>
        </w:rPr>
      </w:pPr>
    </w:p>
    <w:p w14:paraId="1C14CE18" w14:textId="723E32BC" w:rsidR="00487D68" w:rsidRDefault="000841B6" w:rsidP="00487D68">
      <w:pPr>
        <w:pStyle w:val="BodyText"/>
        <w:ind w:left="1474" w:right="1462" w:firstLine="719"/>
        <w:jc w:val="both"/>
      </w:pPr>
      <w:r w:rsidRPr="00E61ED0">
        <w:rPr>
          <w:noProof/>
        </w:rPr>
        <w:drawing>
          <wp:anchor distT="0" distB="0" distL="114300" distR="114300" simplePos="0" relativeHeight="251680768" behindDoc="0" locked="0" layoutInCell="1" allowOverlap="1" wp14:anchorId="605506CF" wp14:editId="0DFA4467">
            <wp:simplePos x="0" y="0"/>
            <wp:positionH relativeFrom="margin">
              <wp:posOffset>4277242</wp:posOffset>
            </wp:positionH>
            <wp:positionV relativeFrom="paragraph">
              <wp:posOffset>845837</wp:posOffset>
            </wp:positionV>
            <wp:extent cx="1577099" cy="2192020"/>
            <wp:effectExtent l="0" t="2857" r="1587" b="1588"/>
            <wp:wrapNone/>
            <wp:docPr id="7" name="Picture 6" descr="A close-up of a roof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C1C2C3D2-210D-467A-977D-1F87705FA3A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 descr="A close-up of a roof&#10;&#10;AI-generated content may be incorrect.">
                      <a:extLst>
                        <a:ext uri="{FF2B5EF4-FFF2-40B4-BE49-F238E27FC236}">
                          <a16:creationId xmlns:a16="http://schemas.microsoft.com/office/drawing/2014/main" id="{C1C2C3D2-210D-467A-977D-1F87705FA3A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587497" cy="22064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24AC6">
        <w:t>In</w:t>
      </w:r>
      <w:r w:rsidR="00CD191E">
        <w:t xml:space="preserve"> March</w:t>
      </w:r>
      <w:r w:rsidR="00A30779">
        <w:t xml:space="preserve"> </w:t>
      </w:r>
      <w:r w:rsidR="00CD191E">
        <w:t>2021,</w:t>
      </w:r>
      <w:r w:rsidR="00866767">
        <w:t xml:space="preserve"> </w:t>
      </w:r>
      <w:r w:rsidR="00CD191E">
        <w:t xml:space="preserve">a </w:t>
      </w:r>
      <w:r w:rsidR="00CD191E" w:rsidRPr="003344F1">
        <w:t>30-3</w:t>
      </w:r>
      <w:ins w:id="6" w:author="Ravinder Multani" w:date="2026-02-09T12:41:00Z" w16du:dateUtc="2026-02-09T17:41:00Z">
        <w:r w:rsidR="00F523B9">
          <w:t xml:space="preserve"> </w:t>
        </w:r>
      </w:ins>
      <w:r w:rsidR="00CD191E" w:rsidRPr="003344F1">
        <w:t xml:space="preserve">row </w:t>
      </w:r>
      <w:r w:rsidR="00CD191E">
        <w:t>“</w:t>
      </w:r>
      <w:r w:rsidR="00CD191E" w:rsidRPr="003344F1">
        <w:t>Hi-Lo</w:t>
      </w:r>
      <w:r w:rsidR="00CD191E">
        <w:t>”</w:t>
      </w:r>
      <w:r w:rsidR="00CD191E" w:rsidRPr="003344F1">
        <w:t xml:space="preserve"> lifter with 27° face angle</w:t>
      </w:r>
      <w:r w:rsidR="00CD191E">
        <w:t xml:space="preserve"> was installed</w:t>
      </w:r>
      <w:r w:rsidR="00CD191E" w:rsidRPr="003344F1">
        <w:t>.</w:t>
      </w:r>
      <w:r w:rsidR="00CD191E">
        <w:t xml:space="preserve"> </w:t>
      </w:r>
      <w:r w:rsidR="00F523B9">
        <w:t>In</w:t>
      </w:r>
      <w:r w:rsidR="00F523B9" w:rsidRPr="0081467D">
        <w:t xml:space="preserve"> </w:t>
      </w:r>
      <w:r w:rsidR="0081467D" w:rsidRPr="0081467D">
        <w:t>March</w:t>
      </w:r>
      <w:r w:rsidR="00F523B9">
        <w:t xml:space="preserve"> </w:t>
      </w:r>
      <w:r w:rsidR="0081467D" w:rsidRPr="0081467D">
        <w:t xml:space="preserve">2022, the SAG mill </w:t>
      </w:r>
      <w:r w:rsidR="004B0C51">
        <w:t xml:space="preserve">was </w:t>
      </w:r>
      <w:r w:rsidR="0081467D" w:rsidRPr="0081467D">
        <w:t xml:space="preserve">shutdown </w:t>
      </w:r>
      <w:r w:rsidR="00FF1BBB">
        <w:t xml:space="preserve">initially </w:t>
      </w:r>
      <w:r w:rsidR="0081467D" w:rsidRPr="0081467D">
        <w:t xml:space="preserve">due to </w:t>
      </w:r>
      <w:r w:rsidR="00FF1BBB">
        <w:t xml:space="preserve">the detection of </w:t>
      </w:r>
      <w:r w:rsidR="00FF1BBB" w:rsidRPr="0081467D">
        <w:t>full-size</w:t>
      </w:r>
      <w:r w:rsidR="004B0C51">
        <w:t>d</w:t>
      </w:r>
      <w:r w:rsidR="0081467D" w:rsidRPr="0081467D">
        <w:t xml:space="preserve"> grinding media escaping from </w:t>
      </w:r>
      <w:r w:rsidR="00557C67">
        <w:t>the mill on</w:t>
      </w:r>
      <w:del w:id="7" w:author="Ravinder Multani" w:date="2026-02-09T12:42:00Z" w16du:dateUtc="2026-02-09T17:42:00Z">
        <w:r w:rsidR="00557C67" w:rsidDel="004B0C51">
          <w:delText xml:space="preserve"> </w:delText>
        </w:r>
      </w:del>
      <w:r w:rsidR="00557C67">
        <w:t>to the</w:t>
      </w:r>
      <w:r w:rsidR="00653BBF">
        <w:t xml:space="preserve"> pebble</w:t>
      </w:r>
      <w:r w:rsidR="00557C67">
        <w:t xml:space="preserve"> </w:t>
      </w:r>
      <w:r w:rsidR="0081467D" w:rsidRPr="0081467D">
        <w:t xml:space="preserve">conveyor. </w:t>
      </w:r>
      <w:r w:rsidR="00FF1BBB">
        <w:t xml:space="preserve">During </w:t>
      </w:r>
      <w:r w:rsidR="004B0C51">
        <w:t xml:space="preserve">the </w:t>
      </w:r>
      <w:r w:rsidR="00FF1BBB">
        <w:t>internal inspection</w:t>
      </w:r>
      <w:r w:rsidR="00130B01">
        <w:t xml:space="preserve"> of the</w:t>
      </w:r>
      <w:r w:rsidR="00130B01" w:rsidRPr="00130B01">
        <w:t xml:space="preserve"> </w:t>
      </w:r>
      <w:r w:rsidR="00130B01">
        <w:t>SAG</w:t>
      </w:r>
      <w:r w:rsidR="00FF1BBB">
        <w:t xml:space="preserve">, the </w:t>
      </w:r>
      <w:r w:rsidR="0081467D" w:rsidRPr="0081467D">
        <w:t xml:space="preserve">deflector cone </w:t>
      </w:r>
      <w:r w:rsidR="00FF1BBB">
        <w:t xml:space="preserve">bolt </w:t>
      </w:r>
      <w:r w:rsidR="0081467D" w:rsidRPr="0081467D">
        <w:t>failure had been identified</w:t>
      </w:r>
      <w:r w:rsidR="004B0C51">
        <w:t xml:space="preserve"> and warranted immediate</w:t>
      </w:r>
      <w:ins w:id="8" w:author="Ravinder Multani" w:date="2026-02-09T12:44:00Z" w16du:dateUtc="2026-02-09T17:44:00Z">
        <w:r w:rsidR="004B0C51">
          <w:t xml:space="preserve"> </w:t>
        </w:r>
      </w:ins>
      <w:r w:rsidR="0081467D" w:rsidRPr="0081467D">
        <w:t>replacement</w:t>
      </w:r>
      <w:r w:rsidR="004B0C51">
        <w:t>. While in the process of the cone replacement,</w:t>
      </w:r>
      <w:r w:rsidR="00FF1BBB">
        <w:t xml:space="preserve"> </w:t>
      </w:r>
      <w:r w:rsidR="004B0C51">
        <w:t xml:space="preserve">cracks and excessive wear on the discharge-end shell liners were </w:t>
      </w:r>
      <w:r w:rsidR="00130B01">
        <w:t xml:space="preserve">also </w:t>
      </w:r>
      <w:r w:rsidR="004B0C51">
        <w:t xml:space="preserve">discovered </w:t>
      </w:r>
      <w:r w:rsidR="0081467D" w:rsidRPr="0081467D">
        <w:t>(Fig</w:t>
      </w:r>
      <w:r w:rsidR="003A10C6">
        <w:t xml:space="preserve">ure </w:t>
      </w:r>
      <w:r w:rsidR="0081467D" w:rsidRPr="0081467D">
        <w:t xml:space="preserve">1). </w:t>
      </w:r>
      <w:r w:rsidR="00557C67">
        <w:t>This i</w:t>
      </w:r>
      <w:r w:rsidR="0081467D" w:rsidRPr="0081467D">
        <w:t xml:space="preserve">nitiated </w:t>
      </w:r>
      <w:r w:rsidR="00FF1BBB">
        <w:t xml:space="preserve">an </w:t>
      </w:r>
      <w:r w:rsidR="0081467D" w:rsidRPr="0081467D">
        <w:t>emergency SAG liner replacement</w:t>
      </w:r>
      <w:r w:rsidR="004B0C51">
        <w:t xml:space="preserve"> (all </w:t>
      </w:r>
      <w:r w:rsidR="0081467D" w:rsidRPr="0081467D">
        <w:t>shell liner</w:t>
      </w:r>
      <w:r w:rsidR="00557C67">
        <w:t>s</w:t>
      </w:r>
      <w:r w:rsidR="004B0C51">
        <w:t>)</w:t>
      </w:r>
      <w:r w:rsidR="0081467D" w:rsidRPr="0081467D">
        <w:t>.</w:t>
      </w:r>
      <w:r w:rsidR="00557C67">
        <w:t xml:space="preserve"> This unplanned reline</w:t>
      </w:r>
      <w:r w:rsidR="0081467D" w:rsidRPr="0081467D">
        <w:t xml:space="preserve"> accounted for </w:t>
      </w:r>
      <w:r w:rsidR="00493772">
        <w:t>217</w:t>
      </w:r>
      <w:r w:rsidR="0081467D" w:rsidRPr="0081467D">
        <w:t xml:space="preserve"> hours, </w:t>
      </w:r>
      <w:r w:rsidR="008F450D">
        <w:t xml:space="preserve">the original </w:t>
      </w:r>
      <w:r w:rsidR="008F2DE3">
        <w:t>6</w:t>
      </w:r>
      <w:r w:rsidR="008F450D" w:rsidRPr="003344F1">
        <w:t>0-3</w:t>
      </w:r>
      <w:ins w:id="9" w:author="Ravinder Multani" w:date="2026-02-09T12:41:00Z" w16du:dateUtc="2026-02-09T17:41:00Z">
        <w:r w:rsidR="00F523B9">
          <w:t xml:space="preserve"> </w:t>
        </w:r>
      </w:ins>
      <w:r w:rsidR="008F450D" w:rsidRPr="003344F1">
        <w:t xml:space="preserve">row Hi-Hi lifter </w:t>
      </w:r>
      <w:r w:rsidR="004B0C51">
        <w:t xml:space="preserve">profile </w:t>
      </w:r>
      <w:r w:rsidR="008F450D" w:rsidRPr="003344F1">
        <w:t>with</w:t>
      </w:r>
      <w:r w:rsidR="008F450D">
        <w:t xml:space="preserve"> </w:t>
      </w:r>
      <w:r w:rsidR="008F450D" w:rsidRPr="003344F1">
        <w:t>7° face angle</w:t>
      </w:r>
      <w:r w:rsidR="008F450D">
        <w:t xml:space="preserve"> was reinstated. </w:t>
      </w:r>
      <w:r w:rsidR="005B57AE">
        <w:t>Thus,</w:t>
      </w:r>
      <w:r w:rsidR="00557C67">
        <w:t xml:space="preserve"> </w:t>
      </w:r>
      <w:r w:rsidR="0081467D" w:rsidRPr="0081467D">
        <w:t xml:space="preserve">a root </w:t>
      </w:r>
      <w:r w:rsidR="002A4080" w:rsidRPr="0081467D">
        <w:t>cause</w:t>
      </w:r>
      <w:r w:rsidR="002A4080">
        <w:t xml:space="preserve"> </w:t>
      </w:r>
      <w:r w:rsidR="00D73321">
        <w:t>analysis</w:t>
      </w:r>
      <w:r w:rsidR="00F3433A">
        <w:t xml:space="preserve"> was initiated.</w:t>
      </w:r>
      <w:r w:rsidR="00CD191E">
        <w:t xml:space="preserve"> </w:t>
      </w:r>
    </w:p>
    <w:bookmarkEnd w:id="5"/>
    <w:p w14:paraId="4F65B99C" w14:textId="63661A71" w:rsidR="00F46DE3" w:rsidRDefault="000841B6" w:rsidP="00F46DE3">
      <w:pPr>
        <w:pStyle w:val="BodyText"/>
        <w:spacing w:before="9"/>
      </w:pPr>
      <w:ins w:id="10" w:author="Nestor Orcon" w:date="2026-02-14T13:55:00Z" w16du:dateUtc="2026-02-14T18:55:00Z">
        <w:r w:rsidRPr="007F6C28">
          <w:rPr>
            <w:noProof/>
          </w:rPr>
          <w:drawing>
            <wp:anchor distT="0" distB="0" distL="114300" distR="114300" simplePos="0" relativeHeight="251731968" behindDoc="0" locked="0" layoutInCell="1" allowOverlap="1" wp14:anchorId="28F2A556" wp14:editId="13798667">
              <wp:simplePos x="0" y="0"/>
              <wp:positionH relativeFrom="margin">
                <wp:posOffset>1271905</wp:posOffset>
              </wp:positionH>
              <wp:positionV relativeFrom="paragraph">
                <wp:posOffset>102870</wp:posOffset>
              </wp:positionV>
              <wp:extent cx="2346325" cy="1610995"/>
              <wp:effectExtent l="0" t="0" r="0" b="8255"/>
              <wp:wrapNone/>
              <wp:docPr id="1828142067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828142067" name=""/>
                      <pic:cNvPicPr/>
                    </pic:nvPicPr>
                    <pic:blipFill rotWithShape="1">
                      <a:blip r:embed="rId10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l="171" t="7019" r="-171" b="17614"/>
                      <a:stretch>
                        <a:fillRect/>
                      </a:stretch>
                    </pic:blipFill>
                    <pic:spPr bwMode="auto">
                      <a:xfrm flipH="1" flipV="1">
                        <a:off x="0" y="0"/>
                        <a:ext cx="2346325" cy="1610995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</w:ins>
    </w:p>
    <w:p w14:paraId="5AAC1BCC" w14:textId="065A2B8F" w:rsidR="00F46DE3" w:rsidRDefault="00F46DE3" w:rsidP="00F46DE3">
      <w:pPr>
        <w:pStyle w:val="BodyText"/>
        <w:spacing w:before="9"/>
      </w:pPr>
    </w:p>
    <w:p w14:paraId="485B546D" w14:textId="260F76E1" w:rsidR="00F46DE3" w:rsidRDefault="00F46DE3" w:rsidP="00F46DE3">
      <w:pPr>
        <w:pStyle w:val="BodyText"/>
        <w:spacing w:before="9"/>
      </w:pPr>
    </w:p>
    <w:p w14:paraId="310BF123" w14:textId="7093D6EA" w:rsidR="00F46DE3" w:rsidRDefault="00F46DE3" w:rsidP="00F46DE3">
      <w:pPr>
        <w:pStyle w:val="BodyText"/>
        <w:spacing w:before="9"/>
      </w:pPr>
    </w:p>
    <w:p w14:paraId="431C040D" w14:textId="231DDFDA" w:rsidR="00F46DE3" w:rsidRDefault="00F46DE3" w:rsidP="00F46DE3">
      <w:pPr>
        <w:pStyle w:val="BodyText"/>
        <w:spacing w:before="9"/>
      </w:pPr>
    </w:p>
    <w:p w14:paraId="7CC6711A" w14:textId="3FF94028" w:rsidR="00F46DE3" w:rsidRDefault="00F46DE3" w:rsidP="00F46DE3">
      <w:pPr>
        <w:pStyle w:val="BodyText"/>
        <w:spacing w:before="9"/>
      </w:pPr>
    </w:p>
    <w:p w14:paraId="3BD00D0D" w14:textId="79E5A246" w:rsidR="00F46DE3" w:rsidRDefault="00F46DE3" w:rsidP="00F46DE3">
      <w:pPr>
        <w:pStyle w:val="BodyText"/>
        <w:spacing w:before="9"/>
      </w:pPr>
    </w:p>
    <w:p w14:paraId="63116A41" w14:textId="1FA11C37" w:rsidR="00F46DE3" w:rsidRDefault="00F46DE3" w:rsidP="00F46DE3">
      <w:pPr>
        <w:pStyle w:val="BodyText"/>
        <w:spacing w:before="9"/>
      </w:pPr>
    </w:p>
    <w:p w14:paraId="06A2A934" w14:textId="5DADDE83" w:rsidR="00F46DE3" w:rsidRDefault="00F46DE3" w:rsidP="00F46DE3">
      <w:pPr>
        <w:pStyle w:val="BodyText"/>
        <w:spacing w:before="9"/>
      </w:pPr>
    </w:p>
    <w:p w14:paraId="35F72089" w14:textId="64E65A4B" w:rsidR="0039608F" w:rsidRDefault="0039608F" w:rsidP="00F46DE3">
      <w:pPr>
        <w:pStyle w:val="BodyText"/>
        <w:spacing w:before="9"/>
      </w:pPr>
    </w:p>
    <w:p w14:paraId="18FFB5A0" w14:textId="77777777" w:rsidR="0039608F" w:rsidRDefault="0039608F" w:rsidP="00F46DE3">
      <w:pPr>
        <w:pStyle w:val="BodyText"/>
        <w:spacing w:before="9"/>
      </w:pPr>
    </w:p>
    <w:p w14:paraId="0970244B" w14:textId="3B83B28F" w:rsidR="0039608F" w:rsidRDefault="0039608F" w:rsidP="00F46DE3">
      <w:pPr>
        <w:pStyle w:val="BodyText"/>
        <w:spacing w:before="9"/>
      </w:pPr>
    </w:p>
    <w:p w14:paraId="16F94CA8" w14:textId="3ADFC2EC" w:rsidR="003253E8" w:rsidRDefault="003B6D49" w:rsidP="003253E8">
      <w:pPr>
        <w:pStyle w:val="BodyText"/>
        <w:spacing w:before="94"/>
        <w:ind w:left="4494" w:right="1294" w:hanging="2979"/>
        <w:rPr>
          <w:ins w:id="11" w:author="Nestor Orcon" w:date="2026-02-16T14:27:00Z" w16du:dateUtc="2026-02-16T19:27:00Z"/>
          <w:spacing w:val="-4"/>
        </w:rPr>
      </w:pPr>
      <w:r>
        <w:t>F</w:t>
      </w:r>
      <w:r w:rsidR="003253E8">
        <w:t>igure</w:t>
      </w:r>
      <w:r w:rsidR="003253E8">
        <w:rPr>
          <w:spacing w:val="-4"/>
        </w:rPr>
        <w:t xml:space="preserve"> </w:t>
      </w:r>
      <w:r w:rsidR="003253E8">
        <w:t>1</w:t>
      </w:r>
      <w:r w:rsidR="003253E8">
        <w:rPr>
          <w:spacing w:val="-2"/>
        </w:rPr>
        <w:t xml:space="preserve"> </w:t>
      </w:r>
      <w:r w:rsidR="003253E8">
        <w:t>–</w:t>
      </w:r>
      <w:r w:rsidR="003253E8">
        <w:rPr>
          <w:spacing w:val="-4"/>
        </w:rPr>
        <w:t xml:space="preserve"> </w:t>
      </w:r>
      <w:r w:rsidR="003F191C">
        <w:rPr>
          <w:spacing w:val="-4"/>
        </w:rPr>
        <w:t>Hi-Lo d</w:t>
      </w:r>
      <w:r w:rsidR="002A4080">
        <w:rPr>
          <w:spacing w:val="-4"/>
        </w:rPr>
        <w:t>ischarge-end s</w:t>
      </w:r>
      <w:r w:rsidR="00BF7F27">
        <w:rPr>
          <w:spacing w:val="-4"/>
        </w:rPr>
        <w:t>hell</w:t>
      </w:r>
      <w:r w:rsidR="002A4080">
        <w:rPr>
          <w:spacing w:val="-4"/>
        </w:rPr>
        <w:t xml:space="preserve"> liner </w:t>
      </w:r>
      <w:r w:rsidR="00462DE7">
        <w:rPr>
          <w:spacing w:val="-4"/>
        </w:rPr>
        <w:t>plate</w:t>
      </w:r>
      <w:r w:rsidR="00520A0A">
        <w:rPr>
          <w:spacing w:val="-4"/>
        </w:rPr>
        <w:t xml:space="preserve"> cracked, </w:t>
      </w:r>
      <w:r w:rsidR="00462DE7">
        <w:rPr>
          <w:spacing w:val="-4"/>
        </w:rPr>
        <w:t xml:space="preserve">installed in March 2021 and failed in March 2022.  </w:t>
      </w:r>
    </w:p>
    <w:p w14:paraId="286169CE" w14:textId="77777777" w:rsidR="0007374C" w:rsidRDefault="0007374C" w:rsidP="003253E8">
      <w:pPr>
        <w:pStyle w:val="BodyText"/>
        <w:spacing w:before="94"/>
        <w:ind w:left="4494" w:right="1294" w:hanging="2979"/>
        <w:rPr>
          <w:ins w:id="12" w:author="Nestor Orcon" w:date="2026-02-16T14:27:00Z" w16du:dateUtc="2026-02-16T19:27:00Z"/>
          <w:spacing w:val="-4"/>
        </w:rPr>
      </w:pPr>
    </w:p>
    <w:p w14:paraId="38AFFBDF" w14:textId="77777777" w:rsidR="0007374C" w:rsidRDefault="0007374C" w:rsidP="003253E8">
      <w:pPr>
        <w:pStyle w:val="BodyText"/>
        <w:spacing w:before="94"/>
        <w:ind w:left="4494" w:right="1294" w:hanging="2979"/>
        <w:rPr>
          <w:ins w:id="13" w:author="Nestor Orcon" w:date="2026-02-16T14:27:00Z" w16du:dateUtc="2026-02-16T19:27:00Z"/>
          <w:spacing w:val="-4"/>
        </w:rPr>
      </w:pPr>
    </w:p>
    <w:p w14:paraId="0009DB41" w14:textId="77777777" w:rsidR="0007374C" w:rsidRDefault="0007374C" w:rsidP="003253E8">
      <w:pPr>
        <w:pStyle w:val="BodyText"/>
        <w:spacing w:before="94"/>
        <w:ind w:left="4494" w:right="1294" w:hanging="2979"/>
        <w:rPr>
          <w:ins w:id="14" w:author="Nestor Orcon" w:date="2026-02-16T14:27:00Z" w16du:dateUtc="2026-02-16T19:27:00Z"/>
          <w:spacing w:val="-4"/>
        </w:rPr>
      </w:pPr>
    </w:p>
    <w:p w14:paraId="4099F081" w14:textId="77777777" w:rsidR="0007374C" w:rsidRDefault="0007374C" w:rsidP="003253E8">
      <w:pPr>
        <w:pStyle w:val="BodyText"/>
        <w:spacing w:before="94"/>
        <w:ind w:left="4494" w:right="1294" w:hanging="2979"/>
        <w:rPr>
          <w:ins w:id="15" w:author="Nestor Orcon" w:date="2026-02-16T14:27:00Z" w16du:dateUtc="2026-02-16T19:27:00Z"/>
          <w:spacing w:val="-4"/>
        </w:rPr>
      </w:pPr>
    </w:p>
    <w:p w14:paraId="743BCA7D" w14:textId="77777777" w:rsidR="0007374C" w:rsidRDefault="0007374C" w:rsidP="003253E8">
      <w:pPr>
        <w:pStyle w:val="BodyText"/>
        <w:spacing w:before="94"/>
        <w:ind w:left="4494" w:right="1294" w:hanging="2979"/>
      </w:pPr>
    </w:p>
    <w:p w14:paraId="6E29C395" w14:textId="1868BAF6" w:rsidR="003253E8" w:rsidDel="004C3A97" w:rsidRDefault="003253E8" w:rsidP="00F46DE3">
      <w:pPr>
        <w:pStyle w:val="BodyText"/>
        <w:spacing w:before="9"/>
        <w:rPr>
          <w:del w:id="16" w:author="Ravinder Multani" w:date="2026-02-09T12:54:00Z" w16du:dateUtc="2026-02-09T17:54:00Z"/>
        </w:rPr>
      </w:pPr>
    </w:p>
    <w:p w14:paraId="4C17636D" w14:textId="04D92971" w:rsidR="00FB5ED1" w:rsidDel="004C3A97" w:rsidRDefault="00FB5ED1" w:rsidP="00F46DE3">
      <w:pPr>
        <w:pStyle w:val="BodyText"/>
        <w:spacing w:before="9"/>
        <w:rPr>
          <w:del w:id="17" w:author="Ravinder Multani" w:date="2026-02-09T12:54:00Z" w16du:dateUtc="2026-02-09T17:54:00Z"/>
        </w:rPr>
      </w:pPr>
    </w:p>
    <w:p w14:paraId="7DBCA1DE" w14:textId="1A177EC3" w:rsidR="00BE1DAC" w:rsidDel="004C3A97" w:rsidRDefault="00BE1DAC" w:rsidP="00F46DE3">
      <w:pPr>
        <w:pStyle w:val="BodyText"/>
        <w:spacing w:before="9"/>
        <w:rPr>
          <w:del w:id="18" w:author="Ravinder Multani" w:date="2026-02-09T12:54:00Z" w16du:dateUtc="2026-02-09T17:54:00Z"/>
        </w:rPr>
      </w:pPr>
    </w:p>
    <w:p w14:paraId="70C43FB4" w14:textId="1266C6D9" w:rsidR="00BE1DAC" w:rsidDel="004C3A97" w:rsidRDefault="00BE1DAC" w:rsidP="00F46DE3">
      <w:pPr>
        <w:pStyle w:val="BodyText"/>
        <w:spacing w:before="9"/>
        <w:rPr>
          <w:del w:id="19" w:author="Ravinder Multani" w:date="2026-02-09T12:54:00Z" w16du:dateUtc="2026-02-09T17:54:00Z"/>
        </w:rPr>
      </w:pPr>
    </w:p>
    <w:p w14:paraId="528E43B1" w14:textId="0BE73BAA" w:rsidR="00BE1DAC" w:rsidDel="004C3A97" w:rsidRDefault="00BE1DAC" w:rsidP="00F46DE3">
      <w:pPr>
        <w:pStyle w:val="BodyText"/>
        <w:spacing w:before="9"/>
        <w:rPr>
          <w:del w:id="20" w:author="Ravinder Multani" w:date="2026-02-09T12:54:00Z" w16du:dateUtc="2026-02-09T17:54:00Z"/>
        </w:rPr>
      </w:pPr>
    </w:p>
    <w:p w14:paraId="25B2DE4C" w14:textId="40E8B183" w:rsidR="00BE1DAC" w:rsidDel="004C3A97" w:rsidRDefault="00BE1DAC" w:rsidP="00F46DE3">
      <w:pPr>
        <w:pStyle w:val="BodyText"/>
        <w:spacing w:before="9"/>
        <w:rPr>
          <w:del w:id="21" w:author="Ravinder Multani" w:date="2026-02-09T12:54:00Z" w16du:dateUtc="2026-02-09T17:54:00Z"/>
        </w:rPr>
      </w:pPr>
    </w:p>
    <w:p w14:paraId="0128B01E" w14:textId="1A27B3FD" w:rsidR="00D35533" w:rsidRDefault="001867D0" w:rsidP="00674572">
      <w:pPr>
        <w:pStyle w:val="BodyText"/>
        <w:spacing w:before="80"/>
        <w:ind w:left="1474" w:right="1294" w:firstLine="719"/>
        <w:jc w:val="both"/>
      </w:pPr>
      <w:r>
        <w:t>F</w:t>
      </w:r>
      <w:r w:rsidR="009349A6">
        <w:t>a</w:t>
      </w:r>
      <w:r w:rsidR="00487D68">
        <w:t xml:space="preserve">ult </w:t>
      </w:r>
      <w:r w:rsidR="008F41BB">
        <w:t>T</w:t>
      </w:r>
      <w:r w:rsidR="00487D68">
        <w:t xml:space="preserve">ree </w:t>
      </w:r>
      <w:r w:rsidR="008F41BB">
        <w:t xml:space="preserve">Analysis, </w:t>
      </w:r>
      <w:r w:rsidR="009F004C">
        <w:t xml:space="preserve">a </w:t>
      </w:r>
      <w:r w:rsidR="00674572">
        <w:t>reliability engineering method for failure investigation</w:t>
      </w:r>
      <w:r w:rsidR="006B3861">
        <w:t>s</w:t>
      </w:r>
      <w:r w:rsidR="008F41BB">
        <w:t xml:space="preserve">, </w:t>
      </w:r>
      <w:r w:rsidR="00181800">
        <w:t xml:space="preserve">identified </w:t>
      </w:r>
      <w:r w:rsidR="00487D68">
        <w:t xml:space="preserve">the </w:t>
      </w:r>
      <w:r w:rsidR="00084D93">
        <w:t xml:space="preserve">excessive </w:t>
      </w:r>
      <w:r w:rsidR="00487D68">
        <w:t>wide space</w:t>
      </w:r>
      <w:r w:rsidR="00BF629D">
        <w:t xml:space="preserve"> </w:t>
      </w:r>
      <w:r w:rsidR="00A44092">
        <w:t xml:space="preserve">with </w:t>
      </w:r>
      <w:r w:rsidR="00BF629D">
        <w:t xml:space="preserve">inadequate profile </w:t>
      </w:r>
      <w:r w:rsidR="00487D68">
        <w:t xml:space="preserve">between lifters </w:t>
      </w:r>
      <w:r w:rsidR="00710C77">
        <w:t>in</w:t>
      </w:r>
      <w:r w:rsidR="00487D68">
        <w:t xml:space="preserve"> </w:t>
      </w:r>
      <w:r w:rsidR="006B3861">
        <w:t xml:space="preserve">the </w:t>
      </w:r>
      <w:r w:rsidR="00487D68">
        <w:t>shell liner desig</w:t>
      </w:r>
      <w:r w:rsidR="003D7FE2">
        <w:t xml:space="preserve">n </w:t>
      </w:r>
      <w:r w:rsidR="00487D68">
        <w:t xml:space="preserve">was the primary cause </w:t>
      </w:r>
      <w:r w:rsidR="00194D9E">
        <w:t xml:space="preserve">of the </w:t>
      </w:r>
      <w:r w:rsidR="00487D68">
        <w:t xml:space="preserve">failure. The </w:t>
      </w:r>
      <w:r w:rsidR="00710C77">
        <w:t xml:space="preserve">combination of </w:t>
      </w:r>
      <w:r w:rsidR="00EF6872">
        <w:t>in</w:t>
      </w:r>
      <w:r w:rsidR="00084D93">
        <w:t>sufficient</w:t>
      </w:r>
      <w:r w:rsidR="00EF6872">
        <w:t xml:space="preserve"> </w:t>
      </w:r>
      <w:r w:rsidR="00487D68">
        <w:t>li</w:t>
      </w:r>
      <w:r w:rsidR="00084D93">
        <w:t>fter face angle</w:t>
      </w:r>
      <w:r w:rsidR="00BF629D">
        <w:t xml:space="preserve"> (27°)</w:t>
      </w:r>
      <w:r w:rsidR="00487D68">
        <w:t xml:space="preserve"> and uncontrolled charge trajectories</w:t>
      </w:r>
      <w:r w:rsidR="00BF629D">
        <w:t xml:space="preserve"> at</w:t>
      </w:r>
      <w:r w:rsidR="00181800">
        <w:t xml:space="preserve"> the operating</w:t>
      </w:r>
      <w:r w:rsidR="00BF629D">
        <w:t xml:space="preserve"> </w:t>
      </w:r>
      <w:r w:rsidR="00181800">
        <w:t xml:space="preserve">SAG speed of </w:t>
      </w:r>
      <w:r w:rsidR="00BF629D">
        <w:t xml:space="preserve">10.8 rpm </w:t>
      </w:r>
      <w:r w:rsidR="00710C77">
        <w:t xml:space="preserve">resulted in </w:t>
      </w:r>
      <w:r w:rsidR="00181800">
        <w:t xml:space="preserve">frequent high-energy </w:t>
      </w:r>
      <w:r w:rsidR="00710C77">
        <w:t>lin</w:t>
      </w:r>
      <w:r w:rsidR="006B3861">
        <w:t>er</w:t>
      </w:r>
      <w:r w:rsidR="00710C77">
        <w:t xml:space="preserve"> </w:t>
      </w:r>
      <w:r w:rsidR="00487D68">
        <w:t>impact</w:t>
      </w:r>
      <w:r w:rsidR="006B3861">
        <w:t>s</w:t>
      </w:r>
      <w:r w:rsidR="00710C77">
        <w:t xml:space="preserve"> </w:t>
      </w:r>
      <w:r w:rsidR="00A44092">
        <w:t>and exacerbated</w:t>
      </w:r>
      <w:r w:rsidR="00BB3881">
        <w:t xml:space="preserve"> abrasive </w:t>
      </w:r>
      <w:r w:rsidR="00A44092">
        <w:t>wear,</w:t>
      </w:r>
      <w:r w:rsidR="00194D9E">
        <w:t xml:space="preserve"> </w:t>
      </w:r>
      <w:r w:rsidR="005B0907">
        <w:t>leading to</w:t>
      </w:r>
      <w:r w:rsidR="00487D68">
        <w:t xml:space="preserve"> </w:t>
      </w:r>
      <w:r w:rsidR="006B3861">
        <w:t xml:space="preserve">the </w:t>
      </w:r>
      <w:r w:rsidR="00194D9E">
        <w:t>liner</w:t>
      </w:r>
      <w:r w:rsidR="006B3861">
        <w:t>s</w:t>
      </w:r>
      <w:r w:rsidR="00194D9E">
        <w:t xml:space="preserve"> </w:t>
      </w:r>
      <w:r w:rsidR="006B3861">
        <w:t xml:space="preserve">operating </w:t>
      </w:r>
      <w:r w:rsidR="00710C77">
        <w:t xml:space="preserve">beyond </w:t>
      </w:r>
      <w:r w:rsidR="006B3861">
        <w:t xml:space="preserve">their </w:t>
      </w:r>
      <w:r w:rsidR="00710C77">
        <w:t>design</w:t>
      </w:r>
      <w:r w:rsidR="00487D68">
        <w:t xml:space="preserve"> capacity</w:t>
      </w:r>
      <w:r w:rsidR="00710C77">
        <w:t xml:space="preserve"> and ultimately </w:t>
      </w:r>
      <w:r w:rsidR="006B3861">
        <w:t xml:space="preserve">resulted in </w:t>
      </w:r>
      <w:r w:rsidR="00487D68">
        <w:t>fatigue fracture</w:t>
      </w:r>
      <w:r w:rsidR="006B3861">
        <w:t>s</w:t>
      </w:r>
      <w:r w:rsidR="00487D68">
        <w:t xml:space="preserve"> on the </w:t>
      </w:r>
      <w:r w:rsidR="00710C77">
        <w:t xml:space="preserve">shell </w:t>
      </w:r>
      <w:r w:rsidR="00487D68">
        <w:t xml:space="preserve">liner plate. </w:t>
      </w:r>
      <w:r w:rsidR="00C417B2">
        <w:t>Several</w:t>
      </w:r>
      <w:r w:rsidR="00487D68">
        <w:t xml:space="preserve"> contribut</w:t>
      </w:r>
      <w:r w:rsidR="00667A65">
        <w:t>ing</w:t>
      </w:r>
      <w:r w:rsidR="00487D68">
        <w:t xml:space="preserve"> factors </w:t>
      </w:r>
      <w:r w:rsidR="00C417B2">
        <w:t xml:space="preserve">prevented early detection and mitigation of the failure mechanism. These included inadequate </w:t>
      </w:r>
      <w:r w:rsidR="00487D68">
        <w:t xml:space="preserve">liner wear </w:t>
      </w:r>
      <w:r w:rsidR="00710C77">
        <w:t xml:space="preserve">monitoring, the absence of a systematic </w:t>
      </w:r>
      <w:r w:rsidR="00487D68">
        <w:t>liner integrity inspection</w:t>
      </w:r>
      <w:r w:rsidR="00710C77">
        <w:t xml:space="preserve"> program</w:t>
      </w:r>
      <w:r w:rsidR="00C417B2">
        <w:t xml:space="preserve"> and </w:t>
      </w:r>
      <w:r w:rsidR="00487D68">
        <w:t xml:space="preserve">insufficient </w:t>
      </w:r>
      <w:r w:rsidR="00710C77">
        <w:t xml:space="preserve">operational control of </w:t>
      </w:r>
      <w:r w:rsidR="00487D68">
        <w:t xml:space="preserve">SAG </w:t>
      </w:r>
      <w:r w:rsidR="00710C77">
        <w:t>speed and charge levels</w:t>
      </w:r>
      <w:r w:rsidR="00C417B2">
        <w:t xml:space="preserve"> in relation to </w:t>
      </w:r>
      <w:r w:rsidR="00710C77">
        <w:t xml:space="preserve">the liner design requirements. Collectively, these </w:t>
      </w:r>
      <w:r w:rsidR="00BD047D">
        <w:t xml:space="preserve">factors </w:t>
      </w:r>
      <w:r w:rsidR="00710C77">
        <w:t xml:space="preserve">created </w:t>
      </w:r>
      <w:r w:rsidR="00C86CC8">
        <w:t xml:space="preserve">failure modes </w:t>
      </w:r>
      <w:r w:rsidR="00710C77">
        <w:t>that exceeded the liner</w:t>
      </w:r>
      <w:r w:rsidR="00C86CC8">
        <w:t xml:space="preserve"> mechanical </w:t>
      </w:r>
      <w:r w:rsidR="00350AB0">
        <w:t xml:space="preserve">strength </w:t>
      </w:r>
      <w:r w:rsidR="00BD047D">
        <w:t xml:space="preserve">leading to </w:t>
      </w:r>
      <w:r w:rsidR="0013414D">
        <w:t>fatigue fra</w:t>
      </w:r>
      <w:r w:rsidR="00481627">
        <w:t>c</w:t>
      </w:r>
      <w:r w:rsidR="0013414D">
        <w:t>ture</w:t>
      </w:r>
      <w:r w:rsidR="00BD047D">
        <w:t>s</w:t>
      </w:r>
      <w:r w:rsidR="00710C77">
        <w:t>.</w:t>
      </w:r>
      <w:r w:rsidR="00674572" w:rsidRPr="00674572">
        <w:rPr>
          <w:noProof/>
        </w:rPr>
        <w:t xml:space="preserve"> </w:t>
      </w:r>
    </w:p>
    <w:p w14:paraId="2E15C5D0" w14:textId="40C787CB" w:rsidR="004B3E33" w:rsidRDefault="0084285C" w:rsidP="00084D93">
      <w:pPr>
        <w:pStyle w:val="BodyText"/>
        <w:spacing w:before="80"/>
        <w:ind w:left="1474" w:right="1294" w:firstLine="719"/>
        <w:jc w:val="both"/>
      </w:pPr>
      <w:r>
        <w:t>The m</w:t>
      </w:r>
      <w:r w:rsidR="00A30725">
        <w:t xml:space="preserve">acro-fractography examination </w:t>
      </w:r>
      <w:r w:rsidR="00667A65">
        <w:t>of t</w:t>
      </w:r>
      <w:r w:rsidR="00487D68">
        <w:t>h</w:t>
      </w:r>
      <w:r>
        <w:t>e l</w:t>
      </w:r>
      <w:r w:rsidR="00487D68">
        <w:t>iner plate crack</w:t>
      </w:r>
      <w:r w:rsidR="00670045">
        <w:t xml:space="preserve"> </w:t>
      </w:r>
      <w:r>
        <w:t xml:space="preserve">confirmed </w:t>
      </w:r>
      <w:r w:rsidR="00670045">
        <w:t xml:space="preserve">the </w:t>
      </w:r>
      <w:r>
        <w:t>failure mechanism</w:t>
      </w:r>
      <w:r w:rsidR="00487D68">
        <w:t xml:space="preserve">. </w:t>
      </w:r>
      <w:r>
        <w:t xml:space="preserve">The affected liner plate </w:t>
      </w:r>
      <w:r w:rsidR="00C55A54">
        <w:t xml:space="preserve">exhibited </w:t>
      </w:r>
      <w:r>
        <w:t xml:space="preserve">significant wear </w:t>
      </w:r>
      <w:r w:rsidR="00481627">
        <w:t xml:space="preserve">with </w:t>
      </w:r>
      <w:r w:rsidR="00EF3809">
        <w:t xml:space="preserve">remaining </w:t>
      </w:r>
      <w:r w:rsidR="00481627">
        <w:t xml:space="preserve">thickness of </w:t>
      </w:r>
      <w:r>
        <w:t>35 mm, below the manufacturer’s</w:t>
      </w:r>
      <w:r w:rsidR="00481627">
        <w:t xml:space="preserve"> </w:t>
      </w:r>
      <w:r>
        <w:t>40 mm</w:t>
      </w:r>
      <w:r w:rsidR="00481627">
        <w:t xml:space="preserve"> minimum replacement threshold</w:t>
      </w:r>
      <w:r>
        <w:t>.</w:t>
      </w:r>
      <w:r w:rsidR="00481627">
        <w:t xml:space="preserve"> </w:t>
      </w:r>
      <w:r w:rsidR="006B69F3">
        <w:t>U</w:t>
      </w:r>
      <w:r w:rsidR="00CD1FBD">
        <w:t xml:space="preserve">neven </w:t>
      </w:r>
      <w:r w:rsidR="006B69F3">
        <w:t xml:space="preserve">liner plate </w:t>
      </w:r>
      <w:r w:rsidR="00CD1FBD">
        <w:t xml:space="preserve">wear profile </w:t>
      </w:r>
      <w:r w:rsidR="006B69F3">
        <w:t>contributed to</w:t>
      </w:r>
      <w:r w:rsidR="00CD1FBD">
        <w:t xml:space="preserve"> localized stress concentration </w:t>
      </w:r>
      <w:r w:rsidR="006B69F3">
        <w:t>that promoted</w:t>
      </w:r>
      <w:r w:rsidR="00CD1FBD">
        <w:t xml:space="preserve"> crack initiation</w:t>
      </w:r>
      <w:r w:rsidR="00EF3809">
        <w:t xml:space="preserve">. </w:t>
      </w:r>
      <w:r w:rsidR="00CD1FBD">
        <w:t xml:space="preserve">Additionally, fatigue cracking was also </w:t>
      </w:r>
      <w:r w:rsidR="00777BC4">
        <w:t xml:space="preserve">identified </w:t>
      </w:r>
      <w:r w:rsidR="00CD1FBD">
        <w:t>on a 50 mm thick liner plate</w:t>
      </w:r>
      <w:r w:rsidR="00777BC4">
        <w:t xml:space="preserve"> (Figure 2)</w:t>
      </w:r>
      <w:r w:rsidR="00CD1FBD">
        <w:t xml:space="preserve">, </w:t>
      </w:r>
      <w:r w:rsidR="00777BC4">
        <w:t>indicating that cycling impact can induce fatigue fracture</w:t>
      </w:r>
      <w:r w:rsidR="00C55A54">
        <w:t>s</w:t>
      </w:r>
      <w:r w:rsidR="00777BC4">
        <w:t xml:space="preserve"> even when thickness </w:t>
      </w:r>
      <w:r w:rsidR="00C55A54">
        <w:t xml:space="preserve">remained </w:t>
      </w:r>
      <w:r w:rsidR="00CD1FBD">
        <w:t xml:space="preserve">well above the </w:t>
      </w:r>
      <w:r w:rsidR="00777BC4">
        <w:t xml:space="preserve">recommended </w:t>
      </w:r>
      <w:r w:rsidR="00CD1FBD">
        <w:t>minimum</w:t>
      </w:r>
      <w:r w:rsidR="00777BC4">
        <w:t>.</w:t>
      </w:r>
    </w:p>
    <w:p w14:paraId="616E7027" w14:textId="6E7A9FE2" w:rsidR="003253E8" w:rsidRDefault="004B3E33" w:rsidP="00084D93">
      <w:pPr>
        <w:pStyle w:val="BodyText"/>
        <w:spacing w:before="80"/>
        <w:ind w:left="1474" w:right="1294"/>
        <w:jc w:val="both"/>
      </w:pPr>
      <w:r w:rsidRPr="00E61ED0">
        <w:rPr>
          <w:noProof/>
        </w:rPr>
        <w:drawing>
          <wp:anchor distT="0" distB="0" distL="114300" distR="114300" simplePos="0" relativeHeight="251683840" behindDoc="0" locked="0" layoutInCell="1" allowOverlap="1" wp14:anchorId="6B785CF4" wp14:editId="72C252E6">
            <wp:simplePos x="0" y="0"/>
            <wp:positionH relativeFrom="column">
              <wp:posOffset>4415936</wp:posOffset>
            </wp:positionH>
            <wp:positionV relativeFrom="paragraph">
              <wp:posOffset>252486</wp:posOffset>
            </wp:positionV>
            <wp:extent cx="1308825" cy="2267360"/>
            <wp:effectExtent l="0" t="2857" r="2857" b="2858"/>
            <wp:wrapNone/>
            <wp:docPr id="6" name="Picture 5" descr="A picture containing painting, dirty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9CC6442E-AFBF-4D32-8F14-1BB6F509FC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 descr="A picture containing painting, dirty&#10;&#10;Description automatically generated">
                      <a:extLst>
                        <a:ext uri="{FF2B5EF4-FFF2-40B4-BE49-F238E27FC236}">
                          <a16:creationId xmlns:a16="http://schemas.microsoft.com/office/drawing/2014/main" id="{9CC6442E-AFBF-4D32-8F14-1BB6F509FC0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500" r="19550"/>
                    <a:stretch/>
                  </pic:blipFill>
                  <pic:spPr>
                    <a:xfrm rot="5400000">
                      <a:off x="0" y="0"/>
                      <a:ext cx="1308825" cy="2267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23084">
        <w:t>The l</w:t>
      </w:r>
      <w:r w:rsidR="003253E8" w:rsidRPr="00587697">
        <w:t xml:space="preserve">iner thickness </w:t>
      </w:r>
      <w:r w:rsidR="00623084">
        <w:t xml:space="preserve">control </w:t>
      </w:r>
      <w:r w:rsidR="00CF56C9">
        <w:t>was inadequate</w:t>
      </w:r>
      <w:r w:rsidR="00623084">
        <w:t xml:space="preserve">. The </w:t>
      </w:r>
      <w:r w:rsidR="008A359A">
        <w:t xml:space="preserve">frequency </w:t>
      </w:r>
      <w:r w:rsidR="00623084">
        <w:t xml:space="preserve">of </w:t>
      </w:r>
      <w:r w:rsidR="003253E8" w:rsidRPr="00587697">
        <w:t>3D laser scan</w:t>
      </w:r>
      <w:r w:rsidR="00623084">
        <w:t>s</w:t>
      </w:r>
      <w:r w:rsidR="003253E8" w:rsidRPr="00587697">
        <w:t xml:space="preserve"> </w:t>
      </w:r>
      <w:r w:rsidR="00275542" w:rsidRPr="00587697">
        <w:t>performed</w:t>
      </w:r>
      <w:r w:rsidR="003253E8" w:rsidRPr="00587697">
        <w:t xml:space="preserve"> </w:t>
      </w:r>
      <w:r w:rsidR="00623084">
        <w:t xml:space="preserve">prior to the </w:t>
      </w:r>
      <w:r w:rsidR="003253E8" w:rsidRPr="00587697">
        <w:t>failure</w:t>
      </w:r>
      <w:r w:rsidR="00623084">
        <w:t xml:space="preserve"> </w:t>
      </w:r>
      <w:r w:rsidR="008A359A">
        <w:t xml:space="preserve">contained </w:t>
      </w:r>
      <w:r w:rsidR="00623084">
        <w:t>t</w:t>
      </w:r>
      <w:r w:rsidR="00881D42">
        <w:t xml:space="preserve">oo </w:t>
      </w:r>
      <w:r w:rsidR="00623084">
        <w:t xml:space="preserve">few sampling points, </w:t>
      </w:r>
      <w:r w:rsidR="00881D42">
        <w:t>and lack</w:t>
      </w:r>
      <w:r w:rsidR="008A359A">
        <w:t>ed</w:t>
      </w:r>
      <w:r w:rsidR="00881D42">
        <w:t xml:space="preserve"> </w:t>
      </w:r>
      <w:r w:rsidR="00623084">
        <w:t xml:space="preserve">consistent cross-sectional </w:t>
      </w:r>
      <w:r w:rsidR="00881D42">
        <w:t>coverage</w:t>
      </w:r>
      <w:r w:rsidR="00020030">
        <w:t>, leaving the critical wear condition undetected</w:t>
      </w:r>
      <w:r w:rsidR="003253E8" w:rsidRPr="00587697">
        <w:t xml:space="preserve">. </w:t>
      </w:r>
      <w:r w:rsidR="008A359A">
        <w:t>Additionally</w:t>
      </w:r>
      <w:r w:rsidR="003B7AF4">
        <w:t xml:space="preserve">, the absence of </w:t>
      </w:r>
      <w:r w:rsidR="00623084">
        <w:t xml:space="preserve">a </w:t>
      </w:r>
      <w:r w:rsidR="003253E8" w:rsidRPr="00587697">
        <w:t>systematic liner</w:t>
      </w:r>
      <w:r w:rsidR="003D11E0">
        <w:t xml:space="preserve"> </w:t>
      </w:r>
      <w:r w:rsidR="003B7AF4">
        <w:t>inspection</w:t>
      </w:r>
      <w:r w:rsidR="00623084">
        <w:t xml:space="preserve"> program contributed to the lack of wear profile control</w:t>
      </w:r>
      <w:r w:rsidR="003B7AF4">
        <w:t>.</w:t>
      </w:r>
    </w:p>
    <w:p w14:paraId="64D174E3" w14:textId="72F60ACF" w:rsidR="003253E8" w:rsidRDefault="00623084" w:rsidP="003253E8">
      <w:pPr>
        <w:pStyle w:val="BodyText"/>
        <w:spacing w:before="9"/>
      </w:pPr>
      <w:r w:rsidRPr="00E61ED0">
        <w:rPr>
          <w:noProof/>
        </w:rPr>
        <w:drawing>
          <wp:anchor distT="0" distB="0" distL="114300" distR="114300" simplePos="0" relativeHeight="251682816" behindDoc="0" locked="0" layoutInCell="1" allowOverlap="1" wp14:anchorId="20B82FC2" wp14:editId="7B83C4F5">
            <wp:simplePos x="0" y="0"/>
            <wp:positionH relativeFrom="margin">
              <wp:posOffset>1148403</wp:posOffset>
            </wp:positionH>
            <wp:positionV relativeFrom="paragraph">
              <wp:posOffset>97998</wp:posOffset>
            </wp:positionV>
            <wp:extent cx="2590800" cy="1301986"/>
            <wp:effectExtent l="0" t="0" r="0" b="0"/>
            <wp:wrapNone/>
            <wp:docPr id="3" name="Picture 2" descr="A piece of food on a table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08C264B4-B6FC-468D-BBA5-27892DFD00C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A piece of food on a table&#10;&#10;AI-generated content may be incorrect.">
                      <a:extLst>
                        <a:ext uri="{FF2B5EF4-FFF2-40B4-BE49-F238E27FC236}">
                          <a16:creationId xmlns:a16="http://schemas.microsoft.com/office/drawing/2014/main" id="{08C264B4-B6FC-468D-BBA5-27892DFD00C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3019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4C8CA3" w14:textId="03230EA9" w:rsidR="00F46DE3" w:rsidRDefault="00F46DE3" w:rsidP="00F46DE3">
      <w:pPr>
        <w:pStyle w:val="BodyText"/>
        <w:spacing w:before="9"/>
      </w:pPr>
    </w:p>
    <w:p w14:paraId="3DECFE02" w14:textId="04D7F0BE" w:rsidR="00F46DE3" w:rsidRDefault="00F46DE3" w:rsidP="00F46DE3">
      <w:pPr>
        <w:pStyle w:val="BodyText"/>
        <w:spacing w:before="9"/>
      </w:pPr>
    </w:p>
    <w:p w14:paraId="7A6BF0C0" w14:textId="31424FD9" w:rsidR="00F46DE3" w:rsidRDefault="00F46DE3" w:rsidP="00F46DE3">
      <w:pPr>
        <w:pStyle w:val="BodyText"/>
        <w:spacing w:before="9"/>
      </w:pPr>
    </w:p>
    <w:p w14:paraId="0DF18C1C" w14:textId="38D5C332" w:rsidR="00587697" w:rsidRDefault="00587697" w:rsidP="00F46DE3">
      <w:pPr>
        <w:pStyle w:val="BodyText"/>
        <w:spacing w:before="9"/>
      </w:pPr>
    </w:p>
    <w:p w14:paraId="309F8891" w14:textId="4B128994" w:rsidR="00587697" w:rsidRDefault="00587697" w:rsidP="00F46DE3">
      <w:pPr>
        <w:pStyle w:val="BodyText"/>
        <w:spacing w:before="9"/>
      </w:pPr>
    </w:p>
    <w:p w14:paraId="05CDC011" w14:textId="20F2B20D" w:rsidR="00587697" w:rsidRDefault="00587697" w:rsidP="00F46DE3">
      <w:pPr>
        <w:pStyle w:val="BodyText"/>
        <w:spacing w:before="9"/>
      </w:pPr>
    </w:p>
    <w:p w14:paraId="6A77A2C4" w14:textId="70AFB4BB" w:rsidR="00587697" w:rsidRDefault="00587697" w:rsidP="00F46DE3">
      <w:pPr>
        <w:pStyle w:val="BodyText"/>
        <w:spacing w:before="9"/>
      </w:pPr>
    </w:p>
    <w:p w14:paraId="09B63864" w14:textId="7279FC88" w:rsidR="00587697" w:rsidRDefault="00587697" w:rsidP="00F46DE3">
      <w:pPr>
        <w:pStyle w:val="BodyText"/>
        <w:spacing w:before="9"/>
      </w:pPr>
    </w:p>
    <w:p w14:paraId="00B7EED7" w14:textId="62915CE1" w:rsidR="00587697" w:rsidRDefault="00587697" w:rsidP="00F46DE3">
      <w:pPr>
        <w:pStyle w:val="BodyText"/>
        <w:spacing w:before="9"/>
      </w:pPr>
    </w:p>
    <w:p w14:paraId="7565090F" w14:textId="627C1A84" w:rsidR="003253E8" w:rsidRDefault="003253E8" w:rsidP="003253E8">
      <w:pPr>
        <w:pStyle w:val="BodyText"/>
        <w:spacing w:before="94"/>
        <w:ind w:left="4494" w:right="1294" w:hanging="2979"/>
      </w:pPr>
      <w:bookmarkStart w:id="22" w:name="_Hlk215328878"/>
      <w:r>
        <w:t>Figure</w:t>
      </w:r>
      <w:r>
        <w:rPr>
          <w:spacing w:val="-4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–</w:t>
      </w:r>
      <w:r>
        <w:rPr>
          <w:spacing w:val="-4"/>
        </w:rPr>
        <w:t xml:space="preserve"> </w:t>
      </w:r>
      <w:r w:rsidR="004B3E33">
        <w:rPr>
          <w:spacing w:val="-4"/>
        </w:rPr>
        <w:t xml:space="preserve">Fatigue fracture </w:t>
      </w:r>
      <w:r>
        <w:rPr>
          <w:spacing w:val="-4"/>
        </w:rPr>
        <w:t xml:space="preserve">at </w:t>
      </w:r>
      <w:r w:rsidR="006D04A1">
        <w:rPr>
          <w:spacing w:val="-4"/>
        </w:rPr>
        <w:t xml:space="preserve">thinner </w:t>
      </w:r>
      <w:r>
        <w:rPr>
          <w:spacing w:val="-4"/>
        </w:rPr>
        <w:t>35</w:t>
      </w:r>
      <w:r w:rsidR="000E167C">
        <w:rPr>
          <w:spacing w:val="-4"/>
        </w:rPr>
        <w:t xml:space="preserve"> </w:t>
      </w:r>
      <w:r>
        <w:rPr>
          <w:spacing w:val="-4"/>
        </w:rPr>
        <w:t xml:space="preserve">mm and </w:t>
      </w:r>
      <w:r w:rsidR="006D04A1">
        <w:rPr>
          <w:spacing w:val="-4"/>
        </w:rPr>
        <w:t xml:space="preserve">thicker </w:t>
      </w:r>
      <w:r>
        <w:rPr>
          <w:spacing w:val="-4"/>
        </w:rPr>
        <w:t>50</w:t>
      </w:r>
      <w:r w:rsidR="000E167C">
        <w:rPr>
          <w:spacing w:val="-4"/>
        </w:rPr>
        <w:t xml:space="preserve"> </w:t>
      </w:r>
      <w:r>
        <w:rPr>
          <w:spacing w:val="-4"/>
        </w:rPr>
        <w:t>mm</w:t>
      </w:r>
      <w:r w:rsidR="00643D4F">
        <w:rPr>
          <w:spacing w:val="-4"/>
        </w:rPr>
        <w:t xml:space="preserve"> </w:t>
      </w:r>
      <w:ins w:id="23" w:author="Nestor Orcon" w:date="2026-02-14T10:24:00Z" w16du:dateUtc="2026-02-14T15:24:00Z">
        <w:r w:rsidR="00A44092">
          <w:rPr>
            <w:spacing w:val="-4"/>
          </w:rPr>
          <w:tab/>
        </w:r>
      </w:ins>
      <w:r w:rsidR="00777BC4">
        <w:rPr>
          <w:spacing w:val="-4"/>
        </w:rPr>
        <w:t>liner</w:t>
      </w:r>
      <w:r w:rsidR="00643D4F">
        <w:rPr>
          <w:spacing w:val="-4"/>
        </w:rPr>
        <w:t xml:space="preserve"> plate</w:t>
      </w:r>
      <w:r w:rsidR="008D78AE">
        <w:rPr>
          <w:spacing w:val="-4"/>
        </w:rPr>
        <w:t>.</w:t>
      </w:r>
    </w:p>
    <w:p w14:paraId="401972AB" w14:textId="43D4FCF1" w:rsidR="003253E8" w:rsidRDefault="003253E8" w:rsidP="003253E8">
      <w:pPr>
        <w:pStyle w:val="BodyText"/>
        <w:rPr>
          <w:sz w:val="22"/>
        </w:rPr>
      </w:pPr>
    </w:p>
    <w:p w14:paraId="13E46178" w14:textId="35A39FC0" w:rsidR="00587697" w:rsidRDefault="00587697" w:rsidP="00F77130">
      <w:pPr>
        <w:pStyle w:val="BodyText"/>
        <w:spacing w:before="80"/>
        <w:ind w:left="1474" w:right="1294" w:firstLine="719"/>
        <w:jc w:val="both"/>
      </w:pPr>
      <w:bookmarkStart w:id="24" w:name="_Hlk215307925"/>
      <w:bookmarkEnd w:id="22"/>
      <w:r w:rsidRPr="00587697">
        <w:t xml:space="preserve">The SAG </w:t>
      </w:r>
      <w:r w:rsidR="00A44092">
        <w:t>M</w:t>
      </w:r>
      <w:r w:rsidRPr="00587697">
        <w:t>ill operation</w:t>
      </w:r>
      <w:r w:rsidR="00201C4D">
        <w:t>al</w:t>
      </w:r>
      <w:r w:rsidRPr="00587697">
        <w:t xml:space="preserve"> control</w:t>
      </w:r>
      <w:r w:rsidR="00C7267B">
        <w:t xml:space="preserve"> philosophy </w:t>
      </w:r>
      <w:r w:rsidRPr="00587697">
        <w:t xml:space="preserve">was </w:t>
      </w:r>
      <w:r w:rsidR="00201C4D">
        <w:t xml:space="preserve">also </w:t>
      </w:r>
      <w:r w:rsidRPr="00587697">
        <w:t>in</w:t>
      </w:r>
      <w:r w:rsidR="00C36064">
        <w:t>sufficient</w:t>
      </w:r>
      <w:r w:rsidRPr="00587697">
        <w:t xml:space="preserve"> </w:t>
      </w:r>
      <w:r w:rsidR="00201C4D">
        <w:t xml:space="preserve">in mitigating </w:t>
      </w:r>
      <w:r w:rsidR="00082989">
        <w:t>excessive grinding</w:t>
      </w:r>
      <w:del w:id="25" w:author="Ravinder Multani" w:date="2026-02-09T13:19:00Z" w16du:dateUtc="2026-02-09T18:19:00Z">
        <w:r w:rsidR="00082989" w:rsidDel="0051791B">
          <w:delText>-</w:delText>
        </w:r>
      </w:del>
      <w:ins w:id="26" w:author="Ravinder Multani" w:date="2026-02-09T13:19:00Z" w16du:dateUtc="2026-02-09T18:19:00Z">
        <w:r w:rsidR="0051791B">
          <w:t xml:space="preserve"> </w:t>
        </w:r>
      </w:ins>
      <w:r w:rsidR="00082989">
        <w:t xml:space="preserve">media impact </w:t>
      </w:r>
      <w:r w:rsidR="00C7267B">
        <w:t>on</w:t>
      </w:r>
      <w:r w:rsidR="00B16F5C">
        <w:t>to</w:t>
      </w:r>
      <w:r w:rsidR="00C7267B">
        <w:t xml:space="preserve"> the sh</w:t>
      </w:r>
      <w:r w:rsidR="00082989">
        <w:t>ell liners</w:t>
      </w:r>
      <w:bookmarkEnd w:id="24"/>
      <w:r w:rsidR="00FE014A">
        <w:t xml:space="preserve"> above the charge toe</w:t>
      </w:r>
      <w:r w:rsidRPr="00587697">
        <w:t xml:space="preserve">. </w:t>
      </w:r>
      <w:r w:rsidR="00082989">
        <w:t xml:space="preserve">The </w:t>
      </w:r>
      <w:r w:rsidR="008C288C">
        <w:t>Hi-Lo shell liner was designed to start-up and</w:t>
      </w:r>
      <w:r w:rsidR="00C06A85">
        <w:t xml:space="preserve"> </w:t>
      </w:r>
      <w:r w:rsidR="00D835C7">
        <w:t>operate</w:t>
      </w:r>
      <w:r w:rsidR="002F0AD4">
        <w:t xml:space="preserve"> at max </w:t>
      </w:r>
      <w:r w:rsidR="00B16F5C">
        <w:t>rpm</w:t>
      </w:r>
      <w:r w:rsidR="002F0AD4">
        <w:t xml:space="preserve"> (</w:t>
      </w:r>
      <w:r w:rsidR="00B61CB5">
        <w:t>1</w:t>
      </w:r>
      <w:r w:rsidRPr="00587697">
        <w:t>0.8</w:t>
      </w:r>
      <w:r w:rsidR="002F0AD4">
        <w:t>)</w:t>
      </w:r>
      <w:r w:rsidRPr="00587697">
        <w:t xml:space="preserve"> to </w:t>
      </w:r>
      <w:r w:rsidR="00B61CB5">
        <w:t xml:space="preserve">achieve </w:t>
      </w:r>
      <w:r w:rsidR="00082989">
        <w:t>maxi</w:t>
      </w:r>
      <w:r w:rsidR="00B61CB5">
        <w:t xml:space="preserve">mum </w:t>
      </w:r>
      <w:r w:rsidR="00082989">
        <w:t>power draw</w:t>
      </w:r>
      <w:r w:rsidR="002F0AD4">
        <w:t xml:space="preserve"> and throughput</w:t>
      </w:r>
      <w:r w:rsidR="00082989">
        <w:t xml:space="preserve">, but trajectory simulations </w:t>
      </w:r>
      <w:r w:rsidRPr="00587697">
        <w:t>(Fig</w:t>
      </w:r>
      <w:r w:rsidR="003A10C6">
        <w:t xml:space="preserve">ure </w:t>
      </w:r>
      <w:r w:rsidR="002B777A">
        <w:t>3</w:t>
      </w:r>
      <w:r w:rsidRPr="00587697">
        <w:t xml:space="preserve">) </w:t>
      </w:r>
      <w:r w:rsidR="00082989">
        <w:t>indicate that under th</w:t>
      </w:r>
      <w:r w:rsidR="00C65521">
        <w:t>is speed</w:t>
      </w:r>
      <w:r w:rsidR="00082989">
        <w:t xml:space="preserve"> condition, the </w:t>
      </w:r>
      <w:r w:rsidR="002F0AD4">
        <w:t xml:space="preserve">30% </w:t>
      </w:r>
      <w:r w:rsidR="00C65521">
        <w:t xml:space="preserve">mill </w:t>
      </w:r>
      <w:r w:rsidR="00082989">
        <w:t>charge</w:t>
      </w:r>
      <w:r w:rsidR="00C65521">
        <w:t xml:space="preserve"> </w:t>
      </w:r>
      <w:r w:rsidR="00364316">
        <w:t xml:space="preserve">produced </w:t>
      </w:r>
      <w:r w:rsidR="00082989">
        <w:t xml:space="preserve">direct and repeated impacts on the </w:t>
      </w:r>
      <w:r w:rsidR="00C65521">
        <w:t xml:space="preserve">shell </w:t>
      </w:r>
      <w:r w:rsidR="00082989">
        <w:t xml:space="preserve">liner </w:t>
      </w:r>
      <w:r w:rsidR="00FE014A">
        <w:t>surface.</w:t>
      </w:r>
      <w:r w:rsidRPr="00587697">
        <w:t xml:space="preserve"> The </w:t>
      </w:r>
      <w:r w:rsidR="004D4AFC">
        <w:t>grinding media</w:t>
      </w:r>
      <w:r w:rsidR="004D4AFC" w:rsidRPr="00587697">
        <w:t xml:space="preserve"> </w:t>
      </w:r>
      <w:r w:rsidRPr="00587697">
        <w:t xml:space="preserve">trajectories </w:t>
      </w:r>
      <w:r w:rsidR="00040BA7">
        <w:t xml:space="preserve">were </w:t>
      </w:r>
      <w:r w:rsidRPr="00587697">
        <w:t>considered</w:t>
      </w:r>
      <w:r w:rsidR="00364316">
        <w:t xml:space="preserve"> </w:t>
      </w:r>
      <w:r w:rsidR="00B303F0" w:rsidRPr="00587697">
        <w:t>uncontrolled,</w:t>
      </w:r>
      <w:r w:rsidRPr="00587697">
        <w:t xml:space="preserve"> </w:t>
      </w:r>
      <w:r w:rsidR="00040BA7">
        <w:t xml:space="preserve">which </w:t>
      </w:r>
      <w:r w:rsidRPr="00587697">
        <w:t xml:space="preserve">was </w:t>
      </w:r>
      <w:r w:rsidR="00232703">
        <w:t xml:space="preserve">later </w:t>
      </w:r>
      <w:r w:rsidR="00040BA7">
        <w:t>supported by</w:t>
      </w:r>
      <w:r w:rsidR="00040BA7" w:rsidRPr="00587697">
        <w:t xml:space="preserve"> </w:t>
      </w:r>
      <w:r w:rsidRPr="00587697">
        <w:t xml:space="preserve">the mill sound </w:t>
      </w:r>
      <w:r w:rsidR="00040BA7">
        <w:t>data (</w:t>
      </w:r>
      <w:r w:rsidR="0030621D">
        <w:t>noise monitoring system</w:t>
      </w:r>
      <w:r w:rsidR="00040BA7">
        <w:t xml:space="preserve">) </w:t>
      </w:r>
      <w:r w:rsidR="0051791B">
        <w:t xml:space="preserve">retrieved </w:t>
      </w:r>
      <w:r w:rsidR="00040BA7">
        <w:t>for this</w:t>
      </w:r>
      <w:r w:rsidRPr="00587697">
        <w:t xml:space="preserve"> </w:t>
      </w:r>
      <w:r w:rsidR="00040BA7">
        <w:t xml:space="preserve">liner </w:t>
      </w:r>
      <w:r w:rsidRPr="00587697">
        <w:t>campaign</w:t>
      </w:r>
      <w:r>
        <w:t>.</w:t>
      </w:r>
      <w:r w:rsidR="0030301F">
        <w:t xml:space="preserve"> </w:t>
      </w:r>
      <w:r w:rsidR="0030301F" w:rsidRPr="0030301F">
        <w:t xml:space="preserve">The mill charge level </w:t>
      </w:r>
      <w:r w:rsidR="004D4AFC">
        <w:t>calibration</w:t>
      </w:r>
      <w:r w:rsidR="002A6EE0">
        <w:t xml:space="preserve"> (performed weekly)</w:t>
      </w:r>
      <w:r w:rsidR="004D4AFC">
        <w:t xml:space="preserve"> </w:t>
      </w:r>
      <w:r w:rsidR="0051791B">
        <w:t>was based on thermal differentials</w:t>
      </w:r>
      <w:r w:rsidR="002C5B5B">
        <w:t xml:space="preserve"> (</w:t>
      </w:r>
      <w:r w:rsidR="002C5B5B" w:rsidRPr="0030301F">
        <w:t>using a therm</w:t>
      </w:r>
      <w:r w:rsidR="002C5B5B">
        <w:t>al</w:t>
      </w:r>
      <w:r w:rsidR="002C5B5B" w:rsidRPr="0030301F">
        <w:t xml:space="preserve"> gun</w:t>
      </w:r>
      <w:r w:rsidR="002C5B5B">
        <w:t>)</w:t>
      </w:r>
      <w:r w:rsidR="002C5B5B" w:rsidRPr="0030301F">
        <w:t xml:space="preserve"> </w:t>
      </w:r>
      <w:r w:rsidR="002C5B5B">
        <w:t xml:space="preserve">to </w:t>
      </w:r>
      <w:r w:rsidR="004D4AFC">
        <w:t xml:space="preserve">identify </w:t>
      </w:r>
      <w:r w:rsidR="002C5B5B">
        <w:t>charge levels</w:t>
      </w:r>
      <w:r w:rsidR="0051791B">
        <w:t xml:space="preserve"> </w:t>
      </w:r>
      <w:r w:rsidR="009E0461">
        <w:t>and</w:t>
      </w:r>
      <w:r w:rsidR="0011414C">
        <w:t xml:space="preserve"> adjusted using</w:t>
      </w:r>
      <w:r w:rsidR="0030301F" w:rsidRPr="0030301F">
        <w:t xml:space="preserve"> </w:t>
      </w:r>
      <w:r w:rsidR="002C5B5B">
        <w:t xml:space="preserve">internal mill </w:t>
      </w:r>
      <w:r w:rsidR="0030301F" w:rsidRPr="0030301F">
        <w:t>distance reference</w:t>
      </w:r>
      <w:r w:rsidR="002C5B5B">
        <w:t>s</w:t>
      </w:r>
      <w:r w:rsidR="0030301F" w:rsidRPr="0030301F">
        <w:t xml:space="preserve">, </w:t>
      </w:r>
      <w:r w:rsidR="002C5B5B">
        <w:t xml:space="preserve">as well, </w:t>
      </w:r>
      <w:r w:rsidR="0030301F" w:rsidRPr="0030301F">
        <w:t xml:space="preserve">the grinding media addition </w:t>
      </w:r>
      <w:r w:rsidR="002C5B5B">
        <w:t xml:space="preserve">rate was </w:t>
      </w:r>
      <w:r w:rsidR="0030301F" w:rsidRPr="0030301F">
        <w:t xml:space="preserve">constant at </w:t>
      </w:r>
      <w:r w:rsidR="00075652">
        <w:t>8.</w:t>
      </w:r>
      <w:r w:rsidR="0030301F" w:rsidRPr="0030301F">
        <w:t>5 tons/day.</w:t>
      </w:r>
    </w:p>
    <w:p w14:paraId="156109E0" w14:textId="2AEEE35E" w:rsidR="00CF5D38" w:rsidRDefault="00557465" w:rsidP="00F77130">
      <w:pPr>
        <w:pStyle w:val="BodyText"/>
        <w:spacing w:before="80"/>
        <w:ind w:left="1474" w:right="1294" w:firstLine="719"/>
        <w:jc w:val="both"/>
      </w:pPr>
      <w:r w:rsidRPr="00E61ED0">
        <w:rPr>
          <w:noProof/>
        </w:rPr>
        <w:drawing>
          <wp:anchor distT="0" distB="0" distL="114300" distR="114300" simplePos="0" relativeHeight="251685888" behindDoc="0" locked="0" layoutInCell="1" allowOverlap="1" wp14:anchorId="148D2861" wp14:editId="29954F16">
            <wp:simplePos x="0" y="0"/>
            <wp:positionH relativeFrom="margin">
              <wp:align>center</wp:align>
            </wp:positionH>
            <wp:positionV relativeFrom="paragraph">
              <wp:posOffset>130810</wp:posOffset>
            </wp:positionV>
            <wp:extent cx="1267096" cy="1247775"/>
            <wp:effectExtent l="0" t="0" r="9525" b="0"/>
            <wp:wrapNone/>
            <wp:docPr id="12" name="Picture 11" descr="A close-up of a petri dish&#10;&#10;Description automatically generated with medium confidence">
              <a:extLst xmlns:a="http://schemas.openxmlformats.org/drawingml/2006/main">
                <a:ext uri="{FF2B5EF4-FFF2-40B4-BE49-F238E27FC236}">
                  <a16:creationId xmlns:a16="http://schemas.microsoft.com/office/drawing/2014/main" id="{1BFCAE53-E09E-4153-B0C8-A75AD9CD69C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 descr="A close-up of a petri dish&#10;&#10;Description automatically generated with medium confidence">
                      <a:extLst>
                        <a:ext uri="{FF2B5EF4-FFF2-40B4-BE49-F238E27FC236}">
                          <a16:creationId xmlns:a16="http://schemas.microsoft.com/office/drawing/2014/main" id="{1BFCAE53-E09E-4153-B0C8-A75AD9CD69C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7096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ins w:id="27" w:author="Nestor Orcon" w:date="2026-02-16T15:01:00Z" w16du:dateUtc="2026-02-16T20:01:00Z">
        <w:r w:rsidR="00C70F07" w:rsidRPr="00145A2A">
          <w:rPr>
            <w:noProof/>
          </w:rPr>
          <w:drawing>
            <wp:anchor distT="0" distB="0" distL="114300" distR="114300" simplePos="0" relativeHeight="251737088" behindDoc="0" locked="0" layoutInCell="1" allowOverlap="1" wp14:anchorId="68F1468A" wp14:editId="2FDB784F">
              <wp:simplePos x="0" y="0"/>
              <wp:positionH relativeFrom="column">
                <wp:posOffset>4756467</wp:posOffset>
              </wp:positionH>
              <wp:positionV relativeFrom="paragraph">
                <wp:posOffset>129540</wp:posOffset>
              </wp:positionV>
              <wp:extent cx="1610995" cy="1161415"/>
              <wp:effectExtent l="0" t="0" r="8255" b="635"/>
              <wp:wrapNone/>
              <wp:docPr id="1628634630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114520588" name=""/>
                      <pic:cNvPicPr/>
                    </pic:nvPicPr>
                    <pic:blipFill>
                      <a:blip r:embed="rId14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10995" cy="116141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</w:ins>
    </w:p>
    <w:p w14:paraId="0A90505F" w14:textId="714893A0" w:rsidR="00587697" w:rsidRDefault="00557465" w:rsidP="00F46DE3">
      <w:pPr>
        <w:pStyle w:val="BodyText"/>
        <w:spacing w:before="9"/>
      </w:pPr>
      <w:r>
        <w:rPr>
          <w:noProof/>
        </w:rPr>
        <w:drawing>
          <wp:anchor distT="0" distB="0" distL="114300" distR="114300" simplePos="0" relativeHeight="251692032" behindDoc="0" locked="0" layoutInCell="1" allowOverlap="1" wp14:anchorId="31E0058B" wp14:editId="199B13FC">
            <wp:simplePos x="0" y="0"/>
            <wp:positionH relativeFrom="column">
              <wp:posOffset>1182370</wp:posOffset>
            </wp:positionH>
            <wp:positionV relativeFrom="paragraph">
              <wp:posOffset>7938</wp:posOffset>
            </wp:positionV>
            <wp:extent cx="1498825" cy="736270"/>
            <wp:effectExtent l="0" t="0" r="6350" b="6985"/>
            <wp:wrapNone/>
            <wp:docPr id="28445732" name="Picture 82" descr="A black and white drawing of a shoe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02CF788D-5109-168B-795A-46B7207AE8B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45732" name="Picture 82" descr="A black and white drawing of a shoe&#10;&#10;AI-generated content may be incorrect.">
                      <a:extLst>
                        <a:ext uri="{FF2B5EF4-FFF2-40B4-BE49-F238E27FC236}">
                          <a16:creationId xmlns:a16="http://schemas.microsoft.com/office/drawing/2014/main" id="{02CF788D-5109-168B-795A-46B7207AE8B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8825" cy="736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del w:id="28" w:author="Nestor Orcon" w:date="2026-02-14T20:45:00Z" w16du:dateUtc="2026-02-15T01:45:00Z">
        <w:r w:rsidR="00145A2A" w:rsidRPr="00145A2A" w:rsidDel="007A66F1">
          <w:rPr>
            <w:noProof/>
          </w:rPr>
          <w:drawing>
            <wp:anchor distT="0" distB="0" distL="114300" distR="114300" simplePos="0" relativeHeight="251727872" behindDoc="0" locked="0" layoutInCell="1" allowOverlap="1" wp14:anchorId="6470062B" wp14:editId="7313B1E9">
              <wp:simplePos x="0" y="0"/>
              <wp:positionH relativeFrom="column">
                <wp:posOffset>4694794</wp:posOffset>
              </wp:positionH>
              <wp:positionV relativeFrom="paragraph">
                <wp:posOffset>10606</wp:posOffset>
              </wp:positionV>
              <wp:extent cx="1610995" cy="1161415"/>
              <wp:effectExtent l="0" t="0" r="8255" b="635"/>
              <wp:wrapNone/>
              <wp:docPr id="2114520588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114520588" name=""/>
                      <pic:cNvPicPr/>
                    </pic:nvPicPr>
                    <pic:blipFill>
                      <a:blip r:embed="rId14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10995" cy="116141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</w:del>
    </w:p>
    <w:p w14:paraId="405AB441" w14:textId="416F98E0" w:rsidR="00587697" w:rsidRDefault="00587697" w:rsidP="00F46DE3">
      <w:pPr>
        <w:pStyle w:val="BodyText"/>
        <w:spacing w:before="9"/>
      </w:pPr>
    </w:p>
    <w:p w14:paraId="17D5576F" w14:textId="247D8EDE" w:rsidR="00587697" w:rsidRDefault="00587697" w:rsidP="00F46DE3">
      <w:pPr>
        <w:pStyle w:val="BodyText"/>
        <w:spacing w:before="9"/>
      </w:pPr>
    </w:p>
    <w:p w14:paraId="73471673" w14:textId="4F7C39EE" w:rsidR="00587697" w:rsidRDefault="00587697" w:rsidP="00F46DE3">
      <w:pPr>
        <w:pStyle w:val="BodyText"/>
        <w:spacing w:before="9"/>
      </w:pPr>
    </w:p>
    <w:p w14:paraId="56384F62" w14:textId="184AAA44" w:rsidR="00587697" w:rsidRDefault="00587697" w:rsidP="00F46DE3">
      <w:pPr>
        <w:pStyle w:val="BodyText"/>
        <w:spacing w:before="9"/>
      </w:pPr>
    </w:p>
    <w:p w14:paraId="41819B44" w14:textId="395FB545" w:rsidR="00587697" w:rsidRDefault="00587697" w:rsidP="00F46DE3">
      <w:pPr>
        <w:pStyle w:val="BodyText"/>
        <w:spacing w:before="9"/>
      </w:pPr>
    </w:p>
    <w:p w14:paraId="1E39FD2F" w14:textId="54B4D76A" w:rsidR="00587697" w:rsidRDefault="00587697" w:rsidP="00F46DE3">
      <w:pPr>
        <w:pStyle w:val="BodyText"/>
        <w:spacing w:before="9"/>
        <w:rPr>
          <w:ins w:id="29" w:author="Nestor Orcon" w:date="2026-02-16T15:00:00Z" w16du:dateUtc="2026-02-16T20:00:00Z"/>
        </w:rPr>
      </w:pPr>
    </w:p>
    <w:p w14:paraId="1515E094" w14:textId="77777777" w:rsidR="00F24D19" w:rsidRDefault="00F24D19" w:rsidP="00F46DE3">
      <w:pPr>
        <w:pStyle w:val="BodyText"/>
        <w:spacing w:before="9"/>
      </w:pPr>
    </w:p>
    <w:p w14:paraId="2F342DFD" w14:textId="7FEB068B" w:rsidR="00587697" w:rsidDel="00C13A3D" w:rsidRDefault="00587697" w:rsidP="00F46DE3">
      <w:pPr>
        <w:pStyle w:val="BodyText"/>
        <w:spacing w:before="9"/>
        <w:rPr>
          <w:del w:id="30" w:author="Ravinder Multani" w:date="2026-02-09T13:29:00Z" w16du:dateUtc="2026-02-09T18:29:00Z"/>
        </w:rPr>
      </w:pPr>
    </w:p>
    <w:p w14:paraId="2AAD414D" w14:textId="76947F1C" w:rsidR="009C575C" w:rsidRDefault="009C575C" w:rsidP="009C575C">
      <w:pPr>
        <w:pStyle w:val="BodyText"/>
        <w:spacing w:before="94"/>
        <w:ind w:left="4494" w:right="1294" w:hanging="2979"/>
      </w:pPr>
      <w:bookmarkStart w:id="31" w:name="_Hlk215404526"/>
      <w:r>
        <w:t>Figure</w:t>
      </w:r>
      <w:r>
        <w:rPr>
          <w:spacing w:val="-4"/>
        </w:rPr>
        <w:t xml:space="preserve"> </w:t>
      </w:r>
      <w:r>
        <w:t>3</w:t>
      </w:r>
      <w:r>
        <w:rPr>
          <w:spacing w:val="-2"/>
        </w:rPr>
        <w:t xml:space="preserve"> </w:t>
      </w:r>
      <w:r>
        <w:t>–</w:t>
      </w:r>
      <w:r w:rsidR="002A6EE0">
        <w:rPr>
          <w:spacing w:val="-4"/>
        </w:rPr>
        <w:t>Hi</w:t>
      </w:r>
      <w:r>
        <w:rPr>
          <w:spacing w:val="-4"/>
        </w:rPr>
        <w:t>-Lo</w:t>
      </w:r>
      <w:r w:rsidR="007529E9">
        <w:rPr>
          <w:spacing w:val="-4"/>
        </w:rPr>
        <w:t xml:space="preserve"> shell</w:t>
      </w:r>
      <w:r>
        <w:rPr>
          <w:spacing w:val="-4"/>
        </w:rPr>
        <w:t xml:space="preserve"> liner</w:t>
      </w:r>
      <w:r w:rsidR="007E265E">
        <w:rPr>
          <w:spacing w:val="-4"/>
        </w:rPr>
        <w:t xml:space="preserve"> profile</w:t>
      </w:r>
      <w:r w:rsidR="00767D26">
        <w:rPr>
          <w:spacing w:val="-4"/>
        </w:rPr>
        <w:t>,</w:t>
      </w:r>
      <w:r w:rsidR="007E265E">
        <w:rPr>
          <w:spacing w:val="-4"/>
        </w:rPr>
        <w:t xml:space="preserve"> </w:t>
      </w:r>
      <w:r w:rsidR="00B05963">
        <w:rPr>
          <w:spacing w:val="-4"/>
        </w:rPr>
        <w:t xml:space="preserve">harmful </w:t>
      </w:r>
      <w:r>
        <w:rPr>
          <w:spacing w:val="-4"/>
        </w:rPr>
        <w:t xml:space="preserve">charge trajectory simulation </w:t>
      </w:r>
      <w:r w:rsidR="006D263E">
        <w:rPr>
          <w:spacing w:val="-4"/>
        </w:rPr>
        <w:t xml:space="preserve">above charge toe </w:t>
      </w:r>
      <w:r>
        <w:rPr>
          <w:spacing w:val="-4"/>
        </w:rPr>
        <w:t>at 10.8</w:t>
      </w:r>
      <w:r w:rsidR="00743DB9">
        <w:rPr>
          <w:spacing w:val="-4"/>
        </w:rPr>
        <w:t xml:space="preserve"> </w:t>
      </w:r>
      <w:r>
        <w:rPr>
          <w:spacing w:val="-4"/>
        </w:rPr>
        <w:t>rpm</w:t>
      </w:r>
      <w:r w:rsidR="00187AD0">
        <w:rPr>
          <w:spacing w:val="-4"/>
        </w:rPr>
        <w:t xml:space="preserve"> </w:t>
      </w:r>
      <w:r w:rsidR="006D263E">
        <w:rPr>
          <w:spacing w:val="-4"/>
        </w:rPr>
        <w:t>@</w:t>
      </w:r>
      <w:r w:rsidR="00187AD0">
        <w:rPr>
          <w:spacing w:val="-4"/>
        </w:rPr>
        <w:t xml:space="preserve"> </w:t>
      </w:r>
      <w:r>
        <w:rPr>
          <w:spacing w:val="-4"/>
        </w:rPr>
        <w:t>30% mill</w:t>
      </w:r>
      <w:r w:rsidR="006D263E">
        <w:rPr>
          <w:spacing w:val="-4"/>
        </w:rPr>
        <w:t xml:space="preserve"> charge</w:t>
      </w:r>
      <w:r w:rsidR="00767D26">
        <w:rPr>
          <w:spacing w:val="-4"/>
        </w:rPr>
        <w:t>,</w:t>
      </w:r>
      <w:r>
        <w:rPr>
          <w:spacing w:val="-4"/>
        </w:rPr>
        <w:t xml:space="preserve"> </w:t>
      </w:r>
      <w:r w:rsidR="006D263E">
        <w:rPr>
          <w:spacing w:val="-4"/>
        </w:rPr>
        <w:t xml:space="preserve">DE shell liners </w:t>
      </w:r>
      <w:ins w:id="32" w:author="Nestor Orcon" w:date="2026-02-16T15:00:00Z" w16du:dateUtc="2026-02-16T20:00:00Z">
        <w:r w:rsidR="00C70F07">
          <w:rPr>
            <w:spacing w:val="-4"/>
          </w:rPr>
          <w:t>breakage</w:t>
        </w:r>
      </w:ins>
      <w:del w:id="33" w:author="Nestor Orcon" w:date="2026-02-16T15:00:00Z" w16du:dateUtc="2026-02-16T20:00:00Z">
        <w:r w:rsidR="006D263E" w:rsidDel="00C70F07">
          <w:rPr>
            <w:spacing w:val="-4"/>
          </w:rPr>
          <w:delText>found cracked</w:delText>
        </w:r>
      </w:del>
      <w:r>
        <w:rPr>
          <w:spacing w:val="-4"/>
        </w:rPr>
        <w:t xml:space="preserve"> </w:t>
      </w:r>
    </w:p>
    <w:p w14:paraId="53AEE0AB" w14:textId="1C4AA72C" w:rsidR="009C575C" w:rsidDel="0007374C" w:rsidRDefault="009C575C" w:rsidP="00E9670F">
      <w:pPr>
        <w:pStyle w:val="BodyText"/>
        <w:ind w:left="1474" w:right="1462" w:firstLine="719"/>
        <w:jc w:val="both"/>
        <w:rPr>
          <w:del w:id="34" w:author="Ravinder Multani" w:date="2026-02-09T13:18:00Z" w16du:dateUtc="2026-02-09T18:18:00Z"/>
          <w:sz w:val="22"/>
        </w:rPr>
      </w:pPr>
    </w:p>
    <w:p w14:paraId="505AE6EE" w14:textId="77777777" w:rsidR="0007374C" w:rsidRDefault="0007374C" w:rsidP="009C575C">
      <w:pPr>
        <w:pStyle w:val="BodyText"/>
        <w:rPr>
          <w:ins w:id="35" w:author="Nestor Orcon" w:date="2026-02-16T14:27:00Z" w16du:dateUtc="2026-02-16T19:27:00Z"/>
          <w:sz w:val="22"/>
        </w:rPr>
      </w:pPr>
    </w:p>
    <w:p w14:paraId="38FB5EAB" w14:textId="77777777" w:rsidR="0007374C" w:rsidRDefault="0007374C" w:rsidP="009C575C">
      <w:pPr>
        <w:pStyle w:val="BodyText"/>
        <w:rPr>
          <w:ins w:id="36" w:author="Nestor Orcon" w:date="2026-02-16T14:28:00Z" w16du:dateUtc="2026-02-16T19:28:00Z"/>
          <w:sz w:val="22"/>
        </w:rPr>
      </w:pPr>
    </w:p>
    <w:p w14:paraId="047446BA" w14:textId="77777777" w:rsidR="0007374C" w:rsidRDefault="0007374C" w:rsidP="009C575C">
      <w:pPr>
        <w:pStyle w:val="BodyText"/>
        <w:rPr>
          <w:ins w:id="37" w:author="Nestor Orcon" w:date="2026-02-16T14:28:00Z" w16du:dateUtc="2026-02-16T19:28:00Z"/>
          <w:sz w:val="22"/>
        </w:rPr>
      </w:pPr>
    </w:p>
    <w:p w14:paraId="4229BFDB" w14:textId="77777777" w:rsidR="0007374C" w:rsidRDefault="0007374C" w:rsidP="009C575C">
      <w:pPr>
        <w:pStyle w:val="BodyText"/>
        <w:rPr>
          <w:ins w:id="38" w:author="Nestor Orcon" w:date="2026-02-16T14:28:00Z" w16du:dateUtc="2026-02-16T19:28:00Z"/>
          <w:sz w:val="22"/>
        </w:rPr>
      </w:pPr>
    </w:p>
    <w:p w14:paraId="53A33067" w14:textId="77777777" w:rsidR="0007374C" w:rsidRDefault="0007374C" w:rsidP="009C575C">
      <w:pPr>
        <w:pStyle w:val="BodyText"/>
        <w:rPr>
          <w:ins w:id="39" w:author="Nestor Orcon" w:date="2026-02-16T14:28:00Z" w16du:dateUtc="2026-02-16T19:28:00Z"/>
          <w:sz w:val="22"/>
        </w:rPr>
      </w:pPr>
    </w:p>
    <w:bookmarkEnd w:id="31"/>
    <w:p w14:paraId="23698285" w14:textId="76FC007F" w:rsidR="00101B8F" w:rsidDel="00916DBB" w:rsidRDefault="00101B8F" w:rsidP="009C575C">
      <w:pPr>
        <w:pStyle w:val="BodyText"/>
        <w:rPr>
          <w:del w:id="40" w:author="Ravinder Multani" w:date="2026-02-09T13:18:00Z" w16du:dateUtc="2026-02-09T18:18:00Z"/>
          <w:sz w:val="22"/>
        </w:rPr>
      </w:pPr>
    </w:p>
    <w:p w14:paraId="033A98B1" w14:textId="3CAC0D36" w:rsidR="00101B8F" w:rsidDel="00916DBB" w:rsidRDefault="00101B8F" w:rsidP="00101B8F">
      <w:pPr>
        <w:pStyle w:val="BodyText"/>
        <w:tabs>
          <w:tab w:val="left" w:pos="2697"/>
        </w:tabs>
        <w:rPr>
          <w:del w:id="41" w:author="Ravinder Multani" w:date="2026-02-09T13:18:00Z" w16du:dateUtc="2026-02-09T18:18:00Z"/>
          <w:sz w:val="22"/>
        </w:rPr>
      </w:pPr>
    </w:p>
    <w:p w14:paraId="61D653C7" w14:textId="2F839ADF" w:rsidR="00A16228" w:rsidDel="00916DBB" w:rsidRDefault="00A16228" w:rsidP="00101B8F">
      <w:pPr>
        <w:pStyle w:val="BodyText"/>
        <w:tabs>
          <w:tab w:val="left" w:pos="2697"/>
        </w:tabs>
        <w:rPr>
          <w:del w:id="42" w:author="Ravinder Multani" w:date="2026-02-09T13:18:00Z" w16du:dateUtc="2026-02-09T18:18:00Z"/>
          <w:sz w:val="22"/>
        </w:rPr>
      </w:pPr>
    </w:p>
    <w:p w14:paraId="4BB94DB8" w14:textId="66D93713" w:rsidR="00A16228" w:rsidDel="00916DBB" w:rsidRDefault="00A16228" w:rsidP="00101B8F">
      <w:pPr>
        <w:pStyle w:val="BodyText"/>
        <w:tabs>
          <w:tab w:val="left" w:pos="2697"/>
        </w:tabs>
        <w:rPr>
          <w:del w:id="43" w:author="Ravinder Multani" w:date="2026-02-09T13:18:00Z" w16du:dateUtc="2026-02-09T18:18:00Z"/>
          <w:sz w:val="22"/>
        </w:rPr>
      </w:pPr>
    </w:p>
    <w:p w14:paraId="2C46527E" w14:textId="3622BA7B" w:rsidR="00A16228" w:rsidDel="00916DBB" w:rsidRDefault="00A16228" w:rsidP="00101B8F">
      <w:pPr>
        <w:pStyle w:val="BodyText"/>
        <w:tabs>
          <w:tab w:val="left" w:pos="2697"/>
        </w:tabs>
        <w:rPr>
          <w:del w:id="44" w:author="Ravinder Multani" w:date="2026-02-09T13:18:00Z" w16du:dateUtc="2026-02-09T18:18:00Z"/>
          <w:sz w:val="22"/>
        </w:rPr>
      </w:pPr>
    </w:p>
    <w:p w14:paraId="23AB2B68" w14:textId="74735736" w:rsidR="00E9670F" w:rsidRDefault="00E9670F" w:rsidP="00E9670F">
      <w:pPr>
        <w:pStyle w:val="BodyText"/>
        <w:ind w:left="1474" w:right="1462" w:firstLine="719"/>
        <w:jc w:val="both"/>
      </w:pPr>
      <w:r>
        <w:t xml:space="preserve">Figure 4 </w:t>
      </w:r>
      <w:r w:rsidR="00E2752A">
        <w:t>illustrate</w:t>
      </w:r>
      <w:r w:rsidR="00774DE0">
        <w:t>s</w:t>
      </w:r>
      <w:r w:rsidR="00E2752A">
        <w:t xml:space="preserve"> </w:t>
      </w:r>
      <w:r>
        <w:t xml:space="preserve">severe </w:t>
      </w:r>
      <w:r w:rsidR="00ED40D0">
        <w:t>peening</w:t>
      </w:r>
      <w:r>
        <w:t xml:space="preserve">, </w:t>
      </w:r>
      <w:r w:rsidR="00774DE0">
        <w:t xml:space="preserve">characterized by </w:t>
      </w:r>
      <w:r>
        <w:t xml:space="preserve">dimpled </w:t>
      </w:r>
      <w:r w:rsidR="00774DE0">
        <w:t xml:space="preserve">impact </w:t>
      </w:r>
      <w:r>
        <w:t>marks on the liner</w:t>
      </w:r>
      <w:r w:rsidR="00774DE0">
        <w:t xml:space="preserve"> surface</w:t>
      </w:r>
      <w:r>
        <w:t>,</w:t>
      </w:r>
      <w:r w:rsidR="00774DE0">
        <w:t xml:space="preserve"> which </w:t>
      </w:r>
      <w:r w:rsidR="00217E3C">
        <w:t>was prevalent</w:t>
      </w:r>
      <w:r w:rsidR="00774DE0">
        <w:t xml:space="preserve"> on the Hi-Lo shell liner design </w:t>
      </w:r>
      <w:r w:rsidR="0017065E">
        <w:t xml:space="preserve">(also </w:t>
      </w:r>
      <w:r w:rsidR="00774DE0">
        <w:t xml:space="preserve">present to a lesser extent on the </w:t>
      </w:r>
      <w:r w:rsidR="002876E7">
        <w:t xml:space="preserve">original </w:t>
      </w:r>
      <w:r w:rsidR="00774DE0">
        <w:t>Hi-Hi design</w:t>
      </w:r>
      <w:r w:rsidR="0017065E">
        <w:t xml:space="preserve">, though the impact was </w:t>
      </w:r>
      <w:r>
        <w:t>minor</w:t>
      </w:r>
      <w:r w:rsidR="00217E3C">
        <w:t>)</w:t>
      </w:r>
      <w:r>
        <w:t>. S</w:t>
      </w:r>
      <w:r w:rsidR="002876E7">
        <w:t xml:space="preserve">ignificant pegging </w:t>
      </w:r>
      <w:r w:rsidR="00217E3C">
        <w:t>was also observed on both the shell and feed-end liners (</w:t>
      </w:r>
      <w:r w:rsidR="002876E7">
        <w:t>where grinding balls bec</w:t>
      </w:r>
      <w:r w:rsidR="00C866D3">
        <w:t>a</w:t>
      </w:r>
      <w:r w:rsidR="002876E7">
        <w:t>me trapped between ribs or lifting hooks and lifters</w:t>
      </w:r>
      <w:r w:rsidR="00217E3C">
        <w:t>)</w:t>
      </w:r>
      <w:r w:rsidR="002876E7">
        <w:t xml:space="preserve">. </w:t>
      </w:r>
      <w:r>
        <w:t>Peening</w:t>
      </w:r>
      <w:r w:rsidR="002876E7">
        <w:t xml:space="preserve"> failure mode from repeated high-energy media impacts induc</w:t>
      </w:r>
      <w:r w:rsidR="009E50EE">
        <w:t>ed</w:t>
      </w:r>
      <w:r w:rsidR="002876E7">
        <w:t xml:space="preserve"> cracks and accelerated wear</w:t>
      </w:r>
      <w:r w:rsidR="009E50EE">
        <w:t xml:space="preserve"> onto the </w:t>
      </w:r>
      <w:r w:rsidR="00045801">
        <w:t xml:space="preserve">intermediate </w:t>
      </w:r>
      <w:r w:rsidR="009E50EE">
        <w:t>discharge</w:t>
      </w:r>
      <w:r w:rsidR="00045801">
        <w:t>-</w:t>
      </w:r>
      <w:r w:rsidR="009E50EE">
        <w:t>end liners</w:t>
      </w:r>
      <w:r w:rsidR="002876E7">
        <w:t xml:space="preserve">. </w:t>
      </w:r>
      <w:r>
        <w:t xml:space="preserve">Pegging </w:t>
      </w:r>
      <w:r w:rsidR="002876E7">
        <w:t xml:space="preserve">primarily impacts worker safety as trapped balls </w:t>
      </w:r>
      <w:r w:rsidR="00217E3C">
        <w:t xml:space="preserve">pose an overhead hazard and </w:t>
      </w:r>
      <w:r w:rsidR="002876E7">
        <w:t xml:space="preserve">must be manually scaled </w:t>
      </w:r>
      <w:r w:rsidR="00771DEE">
        <w:t>out</w:t>
      </w:r>
      <w:r w:rsidR="002876E7">
        <w:t xml:space="preserve"> before personnel can enter the SAG mill. </w:t>
      </w:r>
      <w:r w:rsidR="00CD6528">
        <w:t>These</w:t>
      </w:r>
      <w:r w:rsidR="002876E7">
        <w:t xml:space="preserve"> </w:t>
      </w:r>
      <w:r w:rsidR="00C866D3">
        <w:t xml:space="preserve">routine </w:t>
      </w:r>
      <w:r w:rsidR="002876E7">
        <w:t xml:space="preserve">scaling requirements </w:t>
      </w:r>
      <w:r w:rsidR="00217E3C">
        <w:t xml:space="preserve">activities </w:t>
      </w:r>
      <w:r w:rsidR="002876E7">
        <w:t xml:space="preserve">not only increase exposure to safety hazards but also extend the scheduled maintenance </w:t>
      </w:r>
      <w:r w:rsidR="001F3F23">
        <w:t>downtime</w:t>
      </w:r>
      <w:r>
        <w:t>.</w:t>
      </w:r>
    </w:p>
    <w:p w14:paraId="78AD06AD" w14:textId="5F910B22" w:rsidR="00E9670F" w:rsidRDefault="00E9670F" w:rsidP="00E9670F">
      <w:pPr>
        <w:pStyle w:val="BodyText"/>
        <w:tabs>
          <w:tab w:val="left" w:pos="2697"/>
        </w:tabs>
        <w:rPr>
          <w:sz w:val="22"/>
        </w:rPr>
      </w:pPr>
    </w:p>
    <w:p w14:paraId="20E60925" w14:textId="5E7F4F43" w:rsidR="00E9670F" w:rsidRDefault="005138D4" w:rsidP="00E9670F">
      <w:pPr>
        <w:pStyle w:val="BodyText"/>
        <w:tabs>
          <w:tab w:val="left" w:pos="2697"/>
        </w:tabs>
        <w:rPr>
          <w:sz w:val="22"/>
        </w:rPr>
      </w:pPr>
      <w:r w:rsidRPr="004C7AD9">
        <w:rPr>
          <w:noProof/>
          <w:sz w:val="22"/>
        </w:rPr>
        <w:drawing>
          <wp:anchor distT="0" distB="0" distL="114300" distR="114300" simplePos="0" relativeHeight="251729920" behindDoc="0" locked="0" layoutInCell="1" allowOverlap="1" wp14:anchorId="7C7E7561" wp14:editId="645C190F">
            <wp:simplePos x="0" y="0"/>
            <wp:positionH relativeFrom="column">
              <wp:posOffset>4882310</wp:posOffset>
            </wp:positionH>
            <wp:positionV relativeFrom="paragraph">
              <wp:posOffset>68077</wp:posOffset>
            </wp:positionV>
            <wp:extent cx="1475117" cy="1353820"/>
            <wp:effectExtent l="0" t="0" r="0" b="0"/>
            <wp:wrapNone/>
            <wp:docPr id="1176674264" name="Picture 1" descr="A close up of a wal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674264" name="Picture 1" descr="A close up of a wall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6989" cy="13555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2"/>
        </w:rPr>
        <w:drawing>
          <wp:anchor distT="0" distB="0" distL="114300" distR="114300" simplePos="0" relativeHeight="251722752" behindDoc="0" locked="0" layoutInCell="1" allowOverlap="1" wp14:anchorId="0D7F07F2" wp14:editId="0EAE39BD">
            <wp:simplePos x="0" y="0"/>
            <wp:positionH relativeFrom="column">
              <wp:posOffset>3147575</wp:posOffset>
            </wp:positionH>
            <wp:positionV relativeFrom="paragraph">
              <wp:posOffset>58420</wp:posOffset>
            </wp:positionV>
            <wp:extent cx="1567451" cy="1354347"/>
            <wp:effectExtent l="0" t="0" r="0" b="0"/>
            <wp:wrapNone/>
            <wp:docPr id="2017968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7451" cy="135434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2"/>
        </w:rPr>
        <w:drawing>
          <wp:anchor distT="0" distB="0" distL="114300" distR="114300" simplePos="0" relativeHeight="251721728" behindDoc="0" locked="0" layoutInCell="1" allowOverlap="1" wp14:anchorId="393A1737" wp14:editId="45CFE4AD">
            <wp:simplePos x="0" y="0"/>
            <wp:positionH relativeFrom="margin">
              <wp:posOffset>1059803</wp:posOffset>
            </wp:positionH>
            <wp:positionV relativeFrom="paragraph">
              <wp:posOffset>67310</wp:posOffset>
            </wp:positionV>
            <wp:extent cx="1896009" cy="1414732"/>
            <wp:effectExtent l="0" t="0" r="0" b="0"/>
            <wp:wrapNone/>
            <wp:docPr id="148578018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81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6009" cy="1414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F9924E" w14:textId="4B227BF8" w:rsidR="00E9670F" w:rsidRDefault="00E9670F" w:rsidP="00E9670F">
      <w:pPr>
        <w:pStyle w:val="BodyText"/>
        <w:tabs>
          <w:tab w:val="left" w:pos="2697"/>
        </w:tabs>
        <w:rPr>
          <w:sz w:val="22"/>
        </w:rPr>
      </w:pPr>
    </w:p>
    <w:p w14:paraId="086E8737" w14:textId="19B06CD5" w:rsidR="00E9670F" w:rsidRDefault="00E9670F" w:rsidP="00E9670F">
      <w:pPr>
        <w:pStyle w:val="BodyText"/>
        <w:tabs>
          <w:tab w:val="left" w:pos="2697"/>
        </w:tabs>
        <w:rPr>
          <w:sz w:val="22"/>
        </w:rPr>
      </w:pPr>
    </w:p>
    <w:p w14:paraId="13460A65" w14:textId="47F28F65" w:rsidR="00E9670F" w:rsidRDefault="00E9670F" w:rsidP="00E9670F">
      <w:pPr>
        <w:pStyle w:val="BodyText"/>
        <w:tabs>
          <w:tab w:val="left" w:pos="2697"/>
        </w:tabs>
        <w:rPr>
          <w:sz w:val="22"/>
        </w:rPr>
      </w:pPr>
    </w:p>
    <w:p w14:paraId="01098E20" w14:textId="7509B1D8" w:rsidR="00E9670F" w:rsidRDefault="00E9670F" w:rsidP="00E9670F">
      <w:pPr>
        <w:pStyle w:val="BodyText"/>
        <w:tabs>
          <w:tab w:val="left" w:pos="2697"/>
        </w:tabs>
        <w:rPr>
          <w:sz w:val="22"/>
        </w:rPr>
      </w:pPr>
    </w:p>
    <w:p w14:paraId="669E1566" w14:textId="5808D35E" w:rsidR="00E9670F" w:rsidRDefault="00E9670F" w:rsidP="00E9670F">
      <w:pPr>
        <w:pStyle w:val="BodyText"/>
        <w:tabs>
          <w:tab w:val="left" w:pos="2697"/>
        </w:tabs>
        <w:rPr>
          <w:sz w:val="22"/>
        </w:rPr>
      </w:pPr>
    </w:p>
    <w:p w14:paraId="59A7D79A" w14:textId="0678861F" w:rsidR="00E9670F" w:rsidRDefault="00E9670F" w:rsidP="00E9670F">
      <w:pPr>
        <w:pStyle w:val="BodyText"/>
        <w:tabs>
          <w:tab w:val="left" w:pos="2697"/>
        </w:tabs>
        <w:rPr>
          <w:sz w:val="22"/>
        </w:rPr>
      </w:pPr>
    </w:p>
    <w:p w14:paraId="17070351" w14:textId="21364A70" w:rsidR="00E9670F" w:rsidRDefault="00E9670F" w:rsidP="00E9670F">
      <w:pPr>
        <w:pStyle w:val="BodyText"/>
        <w:tabs>
          <w:tab w:val="left" w:pos="2697"/>
        </w:tabs>
        <w:rPr>
          <w:sz w:val="22"/>
        </w:rPr>
      </w:pPr>
    </w:p>
    <w:p w14:paraId="03170223" w14:textId="77777777" w:rsidR="00E9670F" w:rsidRDefault="00E9670F" w:rsidP="00E9670F">
      <w:pPr>
        <w:pStyle w:val="BodyText"/>
        <w:tabs>
          <w:tab w:val="left" w:pos="2697"/>
        </w:tabs>
        <w:rPr>
          <w:sz w:val="22"/>
        </w:rPr>
      </w:pPr>
    </w:p>
    <w:p w14:paraId="011590BB" w14:textId="1B247FF6" w:rsidR="00E9670F" w:rsidRDefault="00E9670F" w:rsidP="00E9670F">
      <w:pPr>
        <w:pStyle w:val="BodyText"/>
        <w:tabs>
          <w:tab w:val="left" w:pos="2697"/>
        </w:tabs>
        <w:rPr>
          <w:sz w:val="22"/>
        </w:rPr>
      </w:pPr>
    </w:p>
    <w:p w14:paraId="335E06DD" w14:textId="44F3C53C" w:rsidR="00E9670F" w:rsidRDefault="00E9670F" w:rsidP="00E9670F">
      <w:pPr>
        <w:pStyle w:val="BodyText"/>
        <w:spacing w:before="94"/>
        <w:ind w:left="4494" w:right="1294" w:hanging="2979"/>
        <w:rPr>
          <w:spacing w:val="-4"/>
        </w:rPr>
      </w:pPr>
      <w:r>
        <w:t>Figure</w:t>
      </w:r>
      <w:r>
        <w:rPr>
          <w:spacing w:val="-4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–</w:t>
      </w:r>
      <w:r>
        <w:rPr>
          <w:spacing w:val="-4"/>
        </w:rPr>
        <w:t xml:space="preserve"> Severe peening on</w:t>
      </w:r>
      <w:r w:rsidR="000713B3">
        <w:rPr>
          <w:spacing w:val="-4"/>
        </w:rPr>
        <w:t xml:space="preserve"> shell liner</w:t>
      </w:r>
      <w:r w:rsidR="007529E9">
        <w:rPr>
          <w:spacing w:val="-4"/>
        </w:rPr>
        <w:t xml:space="preserve"> </w:t>
      </w:r>
      <w:r w:rsidR="00B635A1">
        <w:rPr>
          <w:spacing w:val="-4"/>
        </w:rPr>
        <w:t>l</w:t>
      </w:r>
      <w:r>
        <w:rPr>
          <w:spacing w:val="-4"/>
        </w:rPr>
        <w:t>ifter</w:t>
      </w:r>
      <w:r w:rsidR="001008B3">
        <w:rPr>
          <w:spacing w:val="-4"/>
        </w:rPr>
        <w:t>,</w:t>
      </w:r>
      <w:r>
        <w:rPr>
          <w:spacing w:val="-4"/>
        </w:rPr>
        <w:t xml:space="preserve"> pegging on FE liners</w:t>
      </w:r>
      <w:r w:rsidR="001008B3">
        <w:rPr>
          <w:spacing w:val="-4"/>
        </w:rPr>
        <w:t xml:space="preserve"> and cracks on DE</w:t>
      </w:r>
      <w:r w:rsidR="00045801">
        <w:rPr>
          <w:spacing w:val="-4"/>
        </w:rPr>
        <w:t xml:space="preserve"> intermediate</w:t>
      </w:r>
      <w:r w:rsidR="001008B3">
        <w:rPr>
          <w:spacing w:val="-4"/>
        </w:rPr>
        <w:t xml:space="preserve"> liners</w:t>
      </w:r>
      <w:r>
        <w:rPr>
          <w:spacing w:val="-4"/>
        </w:rPr>
        <w:t xml:space="preserve">  </w:t>
      </w:r>
    </w:p>
    <w:p w14:paraId="3E89C85A" w14:textId="13C328BD" w:rsidR="00D80F51" w:rsidRDefault="00D80F51" w:rsidP="00101B8F">
      <w:pPr>
        <w:pStyle w:val="BodyText"/>
        <w:tabs>
          <w:tab w:val="left" w:pos="2697"/>
        </w:tabs>
        <w:rPr>
          <w:sz w:val="22"/>
        </w:rPr>
      </w:pPr>
    </w:p>
    <w:p w14:paraId="4EE7F310" w14:textId="36F3A68C" w:rsidR="00E9670F" w:rsidRDefault="00E9670F" w:rsidP="00101B8F">
      <w:pPr>
        <w:pStyle w:val="BodyText"/>
        <w:tabs>
          <w:tab w:val="left" w:pos="2697"/>
        </w:tabs>
        <w:rPr>
          <w:sz w:val="22"/>
        </w:rPr>
      </w:pPr>
    </w:p>
    <w:p w14:paraId="61D159A6" w14:textId="728AB622" w:rsidR="00101B8F" w:rsidRDefault="003E5ED4" w:rsidP="00101B8F">
      <w:pPr>
        <w:pStyle w:val="Heading2"/>
      </w:pPr>
      <w:r>
        <w:t xml:space="preserve">2.2. </w:t>
      </w:r>
      <w:r w:rsidR="00E9670F">
        <w:t xml:space="preserve">Historical </w:t>
      </w:r>
      <w:r w:rsidR="00A821F7">
        <w:t xml:space="preserve">Liner </w:t>
      </w:r>
      <w:r w:rsidR="00EA53D3">
        <w:t>Failure Modes</w:t>
      </w:r>
    </w:p>
    <w:p w14:paraId="37691597" w14:textId="28ECB212" w:rsidR="00101B8F" w:rsidRDefault="00101B8F" w:rsidP="00101B8F">
      <w:pPr>
        <w:pStyle w:val="BodyText"/>
        <w:spacing w:before="11"/>
        <w:rPr>
          <w:b/>
        </w:rPr>
      </w:pPr>
    </w:p>
    <w:p w14:paraId="246C27E8" w14:textId="03C142E2" w:rsidR="00A80D1B" w:rsidRDefault="007A1763" w:rsidP="00101B8F">
      <w:pPr>
        <w:pStyle w:val="BodyText"/>
        <w:ind w:left="1474" w:right="1462" w:firstLine="719"/>
        <w:jc w:val="both"/>
      </w:pPr>
      <w:r>
        <w:t>Historically,</w:t>
      </w:r>
      <w:r w:rsidR="003D05C3">
        <w:t xml:space="preserve"> </w:t>
      </w:r>
      <w:r w:rsidR="002B4C74">
        <w:t>Clarabelle SAG</w:t>
      </w:r>
      <w:r w:rsidR="003D05C3">
        <w:t xml:space="preserve"> mill </w:t>
      </w:r>
      <w:r w:rsidR="002B4C74">
        <w:t>has</w:t>
      </w:r>
      <w:r w:rsidR="003D05C3">
        <w:t xml:space="preserve"> been </w:t>
      </w:r>
      <w:r w:rsidR="003D4111">
        <w:t>experienc</w:t>
      </w:r>
      <w:r w:rsidR="00D44747">
        <w:t>ing</w:t>
      </w:r>
      <w:r w:rsidR="0056282B">
        <w:t xml:space="preserve"> </w:t>
      </w:r>
      <w:r w:rsidR="00D80F51">
        <w:t>several failure</w:t>
      </w:r>
      <w:r w:rsidR="003D05C3">
        <w:t xml:space="preserve"> </w:t>
      </w:r>
      <w:r w:rsidR="003D4111">
        <w:t xml:space="preserve">modes </w:t>
      </w:r>
      <w:r w:rsidR="00D80F51">
        <w:t xml:space="preserve">including </w:t>
      </w:r>
      <w:r w:rsidR="00284688">
        <w:t xml:space="preserve">intermediate </w:t>
      </w:r>
      <w:r w:rsidR="00D80F51">
        <w:t xml:space="preserve">discharge-end liner cracking, </w:t>
      </w:r>
      <w:r w:rsidR="0056282B">
        <w:t xml:space="preserve">frequent </w:t>
      </w:r>
      <w:r w:rsidR="00D80F51">
        <w:t>failure of the discharge deflector cone</w:t>
      </w:r>
      <w:r w:rsidR="00284688">
        <w:t xml:space="preserve"> </w:t>
      </w:r>
      <w:r w:rsidR="0056282B">
        <w:t xml:space="preserve">bolts </w:t>
      </w:r>
      <w:r w:rsidR="00D80F51">
        <w:t>and undesirable shell liner packing</w:t>
      </w:r>
      <w:r w:rsidR="00D80F51" w:rsidRPr="00F45F03">
        <w:t>—</w:t>
      </w:r>
      <w:r w:rsidR="00380B86">
        <w:t>cemented rock-charge adhered within the space between the shell lifters (Royston, 2012)</w:t>
      </w:r>
      <w:r w:rsidR="00D80F51">
        <w:t xml:space="preserve">. </w:t>
      </w:r>
      <w:r w:rsidR="003D4111">
        <w:t>As well</w:t>
      </w:r>
      <w:r w:rsidR="005E230B">
        <w:t xml:space="preserve">, </w:t>
      </w:r>
      <w:r w:rsidR="00927DC8">
        <w:t>severe peening</w:t>
      </w:r>
      <w:r w:rsidR="00927DC8" w:rsidRPr="00A0256C">
        <w:t>—</w:t>
      </w:r>
      <w:r w:rsidR="00927DC8">
        <w:t>an impact induced deformation and work-hardening</w:t>
      </w:r>
      <w:r w:rsidR="00927DC8" w:rsidRPr="00A0256C">
        <w:t>—</w:t>
      </w:r>
      <w:r w:rsidR="00927DC8">
        <w:t xml:space="preserve">on liners caused by frequent hammering from grinding media and ore are conditions that increase liner wear and may lead to </w:t>
      </w:r>
      <w:r w:rsidR="00F53315">
        <w:t>breakage</w:t>
      </w:r>
      <w:r w:rsidR="00F91A3F">
        <w:t xml:space="preserve"> (Powel, 2006)</w:t>
      </w:r>
      <w:r w:rsidR="00927DC8">
        <w:t xml:space="preserve">. Lastly, </w:t>
      </w:r>
      <w:r w:rsidR="00EC17E6">
        <w:t xml:space="preserve">chronic presence </w:t>
      </w:r>
      <w:r w:rsidR="00D80F51">
        <w:t>of pegging</w:t>
      </w:r>
      <w:r w:rsidR="00D80F51" w:rsidRPr="00A0256C">
        <w:t>—</w:t>
      </w:r>
      <w:r w:rsidR="00D80F51">
        <w:t>oversized particles</w:t>
      </w:r>
      <w:r w:rsidR="004F2DAA">
        <w:t xml:space="preserve"> and </w:t>
      </w:r>
      <w:r w:rsidR="00D80F51">
        <w:t xml:space="preserve">balls </w:t>
      </w:r>
      <w:r w:rsidR="003D4111">
        <w:t xml:space="preserve">getting </w:t>
      </w:r>
      <w:r w:rsidR="00D80F51">
        <w:t>stuck between lifter bars</w:t>
      </w:r>
      <w:r w:rsidR="005E230B">
        <w:t>, posed</w:t>
      </w:r>
      <w:r w:rsidR="00D80F51">
        <w:t xml:space="preserve"> a </w:t>
      </w:r>
      <w:r w:rsidR="00284688">
        <w:t xml:space="preserve">safety </w:t>
      </w:r>
      <w:r w:rsidR="00D80F51">
        <w:t xml:space="preserve">risk for SAG entry during maintenance. </w:t>
      </w:r>
    </w:p>
    <w:p w14:paraId="067E4041" w14:textId="3BFDB1D5" w:rsidR="00A80D1B" w:rsidRDefault="00A80D1B" w:rsidP="00A80D1B">
      <w:pPr>
        <w:pStyle w:val="BodyText"/>
        <w:ind w:right="1462"/>
        <w:jc w:val="both"/>
      </w:pPr>
    </w:p>
    <w:p w14:paraId="7A747DD3" w14:textId="1FD966BA" w:rsidR="00A80D1B" w:rsidRDefault="00A80D1B" w:rsidP="00A80D1B">
      <w:pPr>
        <w:pStyle w:val="Heading1"/>
        <w:ind w:left="720" w:firstLine="720"/>
        <w:jc w:val="left"/>
      </w:pPr>
      <w:r>
        <w:t xml:space="preserve">Original Hi-Hi Shell Liner </w:t>
      </w:r>
      <w:r w:rsidR="003718E2">
        <w:t>Failure Modes</w:t>
      </w:r>
    </w:p>
    <w:p w14:paraId="53ABF1B9" w14:textId="06F00088" w:rsidR="00A80D1B" w:rsidRDefault="00A80D1B" w:rsidP="00A80D1B">
      <w:pPr>
        <w:pStyle w:val="BodyText"/>
        <w:ind w:right="1462"/>
        <w:jc w:val="both"/>
      </w:pPr>
    </w:p>
    <w:p w14:paraId="556E04FE" w14:textId="427A91FB" w:rsidR="00101B8F" w:rsidRDefault="00771DEE" w:rsidP="00101B8F">
      <w:pPr>
        <w:pStyle w:val="BodyText"/>
        <w:ind w:left="1474" w:right="1462" w:firstLine="719"/>
        <w:jc w:val="both"/>
      </w:pPr>
      <w:r w:rsidRPr="0089554C">
        <w:t xml:space="preserve">Figure 5 </w:t>
      </w:r>
      <w:r w:rsidR="001F1C77" w:rsidRPr="0089554C">
        <w:t>shows</w:t>
      </w:r>
      <w:r w:rsidRPr="0089554C">
        <w:t xml:space="preserve"> t</w:t>
      </w:r>
      <w:r w:rsidR="00A80D1B" w:rsidRPr="0089554C">
        <w:t xml:space="preserve">he original </w:t>
      </w:r>
      <w:r w:rsidR="00284688" w:rsidRPr="0089554C">
        <w:t>6</w:t>
      </w:r>
      <w:r w:rsidR="00101B8F" w:rsidRPr="0089554C">
        <w:t>0-3</w:t>
      </w:r>
      <w:ins w:id="45" w:author="Ravinder Multani" w:date="2026-02-09T13:47:00Z" w16du:dateUtc="2026-02-09T18:47:00Z">
        <w:r w:rsidR="00025EAF" w:rsidRPr="0089554C">
          <w:t xml:space="preserve"> </w:t>
        </w:r>
      </w:ins>
      <w:r w:rsidR="00101B8F" w:rsidRPr="0089554C">
        <w:t>row Hi-Hi li</w:t>
      </w:r>
      <w:r w:rsidR="005D6696" w:rsidRPr="0089554C">
        <w:t>ner</w:t>
      </w:r>
      <w:r w:rsidR="00101B8F" w:rsidRPr="0089554C">
        <w:t xml:space="preserve"> with 7° face angle design</w:t>
      </w:r>
      <w:r w:rsidR="00B825FF" w:rsidRPr="0089554C">
        <w:t xml:space="preserve"> and trajectory simulation at 10.8</w:t>
      </w:r>
      <w:r w:rsidR="00025EAF" w:rsidRPr="0089554C">
        <w:t xml:space="preserve"> </w:t>
      </w:r>
      <w:r w:rsidR="00D16A62" w:rsidRPr="00937E7C">
        <w:t xml:space="preserve">max </w:t>
      </w:r>
      <w:r w:rsidR="00B825FF" w:rsidRPr="0089554C">
        <w:t>rpm</w:t>
      </w:r>
      <w:r w:rsidR="00D17EEE">
        <w:t xml:space="preserve"> (with no packing)</w:t>
      </w:r>
      <w:r w:rsidR="001F1C77" w:rsidRPr="0089554C">
        <w:t xml:space="preserve"> with harmful </w:t>
      </w:r>
      <w:r w:rsidR="00025EAF" w:rsidRPr="0089554C">
        <w:t xml:space="preserve">media to liner </w:t>
      </w:r>
      <w:r w:rsidR="001F1C77" w:rsidRPr="0089554C">
        <w:t>impact</w:t>
      </w:r>
      <w:r w:rsidR="00025EAF" w:rsidRPr="0089554C">
        <w:t>s</w:t>
      </w:r>
      <w:r w:rsidR="00154567">
        <w:t xml:space="preserve"> above charge toe. Also, this liner was designed to start-up and operate at max speed (10.8 rpm).</w:t>
      </w:r>
      <w:r w:rsidR="00A937E3" w:rsidRPr="0089554C">
        <w:t xml:space="preserve"> </w:t>
      </w:r>
      <w:r w:rsidR="00001FEE">
        <w:t>This</w:t>
      </w:r>
      <w:r w:rsidR="0089554C">
        <w:t xml:space="preserve"> </w:t>
      </w:r>
      <w:r w:rsidR="00E87E5A">
        <w:t>liner set</w:t>
      </w:r>
      <w:r w:rsidR="0089554C">
        <w:t xml:space="preserve"> was prone to significant packing</w:t>
      </w:r>
      <w:r w:rsidR="00001FEE">
        <w:t xml:space="preserve"> </w:t>
      </w:r>
      <w:r w:rsidR="0089554C">
        <w:t xml:space="preserve">which </w:t>
      </w:r>
      <w:r w:rsidR="00001FEE">
        <w:t xml:space="preserve">also </w:t>
      </w:r>
      <w:r w:rsidR="00A937E3" w:rsidRPr="0089554C">
        <w:t xml:space="preserve">depends on </w:t>
      </w:r>
      <w:r w:rsidR="0089554C">
        <w:t xml:space="preserve">several factors such as </w:t>
      </w:r>
      <w:r w:rsidR="00A937E3" w:rsidRPr="0089554C">
        <w:t>ore types, slurry characteristics, liner design and wear profiles</w:t>
      </w:r>
      <w:r w:rsidR="00D17EEE">
        <w:t xml:space="preserve"> (Royston, 2012)</w:t>
      </w:r>
      <w:r w:rsidR="00A937E3" w:rsidRPr="0089554C">
        <w:t xml:space="preserve">. </w:t>
      </w:r>
      <w:r w:rsidR="0089554C" w:rsidRPr="00937E7C">
        <w:t xml:space="preserve">Though packing </w:t>
      </w:r>
      <w:r w:rsidR="00E1288D">
        <w:t xml:space="preserve">benefits are to </w:t>
      </w:r>
      <w:r w:rsidR="0089554C" w:rsidRPr="00E1288D">
        <w:t>protect the liner plate from wear</w:t>
      </w:r>
      <w:r w:rsidR="0089554C">
        <w:t>,</w:t>
      </w:r>
      <w:r w:rsidR="0089554C" w:rsidRPr="00937E7C">
        <w:t xml:space="preserve"> </w:t>
      </w:r>
      <w:r w:rsidR="0089554C">
        <w:t xml:space="preserve">it also </w:t>
      </w:r>
      <w:r w:rsidR="00F662FF" w:rsidRPr="0089554C">
        <w:t>affects</w:t>
      </w:r>
      <w:r w:rsidR="00A937E3" w:rsidRPr="0089554C">
        <w:t xml:space="preserve"> the ore breakage mechanism and changes the trajectory of the </w:t>
      </w:r>
      <w:r w:rsidR="0089554C">
        <w:t xml:space="preserve">grinding </w:t>
      </w:r>
      <w:r w:rsidR="00E1288D">
        <w:t>media and</w:t>
      </w:r>
      <w:r w:rsidR="00A937E3" w:rsidRPr="0089554C">
        <w:t xml:space="preserve"> therefore reduces grinding efficiency. </w:t>
      </w:r>
      <w:r w:rsidR="00001FEE">
        <w:t xml:space="preserve">For </w:t>
      </w:r>
      <w:r w:rsidR="0089554C">
        <w:t xml:space="preserve">liner inspections, </w:t>
      </w:r>
      <w:r w:rsidR="00001FEE">
        <w:t xml:space="preserve">to ensure safe SAG entry, </w:t>
      </w:r>
      <w:r w:rsidR="00E87E5A">
        <w:t xml:space="preserve">extensive </w:t>
      </w:r>
      <w:r w:rsidR="0089554C">
        <w:t>liner w</w:t>
      </w:r>
      <w:r w:rsidR="008F17EB" w:rsidRPr="0089554C">
        <w:t xml:space="preserve">ashing </w:t>
      </w:r>
      <w:r w:rsidR="0089554C">
        <w:t xml:space="preserve">was </w:t>
      </w:r>
      <w:r w:rsidR="00001FEE">
        <w:t xml:space="preserve">commonly </w:t>
      </w:r>
      <w:r w:rsidR="0089554C">
        <w:t xml:space="preserve">required to remove the </w:t>
      </w:r>
      <w:r w:rsidR="00F86FEB" w:rsidRPr="0089554C">
        <w:t>packing</w:t>
      </w:r>
      <w:r w:rsidR="00307C36" w:rsidRPr="0089554C">
        <w:t xml:space="preserve"> </w:t>
      </w:r>
      <w:r w:rsidR="0089554C">
        <w:t xml:space="preserve">which increased </w:t>
      </w:r>
      <w:r w:rsidR="00E87E5A">
        <w:t xml:space="preserve">entry </w:t>
      </w:r>
      <w:r w:rsidR="00F86FEB" w:rsidRPr="0089554C">
        <w:t>timeline.</w:t>
      </w:r>
      <w:r w:rsidR="003A10C6">
        <w:t xml:space="preserve"> </w:t>
      </w:r>
    </w:p>
    <w:p w14:paraId="2B5003FC" w14:textId="34F1114E" w:rsidR="00101B8F" w:rsidRDefault="002B0B63" w:rsidP="00101B8F">
      <w:pPr>
        <w:pStyle w:val="BodyText"/>
        <w:tabs>
          <w:tab w:val="left" w:pos="2697"/>
        </w:tabs>
        <w:rPr>
          <w:sz w:val="22"/>
        </w:rPr>
      </w:pPr>
      <w:r w:rsidRPr="00CF5D38">
        <w:rPr>
          <w:noProof/>
          <w:sz w:val="22"/>
        </w:rPr>
        <w:drawing>
          <wp:anchor distT="0" distB="0" distL="114300" distR="114300" simplePos="0" relativeHeight="251723776" behindDoc="0" locked="0" layoutInCell="1" allowOverlap="1" wp14:anchorId="230A2E88" wp14:editId="018FC2B7">
            <wp:simplePos x="0" y="0"/>
            <wp:positionH relativeFrom="margin">
              <wp:posOffset>2800350</wp:posOffset>
            </wp:positionH>
            <wp:positionV relativeFrom="paragraph">
              <wp:posOffset>71438</wp:posOffset>
            </wp:positionV>
            <wp:extent cx="1511491" cy="1483426"/>
            <wp:effectExtent l="0" t="0" r="0" b="2540"/>
            <wp:wrapNone/>
            <wp:docPr id="818044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044693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1491" cy="14834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8EB166" w14:textId="66D36779" w:rsidR="00101B8F" w:rsidRDefault="002B0B63" w:rsidP="00101B8F">
      <w:pPr>
        <w:pStyle w:val="BodyText"/>
        <w:tabs>
          <w:tab w:val="left" w:pos="2697"/>
        </w:tabs>
        <w:rPr>
          <w:sz w:val="22"/>
        </w:rPr>
      </w:pPr>
      <w:r>
        <w:rPr>
          <w:noProof/>
          <w:sz w:val="22"/>
        </w:rPr>
        <w:drawing>
          <wp:anchor distT="0" distB="0" distL="114300" distR="114300" simplePos="0" relativeHeight="251712512" behindDoc="0" locked="0" layoutInCell="1" allowOverlap="1" wp14:anchorId="4CDFE36B" wp14:editId="79AA3753">
            <wp:simplePos x="0" y="0"/>
            <wp:positionH relativeFrom="margin">
              <wp:posOffset>4768215</wp:posOffset>
            </wp:positionH>
            <wp:positionV relativeFrom="paragraph">
              <wp:posOffset>6667</wp:posOffset>
            </wp:positionV>
            <wp:extent cx="1520708" cy="1371600"/>
            <wp:effectExtent l="0" t="0" r="3810" b="0"/>
            <wp:wrapNone/>
            <wp:docPr id="164664410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0708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349E53" w14:textId="32ADE5E9" w:rsidR="00101B8F" w:rsidRDefault="002B0B63" w:rsidP="00101B8F">
      <w:pPr>
        <w:pStyle w:val="BodyText"/>
        <w:tabs>
          <w:tab w:val="left" w:pos="2697"/>
        </w:tabs>
        <w:rPr>
          <w:sz w:val="22"/>
        </w:rPr>
      </w:pPr>
      <w:r>
        <w:rPr>
          <w:noProof/>
        </w:rPr>
        <w:drawing>
          <wp:anchor distT="0" distB="0" distL="114300" distR="114300" simplePos="0" relativeHeight="251716608" behindDoc="0" locked="0" layoutInCell="1" allowOverlap="1" wp14:anchorId="71F3923F" wp14:editId="3F9BD84E">
            <wp:simplePos x="0" y="0"/>
            <wp:positionH relativeFrom="column">
              <wp:posOffset>1523047</wp:posOffset>
            </wp:positionH>
            <wp:positionV relativeFrom="paragraph">
              <wp:posOffset>85090</wp:posOffset>
            </wp:positionV>
            <wp:extent cx="924448" cy="878104"/>
            <wp:effectExtent l="0" t="0" r="0" b="0"/>
            <wp:wrapNone/>
            <wp:docPr id="66397598" name="Picture 81" descr="A black and white drawing of a cone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C9DD3B43-71C7-0E14-8136-68363E16624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 81" descr="A black and white drawing of a cone&#10;&#10;AI-generated content may be incorrect.">
                      <a:extLst>
                        <a:ext uri="{FF2B5EF4-FFF2-40B4-BE49-F238E27FC236}">
                          <a16:creationId xmlns:a16="http://schemas.microsoft.com/office/drawing/2014/main" id="{C9DD3B43-71C7-0E14-8136-68363E16624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4448" cy="8781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B2580E" w14:textId="457A4464" w:rsidR="00101B8F" w:rsidRDefault="00557E9F" w:rsidP="00101B8F">
      <w:pPr>
        <w:pStyle w:val="BodyText"/>
        <w:tabs>
          <w:tab w:val="left" w:pos="2697"/>
        </w:tabs>
        <w:rPr>
          <w:sz w:val="22"/>
        </w:rPr>
      </w:pPr>
      <w:r>
        <w:rPr>
          <w:noProof/>
        </w:rPr>
        <w:t xml:space="preserve"> </w:t>
      </w:r>
    </w:p>
    <w:p w14:paraId="5B67B2DF" w14:textId="2097362A" w:rsidR="00101B8F" w:rsidRDefault="00101B8F" w:rsidP="00101B8F">
      <w:pPr>
        <w:pStyle w:val="BodyText"/>
        <w:tabs>
          <w:tab w:val="left" w:pos="2697"/>
        </w:tabs>
        <w:rPr>
          <w:sz w:val="22"/>
        </w:rPr>
      </w:pPr>
    </w:p>
    <w:p w14:paraId="7A61AD6F" w14:textId="4D0A9D1B" w:rsidR="00101B8F" w:rsidRDefault="00101B8F" w:rsidP="00101B8F">
      <w:pPr>
        <w:pStyle w:val="BodyText"/>
        <w:tabs>
          <w:tab w:val="left" w:pos="2697"/>
        </w:tabs>
        <w:rPr>
          <w:sz w:val="22"/>
        </w:rPr>
      </w:pPr>
    </w:p>
    <w:p w14:paraId="1E585E74" w14:textId="72DD757C" w:rsidR="00101B8F" w:rsidRDefault="00284688" w:rsidP="00101B8F">
      <w:pPr>
        <w:pStyle w:val="BodyText"/>
        <w:tabs>
          <w:tab w:val="left" w:pos="2697"/>
        </w:tabs>
        <w:rPr>
          <w:sz w:val="22"/>
        </w:rPr>
      </w:pPr>
      <w:r>
        <w:rPr>
          <w:sz w:val="22"/>
        </w:rPr>
        <w:tab/>
      </w:r>
    </w:p>
    <w:p w14:paraId="1EBB90CA" w14:textId="246EFAA1" w:rsidR="00101B8F" w:rsidRDefault="00101B8F" w:rsidP="00101B8F">
      <w:pPr>
        <w:pStyle w:val="BodyText"/>
        <w:tabs>
          <w:tab w:val="left" w:pos="2697"/>
        </w:tabs>
        <w:rPr>
          <w:sz w:val="22"/>
        </w:rPr>
      </w:pPr>
    </w:p>
    <w:p w14:paraId="6695416D" w14:textId="280B7916" w:rsidR="00101B8F" w:rsidRDefault="00101B8F" w:rsidP="00101B8F">
      <w:pPr>
        <w:pStyle w:val="BodyText"/>
        <w:tabs>
          <w:tab w:val="left" w:pos="2697"/>
        </w:tabs>
        <w:rPr>
          <w:sz w:val="22"/>
        </w:rPr>
      </w:pPr>
    </w:p>
    <w:p w14:paraId="23ADA3FC" w14:textId="2213ABB9" w:rsidR="00101B8F" w:rsidRDefault="00284688" w:rsidP="00101B8F">
      <w:pPr>
        <w:pStyle w:val="BodyText"/>
        <w:tabs>
          <w:tab w:val="left" w:pos="2697"/>
        </w:tabs>
        <w:rPr>
          <w:sz w:val="22"/>
        </w:rPr>
      </w:pPr>
      <w:r>
        <w:rPr>
          <w:sz w:val="22"/>
        </w:rPr>
        <w:tab/>
      </w:r>
    </w:p>
    <w:p w14:paraId="07863B9C" w14:textId="2C1688ED" w:rsidR="00AD2E76" w:rsidRPr="00E1288D" w:rsidRDefault="00284688" w:rsidP="00E1288D">
      <w:pPr>
        <w:pStyle w:val="BodyText"/>
        <w:spacing w:before="94"/>
        <w:ind w:left="4494" w:right="1294" w:hanging="2979"/>
        <w:rPr>
          <w:rPrChange w:id="46" w:author="Nestor Orcon" w:date="2026-02-14T22:35:00Z" w16du:dateUtc="2026-02-15T03:35:00Z">
            <w:rPr>
              <w:spacing w:val="-4"/>
            </w:rPr>
          </w:rPrChange>
        </w:rPr>
      </w:pPr>
      <w:r>
        <w:t>Figure</w:t>
      </w:r>
      <w:r w:rsidRPr="00937E7C">
        <w:t xml:space="preserve"> 5 </w:t>
      </w:r>
      <w:r>
        <w:t>–</w:t>
      </w:r>
      <w:r w:rsidRPr="00937E7C">
        <w:t xml:space="preserve"> </w:t>
      </w:r>
      <w:r w:rsidR="00A80D1B" w:rsidRPr="00937E7C">
        <w:t>Hi-Hi</w:t>
      </w:r>
      <w:r w:rsidR="00A459FD" w:rsidRPr="00937E7C">
        <w:t xml:space="preserve"> with</w:t>
      </w:r>
      <w:r w:rsidR="00A80D1B" w:rsidRPr="00937E7C">
        <w:t xml:space="preserve"> </w:t>
      </w:r>
      <w:r w:rsidR="00A80D1B">
        <w:t>7° face angle</w:t>
      </w:r>
      <w:r w:rsidR="00A459FD">
        <w:t>,</w:t>
      </w:r>
      <w:r w:rsidR="00A80D1B">
        <w:t xml:space="preserve"> </w:t>
      </w:r>
      <w:r w:rsidR="00280B7D">
        <w:t xml:space="preserve">Bradken’s MILLSIM </w:t>
      </w:r>
      <w:r w:rsidR="005274B7">
        <w:t xml:space="preserve">charge trajectory </w:t>
      </w:r>
      <w:r w:rsidR="003A0CFB">
        <w:t>simulation at</w:t>
      </w:r>
      <w:r w:rsidR="00937E7C">
        <w:t xml:space="preserve"> </w:t>
      </w:r>
      <w:r w:rsidR="00A80D1B">
        <w:t>10.8rpm</w:t>
      </w:r>
      <w:r w:rsidR="00937E7C">
        <w:t>, 30% mill charge</w:t>
      </w:r>
      <w:r w:rsidR="004B1945">
        <w:t xml:space="preserve"> and</w:t>
      </w:r>
      <w:r w:rsidR="00E1288D">
        <w:t xml:space="preserve"> </w:t>
      </w:r>
      <w:r w:rsidR="005274B7">
        <w:t>severe packing</w:t>
      </w:r>
      <w:r w:rsidR="00E1288D">
        <w:t xml:space="preserve"> on shell liners</w:t>
      </w:r>
      <w:r w:rsidR="00DB1A0B">
        <w:t>.</w:t>
      </w:r>
    </w:p>
    <w:p w14:paraId="09EC8E68" w14:textId="77777777" w:rsidR="003E5ED4" w:rsidRDefault="003E5ED4" w:rsidP="00AD2E76">
      <w:pPr>
        <w:pStyle w:val="BodyText"/>
        <w:spacing w:before="94"/>
        <w:ind w:right="1294"/>
        <w:rPr>
          <w:ins w:id="47" w:author="Nestor Orcon" w:date="2026-02-14T22:38:00Z" w16du:dateUtc="2026-02-15T03:38:00Z"/>
          <w:spacing w:val="-4"/>
        </w:rPr>
      </w:pPr>
    </w:p>
    <w:p w14:paraId="2C7BB0A8" w14:textId="77777777" w:rsidR="00C1399F" w:rsidRDefault="00C1399F" w:rsidP="00AD2E76">
      <w:pPr>
        <w:pStyle w:val="BodyText"/>
        <w:spacing w:before="94"/>
        <w:ind w:right="1294"/>
        <w:rPr>
          <w:ins w:id="48" w:author="Nestor Orcon" w:date="2026-02-14T22:38:00Z" w16du:dateUtc="2026-02-15T03:38:00Z"/>
          <w:spacing w:val="-4"/>
        </w:rPr>
      </w:pPr>
    </w:p>
    <w:p w14:paraId="362C6947" w14:textId="0A764ED3" w:rsidR="00C1399F" w:rsidDel="0074793F" w:rsidRDefault="00C1399F" w:rsidP="00105A04">
      <w:pPr>
        <w:pStyle w:val="BodyText"/>
        <w:tabs>
          <w:tab w:val="left" w:pos="3045"/>
        </w:tabs>
        <w:spacing w:before="94"/>
        <w:ind w:right="1294"/>
        <w:rPr>
          <w:del w:id="49" w:author="Nestor Orcon" w:date="2026-02-16T14:43:00Z" w16du:dateUtc="2026-02-16T19:43:00Z"/>
          <w:spacing w:val="-4"/>
        </w:rPr>
      </w:pPr>
    </w:p>
    <w:p w14:paraId="4A4AC808" w14:textId="3B5D3486" w:rsidR="00560C7B" w:rsidRDefault="003E5ED4" w:rsidP="002B0B63">
      <w:pPr>
        <w:pStyle w:val="Heading2"/>
        <w:spacing w:before="90"/>
        <w:jc w:val="both"/>
        <w:rPr>
          <w:ins w:id="50" w:author="Nestor Orcon" w:date="2026-02-14T23:00:00Z" w16du:dateUtc="2026-02-15T04:00:00Z"/>
        </w:rPr>
      </w:pPr>
      <w:r>
        <w:t xml:space="preserve">2.3. </w:t>
      </w:r>
      <w:r w:rsidR="00560C7B">
        <w:t>Liner Wear Analysis</w:t>
      </w:r>
    </w:p>
    <w:p w14:paraId="2F709D7B" w14:textId="5F5C8C26" w:rsidR="002B0B63" w:rsidRDefault="002B0B63">
      <w:pPr>
        <w:pStyle w:val="Heading2"/>
        <w:spacing w:before="90"/>
        <w:ind w:left="0"/>
        <w:jc w:val="both"/>
        <w:pPrChange w:id="51" w:author="Nestor Orcon" w:date="2026-02-14T23:00:00Z" w16du:dateUtc="2026-02-15T04:00:00Z">
          <w:pPr>
            <w:pStyle w:val="Heading2"/>
            <w:spacing w:before="90"/>
          </w:pPr>
        </w:pPrChange>
      </w:pPr>
    </w:p>
    <w:p w14:paraId="51CD6342" w14:textId="4743318A" w:rsidR="00F46DE3" w:rsidRDefault="00B7472A" w:rsidP="002B0B63">
      <w:pPr>
        <w:pStyle w:val="BodyText"/>
        <w:ind w:left="1474" w:right="1462" w:firstLine="719"/>
        <w:jc w:val="both"/>
      </w:pPr>
      <w:bookmarkStart w:id="52" w:name="_Hlk215306317"/>
      <w:r>
        <w:t>Liner w</w:t>
      </w:r>
      <w:r w:rsidR="00284C8A">
        <w:t>ear profile</w:t>
      </w:r>
      <w:r>
        <w:t xml:space="preserve"> </w:t>
      </w:r>
      <w:r w:rsidR="001B7AE9">
        <w:t xml:space="preserve">was monitored </w:t>
      </w:r>
      <w:r>
        <w:t xml:space="preserve">using 3D </w:t>
      </w:r>
      <w:r w:rsidR="001B7AE9">
        <w:t xml:space="preserve">laser scans </w:t>
      </w:r>
      <w:r>
        <w:t xml:space="preserve">and ultrasonic thickness </w:t>
      </w:r>
      <w:r w:rsidR="00025EAF">
        <w:t xml:space="preserve">(UT) </w:t>
      </w:r>
      <w:r>
        <w:t xml:space="preserve">measurements, enabling comprehensive mapping of liner thickness throughout the entire liner life. </w:t>
      </w:r>
      <w:r w:rsidR="001B7AE9">
        <w:t xml:space="preserve">This </w:t>
      </w:r>
      <w:r>
        <w:t>data form</w:t>
      </w:r>
      <w:ins w:id="53" w:author="Ravinder Multani" w:date="2026-02-09T13:59:00Z" w16du:dateUtc="2026-02-09T18:59:00Z">
        <w:r w:rsidR="001B7AE9">
          <w:t>ed</w:t>
        </w:r>
      </w:ins>
      <w:r>
        <w:t xml:space="preserve"> the foundation for </w:t>
      </w:r>
      <w:r w:rsidR="001B7AE9">
        <w:t xml:space="preserve">predictive </w:t>
      </w:r>
      <w:r>
        <w:t>wear-rate models</w:t>
      </w:r>
      <w:r w:rsidR="001B7AE9">
        <w:t xml:space="preserve">, which were used for </w:t>
      </w:r>
      <w:r>
        <w:t xml:space="preserve">forecasting liner thickness at any point </w:t>
      </w:r>
      <w:r w:rsidR="001B7AE9">
        <w:t xml:space="preserve">in </w:t>
      </w:r>
      <w:r>
        <w:t xml:space="preserve">time, </w:t>
      </w:r>
      <w:r w:rsidR="002E326D">
        <w:t xml:space="preserve">leading to significantly improved </w:t>
      </w:r>
      <w:r>
        <w:t xml:space="preserve">planning of liner replacement intervals. </w:t>
      </w:r>
      <w:r w:rsidR="00652712">
        <w:t xml:space="preserve">Condition-based maintenance tools were implemented, </w:t>
      </w:r>
      <w:r w:rsidR="000F0A12">
        <w:t xml:space="preserve">followed by </w:t>
      </w:r>
      <w:r w:rsidR="00652712">
        <w:t>m</w:t>
      </w:r>
      <w:r>
        <w:t>onthly 3D scans and UT measurements with visual inspections</w:t>
      </w:r>
      <w:r w:rsidR="008D1EE2">
        <w:t>. F</w:t>
      </w:r>
      <w:r w:rsidR="000F0A12">
        <w:t>inally</w:t>
      </w:r>
      <w:r w:rsidR="008D1EE2">
        <w:t>, as a further supplement,</w:t>
      </w:r>
      <w:r w:rsidR="000F0A12">
        <w:t xml:space="preserve"> </w:t>
      </w:r>
      <w:r>
        <w:t xml:space="preserve">drone-based integrity inspections </w:t>
      </w:r>
      <w:r w:rsidR="00423791">
        <w:t>were initiated</w:t>
      </w:r>
      <w:r w:rsidR="00423791" w:rsidDel="008D1EE2">
        <w:t xml:space="preserve"> </w:t>
      </w:r>
      <w:r w:rsidR="008D1EE2">
        <w:t xml:space="preserve">for </w:t>
      </w:r>
      <w:r>
        <w:t xml:space="preserve">full coverage of liner condition and structural health. </w:t>
      </w:r>
      <w:r w:rsidR="00100307">
        <w:t xml:space="preserve">In </w:t>
      </w:r>
      <w:r w:rsidR="00ED5992" w:rsidRPr="00ED5992">
        <w:t xml:space="preserve">2023, a SAG shell liner wear study </w:t>
      </w:r>
      <w:r w:rsidR="000F0A12">
        <w:t xml:space="preserve">was </w:t>
      </w:r>
      <w:r w:rsidR="00ED5992" w:rsidRPr="00ED5992">
        <w:t xml:space="preserve">initiated, comparing the wear </w:t>
      </w:r>
      <w:r>
        <w:t xml:space="preserve">characteristics between </w:t>
      </w:r>
      <w:r w:rsidR="009B17F1">
        <w:t xml:space="preserve">original </w:t>
      </w:r>
      <w:r>
        <w:t>Hi-Hi and Hi-Lo liner configuration. The study analyzed lifter height</w:t>
      </w:r>
      <w:r w:rsidR="002B0B63">
        <w:t xml:space="preserve"> and</w:t>
      </w:r>
      <w:r>
        <w:t xml:space="preserve"> plate </w:t>
      </w:r>
      <w:r w:rsidR="002B0B63">
        <w:t>thickness. As</w:t>
      </w:r>
      <w:r>
        <w:t xml:space="preserve"> shown in Table 1, </w:t>
      </w:r>
      <w:r w:rsidR="00ED5992" w:rsidRPr="00ED5992">
        <w:t xml:space="preserve">the </w:t>
      </w:r>
      <w:bookmarkEnd w:id="52"/>
      <w:r w:rsidR="00ED5992" w:rsidRPr="00ED5992">
        <w:t xml:space="preserve">Hi-Hi </w:t>
      </w:r>
      <w:r w:rsidR="0013029F">
        <w:t xml:space="preserve">lifter height </w:t>
      </w:r>
      <w:r>
        <w:t>presented</w:t>
      </w:r>
      <w:r w:rsidR="00ED5992" w:rsidRPr="00ED5992">
        <w:t xml:space="preserve"> higher wear rate than Hi-Lo</w:t>
      </w:r>
      <w:r>
        <w:t xml:space="preserve"> configuration</w:t>
      </w:r>
      <w:r w:rsidR="00ED5992" w:rsidRPr="00ED5992">
        <w:t xml:space="preserve"> (</w:t>
      </w:r>
      <w:r w:rsidR="00927CFD">
        <w:t>14 to 19</w:t>
      </w:r>
      <w:r w:rsidR="00ED5992" w:rsidRPr="00ED5992">
        <w:t xml:space="preserve"> mm/Mt) when throughput </w:t>
      </w:r>
      <w:r w:rsidR="007F5F48">
        <w:t xml:space="preserve">was below </w:t>
      </w:r>
      <w:r w:rsidR="00ED5992" w:rsidRPr="00ED5992">
        <w:t>2 Mt,</w:t>
      </w:r>
      <w:r w:rsidR="007F5F48">
        <w:t xml:space="preserve"> while at throughput above 2Mt, both designs demonstrated similar wear rates of approximately </w:t>
      </w:r>
      <w:r w:rsidR="00ED5992" w:rsidRPr="00ED5992">
        <w:t>100 mm/Mt</w:t>
      </w:r>
      <w:r w:rsidR="007F5F48">
        <w:t>.</w:t>
      </w:r>
      <w:r w:rsidR="00ED5992" w:rsidRPr="00ED5992">
        <w:t xml:space="preserve"> </w:t>
      </w:r>
    </w:p>
    <w:p w14:paraId="544E53B7" w14:textId="6A989850" w:rsidR="00DD73D0" w:rsidRDefault="00DD73D0">
      <w:pPr>
        <w:pStyle w:val="BodyText"/>
        <w:spacing w:before="1"/>
      </w:pPr>
    </w:p>
    <w:tbl>
      <w:tblPr>
        <w:tblStyle w:val="TableNormal1"/>
        <w:tblW w:w="0" w:type="auto"/>
        <w:tblInd w:w="2708" w:type="dxa"/>
        <w:tblLayout w:type="fixed"/>
        <w:tblLook w:val="01E0" w:firstRow="1" w:lastRow="1" w:firstColumn="1" w:lastColumn="1" w:noHBand="0" w:noVBand="0"/>
      </w:tblPr>
      <w:tblGrid>
        <w:gridCol w:w="1432"/>
        <w:gridCol w:w="1890"/>
        <w:gridCol w:w="1710"/>
        <w:gridCol w:w="90"/>
      </w:tblGrid>
      <w:tr w:rsidR="00937E55" w14:paraId="1C81FD23" w14:textId="77777777" w:rsidTr="00AD6613">
        <w:trPr>
          <w:gridAfter w:val="1"/>
          <w:wAfter w:w="90" w:type="dxa"/>
          <w:trHeight w:val="280"/>
        </w:trPr>
        <w:tc>
          <w:tcPr>
            <w:tcW w:w="5032" w:type="dxa"/>
            <w:gridSpan w:val="3"/>
            <w:tcBorders>
              <w:bottom w:val="single" w:sz="4" w:space="0" w:color="000000"/>
            </w:tcBorders>
          </w:tcPr>
          <w:p w14:paraId="2329FAA9" w14:textId="093CE4D3" w:rsidR="00BB5CC9" w:rsidRDefault="00AE3FBC">
            <w:pPr>
              <w:pStyle w:val="TableParagraph"/>
              <w:spacing w:before="0" w:line="221" w:lineRule="exact"/>
              <w:ind w:left="1882"/>
              <w:rPr>
                <w:sz w:val="20"/>
              </w:rPr>
            </w:pPr>
            <w:r>
              <w:rPr>
                <w:sz w:val="20"/>
              </w:rPr>
              <w:t>Table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5"/>
                <w:sz w:val="20"/>
              </w:rPr>
              <w:t xml:space="preserve"> </w:t>
            </w:r>
            <w:r w:rsidR="00ED5992">
              <w:rPr>
                <w:spacing w:val="-5"/>
                <w:sz w:val="20"/>
              </w:rPr>
              <w:t xml:space="preserve">Liner </w:t>
            </w:r>
            <w:r w:rsidR="00AD6613">
              <w:rPr>
                <w:spacing w:val="-5"/>
                <w:sz w:val="20"/>
              </w:rPr>
              <w:t xml:space="preserve">Lifter </w:t>
            </w:r>
            <w:r w:rsidR="00DF0F5D">
              <w:rPr>
                <w:sz w:val="20"/>
              </w:rPr>
              <w:t xml:space="preserve">Wear Rate </w:t>
            </w:r>
          </w:p>
        </w:tc>
      </w:tr>
      <w:tr w:rsidR="00937E55" w14:paraId="200F445A" w14:textId="77777777" w:rsidTr="00AD6613">
        <w:trPr>
          <w:trHeight w:val="350"/>
        </w:trPr>
        <w:tc>
          <w:tcPr>
            <w:tcW w:w="1432" w:type="dxa"/>
            <w:tcBorders>
              <w:top w:val="single" w:sz="4" w:space="0" w:color="000000"/>
              <w:bottom w:val="single" w:sz="4" w:space="0" w:color="000000"/>
            </w:tcBorders>
          </w:tcPr>
          <w:p w14:paraId="2CBDCD50" w14:textId="064FD324" w:rsidR="0013029F" w:rsidRDefault="00DF0F5D" w:rsidP="00AD6613">
            <w:pPr>
              <w:pStyle w:val="TableParagraph"/>
              <w:spacing w:before="60"/>
              <w:ind w:left="136"/>
              <w:jc w:val="center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Ore Milled</w:t>
            </w:r>
            <w:r w:rsidR="00AD6613">
              <w:rPr>
                <w:spacing w:val="-2"/>
                <w:sz w:val="20"/>
              </w:rPr>
              <w:t xml:space="preserve"> </w:t>
            </w:r>
          </w:p>
          <w:p w14:paraId="41D8F617" w14:textId="41BDE317" w:rsidR="00BB5CC9" w:rsidRPr="00AD6613" w:rsidRDefault="00DF0F5D" w:rsidP="00AD6613">
            <w:pPr>
              <w:pStyle w:val="TableParagraph"/>
              <w:spacing w:before="60"/>
              <w:ind w:left="136"/>
              <w:jc w:val="center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(Mt)</w:t>
            </w:r>
          </w:p>
        </w:tc>
        <w:tc>
          <w:tcPr>
            <w:tcW w:w="1890" w:type="dxa"/>
            <w:tcBorders>
              <w:top w:val="single" w:sz="4" w:space="0" w:color="000000"/>
              <w:bottom w:val="single" w:sz="4" w:space="0" w:color="000000"/>
            </w:tcBorders>
          </w:tcPr>
          <w:p w14:paraId="3B65AA0C" w14:textId="4FF83842" w:rsidR="00BB5CC9" w:rsidRDefault="00AD6613" w:rsidP="00AD6613">
            <w:pPr>
              <w:pStyle w:val="TableParagraph"/>
              <w:spacing w:before="60"/>
              <w:ind w:left="358" w:right="356"/>
              <w:jc w:val="center"/>
              <w:rPr>
                <w:sz w:val="20"/>
              </w:rPr>
            </w:pPr>
            <w:r>
              <w:rPr>
                <w:sz w:val="20"/>
              </w:rPr>
              <w:t>Hi-Lo (m</w:t>
            </w:r>
            <w:r w:rsidR="00DF0F5D">
              <w:rPr>
                <w:sz w:val="20"/>
              </w:rPr>
              <w:t>m/Mt</w:t>
            </w:r>
            <w:r>
              <w:rPr>
                <w:sz w:val="20"/>
              </w:rPr>
              <w:t>)</w:t>
            </w:r>
          </w:p>
        </w:tc>
        <w:tc>
          <w:tcPr>
            <w:tcW w:w="1800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46395218" w14:textId="206D3E86" w:rsidR="00BB5CC9" w:rsidRDefault="00AD6613" w:rsidP="00AD6613">
            <w:pPr>
              <w:pStyle w:val="TableParagraph"/>
              <w:spacing w:before="60"/>
              <w:ind w:left="431" w:right="413"/>
              <w:jc w:val="center"/>
              <w:rPr>
                <w:sz w:val="20"/>
              </w:rPr>
            </w:pPr>
            <w:r>
              <w:rPr>
                <w:sz w:val="20"/>
              </w:rPr>
              <w:t>Hi-Hi (mm/Mt)</w:t>
            </w:r>
          </w:p>
        </w:tc>
      </w:tr>
      <w:tr w:rsidR="00937E55" w14:paraId="60D9C6D1" w14:textId="77777777" w:rsidTr="00AD6613">
        <w:trPr>
          <w:trHeight w:val="280"/>
        </w:trPr>
        <w:tc>
          <w:tcPr>
            <w:tcW w:w="1432" w:type="dxa"/>
            <w:tcBorders>
              <w:top w:val="single" w:sz="4" w:space="0" w:color="000000"/>
            </w:tcBorders>
          </w:tcPr>
          <w:p w14:paraId="04BDFE2D" w14:textId="429AA169" w:rsidR="00BB5CC9" w:rsidRDefault="00AD6613" w:rsidP="00AD6613">
            <w:pPr>
              <w:pStyle w:val="TableParagraph"/>
              <w:spacing w:before="46" w:line="215" w:lineRule="exact"/>
              <w:ind w:left="13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0 to 1</w:t>
            </w:r>
          </w:p>
        </w:tc>
        <w:tc>
          <w:tcPr>
            <w:tcW w:w="1890" w:type="dxa"/>
            <w:tcBorders>
              <w:top w:val="single" w:sz="4" w:space="0" w:color="000000"/>
            </w:tcBorders>
          </w:tcPr>
          <w:p w14:paraId="07CCB0C9" w14:textId="755DC40E" w:rsidR="00BB5CC9" w:rsidRDefault="00AD6613" w:rsidP="00AD6613">
            <w:pPr>
              <w:pStyle w:val="TableParagraph"/>
              <w:spacing w:before="46" w:line="215" w:lineRule="exact"/>
              <w:ind w:left="430"/>
              <w:jc w:val="center"/>
              <w:rPr>
                <w:sz w:val="20"/>
              </w:rPr>
            </w:pPr>
            <w:r>
              <w:rPr>
                <w:sz w:val="20"/>
              </w:rPr>
              <w:t>76</w:t>
            </w:r>
          </w:p>
        </w:tc>
        <w:tc>
          <w:tcPr>
            <w:tcW w:w="1800" w:type="dxa"/>
            <w:gridSpan w:val="2"/>
            <w:tcBorders>
              <w:top w:val="single" w:sz="4" w:space="0" w:color="000000"/>
            </w:tcBorders>
          </w:tcPr>
          <w:p w14:paraId="52A6B77B" w14:textId="428133FC" w:rsidR="00BB5CC9" w:rsidRDefault="00AD6613" w:rsidP="00AD6613">
            <w:pPr>
              <w:pStyle w:val="TableParagraph"/>
              <w:spacing w:before="46" w:line="215" w:lineRule="exact"/>
              <w:ind w:left="363"/>
              <w:jc w:val="center"/>
              <w:rPr>
                <w:sz w:val="20"/>
              </w:rPr>
            </w:pPr>
            <w:r>
              <w:rPr>
                <w:sz w:val="20"/>
              </w:rPr>
              <w:t>90</w:t>
            </w:r>
          </w:p>
        </w:tc>
      </w:tr>
      <w:tr w:rsidR="00937E55" w14:paraId="372CDD55" w14:textId="77777777" w:rsidTr="00AD6613">
        <w:trPr>
          <w:trHeight w:val="230"/>
        </w:trPr>
        <w:tc>
          <w:tcPr>
            <w:tcW w:w="1432" w:type="dxa"/>
          </w:tcPr>
          <w:p w14:paraId="1DAD37AA" w14:textId="73557D3F" w:rsidR="00BB5CC9" w:rsidRDefault="00AD6613" w:rsidP="00AD6613">
            <w:pPr>
              <w:pStyle w:val="TableParagraph"/>
              <w:spacing w:before="0" w:line="210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 to 2</w:t>
            </w:r>
          </w:p>
        </w:tc>
        <w:tc>
          <w:tcPr>
            <w:tcW w:w="1890" w:type="dxa"/>
          </w:tcPr>
          <w:p w14:paraId="193D3247" w14:textId="5EC663F7" w:rsidR="00BB5CC9" w:rsidRDefault="00AD6613" w:rsidP="00AD6613">
            <w:pPr>
              <w:pStyle w:val="TableParagraph"/>
              <w:spacing w:before="0" w:line="210" w:lineRule="exact"/>
              <w:ind w:left="430"/>
              <w:jc w:val="center"/>
              <w:rPr>
                <w:sz w:val="20"/>
              </w:rPr>
            </w:pPr>
            <w:r>
              <w:rPr>
                <w:sz w:val="20"/>
              </w:rPr>
              <w:t>31</w:t>
            </w:r>
          </w:p>
        </w:tc>
        <w:tc>
          <w:tcPr>
            <w:tcW w:w="1800" w:type="dxa"/>
            <w:gridSpan w:val="2"/>
          </w:tcPr>
          <w:p w14:paraId="5BBE8623" w14:textId="08800733" w:rsidR="00BB5CC9" w:rsidRDefault="00AD6613" w:rsidP="00AD6613">
            <w:pPr>
              <w:pStyle w:val="TableParagraph"/>
              <w:spacing w:before="0" w:line="210" w:lineRule="exact"/>
              <w:ind w:left="363"/>
              <w:jc w:val="center"/>
              <w:rPr>
                <w:sz w:val="20"/>
              </w:rPr>
            </w:pPr>
            <w:r>
              <w:rPr>
                <w:sz w:val="20"/>
              </w:rPr>
              <w:t>50</w:t>
            </w:r>
          </w:p>
        </w:tc>
      </w:tr>
      <w:tr w:rsidR="00937E55" w14:paraId="6CF72A0C" w14:textId="77777777" w:rsidTr="00AD6613">
        <w:trPr>
          <w:trHeight w:val="292"/>
        </w:trPr>
        <w:tc>
          <w:tcPr>
            <w:tcW w:w="1432" w:type="dxa"/>
            <w:tcBorders>
              <w:bottom w:val="single" w:sz="4" w:space="0" w:color="000000"/>
            </w:tcBorders>
          </w:tcPr>
          <w:p w14:paraId="4F938206" w14:textId="73D974D2" w:rsidR="00BB5CC9" w:rsidRDefault="00AD6613" w:rsidP="00AD6613">
            <w:pPr>
              <w:pStyle w:val="TableParagraph"/>
              <w:spacing w:before="0"/>
              <w:ind w:left="13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&gt;2</w:t>
            </w:r>
          </w:p>
        </w:tc>
        <w:tc>
          <w:tcPr>
            <w:tcW w:w="1890" w:type="dxa"/>
            <w:tcBorders>
              <w:bottom w:val="single" w:sz="4" w:space="0" w:color="000000"/>
            </w:tcBorders>
          </w:tcPr>
          <w:p w14:paraId="68EFFB37" w14:textId="59152987" w:rsidR="00BB5CC9" w:rsidRDefault="00AD6613" w:rsidP="00AD6613">
            <w:pPr>
              <w:pStyle w:val="TableParagraph"/>
              <w:spacing w:before="0"/>
              <w:ind w:left="430"/>
              <w:jc w:val="center"/>
              <w:rPr>
                <w:sz w:val="20"/>
              </w:rPr>
            </w:pPr>
            <w:r>
              <w:rPr>
                <w:sz w:val="20"/>
              </w:rPr>
              <w:t>98</w:t>
            </w:r>
          </w:p>
        </w:tc>
        <w:tc>
          <w:tcPr>
            <w:tcW w:w="1800" w:type="dxa"/>
            <w:gridSpan w:val="2"/>
            <w:tcBorders>
              <w:bottom w:val="single" w:sz="4" w:space="0" w:color="000000"/>
            </w:tcBorders>
          </w:tcPr>
          <w:p w14:paraId="5985616B" w14:textId="5588BDEB" w:rsidR="00BB5CC9" w:rsidRDefault="00AD6613" w:rsidP="00AD6613">
            <w:pPr>
              <w:pStyle w:val="TableParagraph"/>
              <w:spacing w:before="0"/>
              <w:ind w:left="363"/>
              <w:jc w:val="center"/>
              <w:rPr>
                <w:sz w:val="20"/>
              </w:rPr>
            </w:pPr>
            <w:r>
              <w:rPr>
                <w:sz w:val="20"/>
              </w:rPr>
              <w:t>101</w:t>
            </w:r>
          </w:p>
        </w:tc>
      </w:tr>
    </w:tbl>
    <w:p w14:paraId="15BB37A3" w14:textId="39B5334B" w:rsidR="00A85061" w:rsidRDefault="00A85061" w:rsidP="00F97745">
      <w:pPr>
        <w:pStyle w:val="Heading2"/>
        <w:spacing w:before="90"/>
        <w:ind w:left="0"/>
      </w:pPr>
    </w:p>
    <w:p w14:paraId="3A3159D1" w14:textId="540F302C" w:rsidR="00211A7A" w:rsidRDefault="00074E43" w:rsidP="00F97745">
      <w:pPr>
        <w:pStyle w:val="BodyText"/>
        <w:spacing w:before="80"/>
        <w:ind w:left="1474" w:right="1294" w:firstLine="719"/>
      </w:pPr>
      <w:r>
        <w:t>Table 2</w:t>
      </w:r>
      <w:r w:rsidR="00211A7A">
        <w:t xml:space="preserve"> </w:t>
      </w:r>
      <w:r>
        <w:t xml:space="preserve">shows </w:t>
      </w:r>
      <w:r w:rsidR="00F97745" w:rsidRPr="00ED5992">
        <w:t>the liner plate</w:t>
      </w:r>
      <w:r>
        <w:t xml:space="preserve"> wear rate</w:t>
      </w:r>
      <w:r w:rsidR="00F97745" w:rsidRPr="00ED5992">
        <w:t>,</w:t>
      </w:r>
      <w:r w:rsidR="00211A7A">
        <w:t xml:space="preserve"> showing that </w:t>
      </w:r>
      <w:r w:rsidR="00F97745" w:rsidRPr="00ED5992">
        <w:t xml:space="preserve">the Hi-Hi design </w:t>
      </w:r>
      <w:r w:rsidR="00211A7A">
        <w:t>experiences a lower wear rate (</w:t>
      </w:r>
      <w:r w:rsidR="00564C00">
        <w:t>12</w:t>
      </w:r>
      <w:ins w:id="54" w:author="Ravinder Multani" w:date="2026-02-09T14:11:00Z" w16du:dateUtc="2026-02-09T19:11:00Z">
        <w:r w:rsidR="000A39CC">
          <w:t xml:space="preserve"> </w:t>
        </w:r>
      </w:ins>
      <w:r w:rsidR="00F97745" w:rsidRPr="00ED5992">
        <w:t xml:space="preserve">mm/Mt) </w:t>
      </w:r>
      <w:r w:rsidR="00211A7A">
        <w:t xml:space="preserve">compared to the </w:t>
      </w:r>
      <w:r w:rsidR="00F97745" w:rsidRPr="00ED5992">
        <w:t xml:space="preserve">Hi-Lo </w:t>
      </w:r>
      <w:r w:rsidR="00211A7A">
        <w:t xml:space="preserve">design </w:t>
      </w:r>
      <w:r w:rsidR="00F97745" w:rsidRPr="00ED5992">
        <w:t>(1</w:t>
      </w:r>
      <w:r w:rsidR="00564C00">
        <w:t>5</w:t>
      </w:r>
      <w:r w:rsidR="00F97745" w:rsidRPr="00ED5992">
        <w:t xml:space="preserve"> mm/Mt) </w:t>
      </w:r>
      <w:r w:rsidR="00211A7A">
        <w:t>over the full liner life campaign</w:t>
      </w:r>
      <w:r w:rsidR="00F97745" w:rsidRPr="00ED5992">
        <w:t xml:space="preserve">. </w:t>
      </w:r>
    </w:p>
    <w:p w14:paraId="13C58A48" w14:textId="03F861AF" w:rsidR="00F97745" w:rsidRDefault="00F97745" w:rsidP="00E828EA">
      <w:pPr>
        <w:pStyle w:val="BodyText"/>
        <w:spacing w:before="80"/>
        <w:ind w:left="1474" w:right="1294" w:firstLine="719"/>
        <w:jc w:val="both"/>
        <w:pPrChange w:id="55" w:author="Nestor Orcon" w:date="2026-02-16T15:04:00Z" w16du:dateUtc="2026-02-16T20:04:00Z">
          <w:pPr>
            <w:pStyle w:val="BodyText"/>
            <w:spacing w:before="80"/>
            <w:ind w:left="1474" w:right="1294" w:firstLine="719"/>
          </w:pPr>
        </w:pPrChange>
      </w:pPr>
      <w:r w:rsidRPr="00ED5992">
        <w:t xml:space="preserve">The packing condition </w:t>
      </w:r>
      <w:r w:rsidR="00211A7A">
        <w:t xml:space="preserve">associated with the </w:t>
      </w:r>
      <w:r w:rsidRPr="00ED5992">
        <w:t xml:space="preserve">Hi-Hi </w:t>
      </w:r>
      <w:r w:rsidR="00211A7A">
        <w:t>configuration contributes to an accelerated abrasion wear mechanism on the lifters</w:t>
      </w:r>
      <w:r w:rsidR="009B17F1">
        <w:t>, as well peening caused by media impact when low packing loads occur</w:t>
      </w:r>
      <w:r w:rsidR="002C1C81">
        <w:t xml:space="preserve">. However, </w:t>
      </w:r>
      <w:r w:rsidR="000A39CC">
        <w:t xml:space="preserve">as a result of the </w:t>
      </w:r>
      <w:r w:rsidR="009B17F1">
        <w:t>packing</w:t>
      </w:r>
      <w:ins w:id="56" w:author="Ravinder Multani" w:date="2026-02-09T14:17:00Z" w16du:dateUtc="2026-02-09T19:17:00Z">
        <w:r w:rsidR="000A39CC">
          <w:t>,</w:t>
        </w:r>
      </w:ins>
      <w:r w:rsidR="009B17F1">
        <w:t xml:space="preserve"> </w:t>
      </w:r>
      <w:r w:rsidR="002C1C81">
        <w:t>a protecti</w:t>
      </w:r>
      <w:r w:rsidR="009B17F1">
        <w:t xml:space="preserve">ve layer </w:t>
      </w:r>
      <w:r w:rsidR="00564C00">
        <w:t xml:space="preserve">adhered </w:t>
      </w:r>
      <w:r w:rsidR="009B17F1">
        <w:t>over the liner plate, reducing abrasive contact and resulting in lower overall wear on the plate surface</w:t>
      </w:r>
      <w:ins w:id="57" w:author="Ravinder Multani" w:date="2026-02-09T14:18:00Z" w16du:dateUtc="2026-02-09T19:18:00Z">
        <w:r w:rsidR="000A39CC">
          <w:t>,</w:t>
        </w:r>
      </w:ins>
      <w:r w:rsidRPr="00ED5992">
        <w:t xml:space="preserve"> </w:t>
      </w:r>
      <w:r w:rsidR="000A39CC">
        <w:t>driving</w:t>
      </w:r>
      <w:r w:rsidR="000A39CC" w:rsidRPr="00ED5992">
        <w:t xml:space="preserve"> </w:t>
      </w:r>
      <w:r w:rsidRPr="00ED5992">
        <w:t>an accelerated abrasion wear mechanism</w:t>
      </w:r>
      <w:r w:rsidR="000A39CC">
        <w:t xml:space="preserve"> on the lifters</w:t>
      </w:r>
      <w:r>
        <w:t>.</w:t>
      </w:r>
    </w:p>
    <w:p w14:paraId="2900D0A4" w14:textId="6D102F2D" w:rsidR="000175C8" w:rsidRPr="00564C00" w:rsidRDefault="000175C8">
      <w:pPr>
        <w:rPr>
          <w:sz w:val="20"/>
          <w:szCs w:val="20"/>
        </w:rPr>
      </w:pPr>
    </w:p>
    <w:p w14:paraId="403874D1" w14:textId="73896E79" w:rsidR="00D537DF" w:rsidRDefault="00D537DF">
      <w:pPr>
        <w:rPr>
          <w:sz w:val="20"/>
        </w:rPr>
      </w:pPr>
    </w:p>
    <w:tbl>
      <w:tblPr>
        <w:tblStyle w:val="TableNormal1"/>
        <w:tblW w:w="0" w:type="auto"/>
        <w:tblInd w:w="2708" w:type="dxa"/>
        <w:tblLayout w:type="fixed"/>
        <w:tblLook w:val="01E0" w:firstRow="1" w:lastRow="1" w:firstColumn="1" w:lastColumn="1" w:noHBand="0" w:noVBand="0"/>
      </w:tblPr>
      <w:tblGrid>
        <w:gridCol w:w="1432"/>
        <w:gridCol w:w="1890"/>
        <w:gridCol w:w="1710"/>
        <w:gridCol w:w="90"/>
      </w:tblGrid>
      <w:tr w:rsidR="00F97745" w14:paraId="007E6A67" w14:textId="77777777">
        <w:trPr>
          <w:gridAfter w:val="1"/>
          <w:wAfter w:w="90" w:type="dxa"/>
          <w:trHeight w:val="280"/>
        </w:trPr>
        <w:tc>
          <w:tcPr>
            <w:tcW w:w="5032" w:type="dxa"/>
            <w:gridSpan w:val="3"/>
            <w:tcBorders>
              <w:bottom w:val="single" w:sz="4" w:space="0" w:color="000000"/>
            </w:tcBorders>
          </w:tcPr>
          <w:p w14:paraId="1F50F973" w14:textId="0DFFB1C0" w:rsidR="00F97745" w:rsidRDefault="00F97745">
            <w:pPr>
              <w:pStyle w:val="TableParagraph"/>
              <w:spacing w:before="0" w:line="221" w:lineRule="exact"/>
              <w:ind w:left="1882"/>
              <w:rPr>
                <w:sz w:val="20"/>
              </w:rPr>
            </w:pPr>
            <w:commentRangeStart w:id="58"/>
            <w:r>
              <w:rPr>
                <w:sz w:val="20"/>
              </w:rPr>
              <w:t>Table</w:t>
            </w:r>
            <w:r>
              <w:rPr>
                <w:spacing w:val="-6"/>
                <w:sz w:val="20"/>
              </w:rPr>
              <w:t xml:space="preserve"> </w:t>
            </w:r>
            <w:r w:rsidR="00F04E52">
              <w:rPr>
                <w:sz w:val="20"/>
              </w:rPr>
              <w:t>2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5"/>
                <w:sz w:val="20"/>
              </w:rPr>
              <w:t xml:space="preserve"> Liner Plate </w:t>
            </w:r>
            <w:r>
              <w:rPr>
                <w:sz w:val="20"/>
              </w:rPr>
              <w:t xml:space="preserve">Wear Rate </w:t>
            </w:r>
            <w:commentRangeEnd w:id="58"/>
            <w:r w:rsidR="000A39CC">
              <w:rPr>
                <w:rStyle w:val="CommentReference"/>
              </w:rPr>
              <w:commentReference w:id="58"/>
            </w:r>
          </w:p>
        </w:tc>
      </w:tr>
      <w:tr w:rsidR="00F97745" w14:paraId="43B88735" w14:textId="77777777">
        <w:trPr>
          <w:trHeight w:val="350"/>
        </w:trPr>
        <w:tc>
          <w:tcPr>
            <w:tcW w:w="1432" w:type="dxa"/>
            <w:tcBorders>
              <w:top w:val="single" w:sz="4" w:space="0" w:color="000000"/>
              <w:bottom w:val="single" w:sz="4" w:space="0" w:color="000000"/>
            </w:tcBorders>
          </w:tcPr>
          <w:p w14:paraId="6D76B365" w14:textId="77777777" w:rsidR="00F177E4" w:rsidRDefault="00F97745">
            <w:pPr>
              <w:pStyle w:val="TableParagraph"/>
              <w:spacing w:before="60"/>
              <w:ind w:left="136"/>
              <w:jc w:val="center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Ore Milled</w:t>
            </w:r>
          </w:p>
          <w:p w14:paraId="0CC498AF" w14:textId="7DCD295E" w:rsidR="00F97745" w:rsidRPr="00AD6613" w:rsidRDefault="00F97745">
            <w:pPr>
              <w:pStyle w:val="TableParagraph"/>
              <w:spacing w:before="60"/>
              <w:ind w:left="136"/>
              <w:jc w:val="center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(Mt)</w:t>
            </w:r>
          </w:p>
        </w:tc>
        <w:tc>
          <w:tcPr>
            <w:tcW w:w="1890" w:type="dxa"/>
            <w:tcBorders>
              <w:top w:val="single" w:sz="4" w:space="0" w:color="000000"/>
              <w:bottom w:val="single" w:sz="4" w:space="0" w:color="000000"/>
            </w:tcBorders>
          </w:tcPr>
          <w:p w14:paraId="6D222BF1" w14:textId="5EB8890E" w:rsidR="00F97745" w:rsidRDefault="00F97745">
            <w:pPr>
              <w:pStyle w:val="TableParagraph"/>
              <w:spacing w:before="60"/>
              <w:ind w:left="358" w:right="356"/>
              <w:jc w:val="center"/>
              <w:rPr>
                <w:sz w:val="20"/>
              </w:rPr>
            </w:pPr>
            <w:r>
              <w:rPr>
                <w:sz w:val="20"/>
              </w:rPr>
              <w:t>Hi-Lo (mm/Mt)</w:t>
            </w:r>
          </w:p>
        </w:tc>
        <w:tc>
          <w:tcPr>
            <w:tcW w:w="1800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52FCB4FF" w14:textId="6A3ACAE7" w:rsidR="00F97745" w:rsidRDefault="00F97745">
            <w:pPr>
              <w:pStyle w:val="TableParagraph"/>
              <w:spacing w:before="60"/>
              <w:ind w:left="431" w:right="413"/>
              <w:jc w:val="center"/>
              <w:rPr>
                <w:sz w:val="20"/>
              </w:rPr>
            </w:pPr>
            <w:r>
              <w:rPr>
                <w:sz w:val="20"/>
              </w:rPr>
              <w:t>Hi-Hi (mm/Mt)</w:t>
            </w:r>
          </w:p>
        </w:tc>
      </w:tr>
      <w:tr w:rsidR="00F97745" w14:paraId="561ACE8C" w14:textId="77777777">
        <w:trPr>
          <w:trHeight w:val="280"/>
        </w:trPr>
        <w:tc>
          <w:tcPr>
            <w:tcW w:w="1432" w:type="dxa"/>
            <w:tcBorders>
              <w:top w:val="single" w:sz="4" w:space="0" w:color="000000"/>
            </w:tcBorders>
          </w:tcPr>
          <w:p w14:paraId="1927DDAA" w14:textId="0642B448" w:rsidR="00F97745" w:rsidRDefault="00F97745">
            <w:pPr>
              <w:pStyle w:val="TableParagraph"/>
              <w:spacing w:before="46" w:line="215" w:lineRule="exact"/>
              <w:ind w:left="13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0 to 1</w:t>
            </w:r>
          </w:p>
        </w:tc>
        <w:tc>
          <w:tcPr>
            <w:tcW w:w="1890" w:type="dxa"/>
            <w:tcBorders>
              <w:top w:val="single" w:sz="4" w:space="0" w:color="000000"/>
            </w:tcBorders>
          </w:tcPr>
          <w:p w14:paraId="296F7B55" w14:textId="6F5C37B4" w:rsidR="00F97745" w:rsidRDefault="008659D2">
            <w:pPr>
              <w:pStyle w:val="TableParagraph"/>
              <w:spacing w:before="46" w:line="215" w:lineRule="exact"/>
              <w:ind w:left="430"/>
              <w:jc w:val="center"/>
              <w:rPr>
                <w:sz w:val="20"/>
              </w:rPr>
            </w:pPr>
            <w:r>
              <w:rPr>
                <w:sz w:val="20"/>
              </w:rPr>
              <w:t>15</w:t>
            </w:r>
          </w:p>
        </w:tc>
        <w:tc>
          <w:tcPr>
            <w:tcW w:w="1800" w:type="dxa"/>
            <w:gridSpan w:val="2"/>
            <w:tcBorders>
              <w:top w:val="single" w:sz="4" w:space="0" w:color="000000"/>
            </w:tcBorders>
          </w:tcPr>
          <w:p w14:paraId="34DB24AD" w14:textId="4071A678" w:rsidR="00F97745" w:rsidRDefault="008659D2">
            <w:pPr>
              <w:pStyle w:val="TableParagraph"/>
              <w:spacing w:before="46" w:line="215" w:lineRule="exact"/>
              <w:ind w:left="363"/>
              <w:jc w:val="center"/>
              <w:rPr>
                <w:sz w:val="20"/>
              </w:rPr>
            </w:pPr>
            <w:r>
              <w:rPr>
                <w:sz w:val="20"/>
              </w:rPr>
              <w:t>12</w:t>
            </w:r>
          </w:p>
        </w:tc>
      </w:tr>
      <w:tr w:rsidR="00F97745" w14:paraId="36755E9C" w14:textId="77777777">
        <w:trPr>
          <w:trHeight w:val="230"/>
        </w:trPr>
        <w:tc>
          <w:tcPr>
            <w:tcW w:w="1432" w:type="dxa"/>
          </w:tcPr>
          <w:p w14:paraId="5D72B88F" w14:textId="1D0EB569" w:rsidR="00F97745" w:rsidRDefault="00F97745">
            <w:pPr>
              <w:pStyle w:val="TableParagraph"/>
              <w:spacing w:before="0" w:line="210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 to 2</w:t>
            </w:r>
          </w:p>
        </w:tc>
        <w:tc>
          <w:tcPr>
            <w:tcW w:w="1890" w:type="dxa"/>
          </w:tcPr>
          <w:p w14:paraId="151F2EC7" w14:textId="3D7DA940" w:rsidR="00F97745" w:rsidRDefault="008659D2">
            <w:pPr>
              <w:pStyle w:val="TableParagraph"/>
              <w:spacing w:before="0" w:line="210" w:lineRule="exact"/>
              <w:ind w:left="430"/>
              <w:jc w:val="center"/>
              <w:rPr>
                <w:sz w:val="20"/>
              </w:rPr>
            </w:pPr>
            <w:r>
              <w:rPr>
                <w:sz w:val="20"/>
              </w:rPr>
              <w:t>7</w:t>
            </w:r>
          </w:p>
        </w:tc>
        <w:tc>
          <w:tcPr>
            <w:tcW w:w="1800" w:type="dxa"/>
            <w:gridSpan w:val="2"/>
          </w:tcPr>
          <w:p w14:paraId="68524030" w14:textId="4E54E268" w:rsidR="00F97745" w:rsidRDefault="008659D2">
            <w:pPr>
              <w:pStyle w:val="TableParagraph"/>
              <w:spacing w:before="0" w:line="210" w:lineRule="exact"/>
              <w:ind w:left="363"/>
              <w:jc w:val="center"/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</w:tr>
      <w:tr w:rsidR="00F97745" w14:paraId="29D961DD" w14:textId="77777777">
        <w:trPr>
          <w:trHeight w:val="292"/>
        </w:trPr>
        <w:tc>
          <w:tcPr>
            <w:tcW w:w="1432" w:type="dxa"/>
            <w:tcBorders>
              <w:bottom w:val="single" w:sz="4" w:space="0" w:color="000000"/>
            </w:tcBorders>
          </w:tcPr>
          <w:p w14:paraId="4FBB5319" w14:textId="364620C1" w:rsidR="00F97745" w:rsidRDefault="00F97745">
            <w:pPr>
              <w:pStyle w:val="TableParagraph"/>
              <w:spacing w:before="0"/>
              <w:ind w:left="13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&gt;2</w:t>
            </w:r>
          </w:p>
        </w:tc>
        <w:tc>
          <w:tcPr>
            <w:tcW w:w="1890" w:type="dxa"/>
            <w:tcBorders>
              <w:bottom w:val="single" w:sz="4" w:space="0" w:color="000000"/>
            </w:tcBorders>
          </w:tcPr>
          <w:p w14:paraId="606FCA69" w14:textId="3C9FD861" w:rsidR="00F97745" w:rsidRDefault="008659D2">
            <w:pPr>
              <w:pStyle w:val="TableParagraph"/>
              <w:spacing w:before="0"/>
              <w:ind w:left="430"/>
              <w:jc w:val="center"/>
              <w:rPr>
                <w:sz w:val="20"/>
              </w:rPr>
            </w:pPr>
            <w:r>
              <w:rPr>
                <w:sz w:val="20"/>
              </w:rPr>
              <w:t>15</w:t>
            </w:r>
          </w:p>
        </w:tc>
        <w:tc>
          <w:tcPr>
            <w:tcW w:w="1800" w:type="dxa"/>
            <w:gridSpan w:val="2"/>
            <w:tcBorders>
              <w:bottom w:val="single" w:sz="4" w:space="0" w:color="000000"/>
            </w:tcBorders>
          </w:tcPr>
          <w:p w14:paraId="3BB5004D" w14:textId="0821267D" w:rsidR="00F97745" w:rsidRDefault="008659D2">
            <w:pPr>
              <w:pStyle w:val="TableParagraph"/>
              <w:spacing w:before="0"/>
              <w:ind w:left="363"/>
              <w:jc w:val="center"/>
              <w:rPr>
                <w:sz w:val="20"/>
              </w:rPr>
            </w:pPr>
            <w:r>
              <w:rPr>
                <w:sz w:val="20"/>
              </w:rPr>
              <w:t>7</w:t>
            </w:r>
          </w:p>
        </w:tc>
      </w:tr>
    </w:tbl>
    <w:p w14:paraId="09E65BFF" w14:textId="47E1420D" w:rsidR="00D537DF" w:rsidRDefault="00D537DF" w:rsidP="007D0D82">
      <w:pPr>
        <w:pStyle w:val="BodyText"/>
        <w:spacing w:before="80"/>
        <w:ind w:right="1294"/>
      </w:pPr>
    </w:p>
    <w:p w14:paraId="7F04E5AE" w14:textId="4766E197" w:rsidR="00BB5CC9" w:rsidRDefault="00F93780" w:rsidP="00F93780">
      <w:pPr>
        <w:pStyle w:val="BodyText"/>
        <w:spacing w:before="80"/>
        <w:ind w:left="1474" w:right="1294" w:firstLine="719"/>
        <w:jc w:val="both"/>
      </w:pPr>
      <w:r>
        <w:t>R</w:t>
      </w:r>
      <w:r w:rsidR="009B17F1">
        <w:t>eliability</w:t>
      </w:r>
      <w:r w:rsidR="00D537DF" w:rsidRPr="00D537DF">
        <w:t xml:space="preserve"> analysis</w:t>
      </w:r>
      <w:r>
        <w:t xml:space="preserve"> </w:t>
      </w:r>
      <w:r w:rsidR="001C0800">
        <w:t>highlighted</w:t>
      </w:r>
      <w:r>
        <w:t xml:space="preserve"> </w:t>
      </w:r>
      <w:r w:rsidR="00827434">
        <w:t>that</w:t>
      </w:r>
      <w:r w:rsidR="00F95940">
        <w:t xml:space="preserve"> the</w:t>
      </w:r>
      <w:r w:rsidR="00827434">
        <w:t xml:space="preserve"> </w:t>
      </w:r>
      <w:r w:rsidR="00F27978">
        <w:t xml:space="preserve">Hi-Lo </w:t>
      </w:r>
      <w:r w:rsidR="00827434">
        <w:t xml:space="preserve">shell </w:t>
      </w:r>
      <w:r>
        <w:t>liner bucket</w:t>
      </w:r>
      <w:r w:rsidR="00F95940">
        <w:t xml:space="preserve"> </w:t>
      </w:r>
      <w:r w:rsidR="002277F9">
        <w:t>design</w:t>
      </w:r>
      <w:r w:rsidRPr="00A0256C">
        <w:t>—</w:t>
      </w:r>
      <w:r w:rsidR="00E50643">
        <w:t>wide</w:t>
      </w:r>
      <w:r w:rsidR="001F7B4A">
        <w:t>r</w:t>
      </w:r>
      <w:r w:rsidR="00E50643">
        <w:t xml:space="preserve"> </w:t>
      </w:r>
      <w:r>
        <w:t>space</w:t>
      </w:r>
      <w:r w:rsidR="0072520B">
        <w:t xml:space="preserve"> between</w:t>
      </w:r>
      <w:r w:rsidR="00F27978">
        <w:t xml:space="preserve"> </w:t>
      </w:r>
      <w:r w:rsidR="0072520B">
        <w:t>lifters,</w:t>
      </w:r>
      <w:r w:rsidR="00C06A85">
        <w:t xml:space="preserve"> incorrect </w:t>
      </w:r>
      <w:r w:rsidR="0072520B">
        <w:t>lifter</w:t>
      </w:r>
      <w:r w:rsidR="00C06A85">
        <w:t>s</w:t>
      </w:r>
      <w:r w:rsidR="0072520B">
        <w:t xml:space="preserve"> face angle</w:t>
      </w:r>
      <w:ins w:id="59" w:author="Nestor Orcon" w:date="2026-02-16T15:07:00Z" w16du:dateUtc="2026-02-16T20:07:00Z">
        <w:r w:rsidR="004369D4">
          <w:t xml:space="preserve"> that </w:t>
        </w:r>
      </w:ins>
      <w:del w:id="60" w:author="Nestor Orcon" w:date="2026-02-16T15:07:00Z" w16du:dateUtc="2026-02-16T20:07:00Z">
        <w:r w:rsidR="00C06A85" w:rsidDel="004369D4">
          <w:delText xml:space="preserve"> (</w:delText>
        </w:r>
      </w:del>
      <w:r w:rsidR="002441C4">
        <w:t>disrupt</w:t>
      </w:r>
      <w:ins w:id="61" w:author="Nestor Orcon" w:date="2026-02-16T15:07:00Z" w16du:dateUtc="2026-02-16T20:07:00Z">
        <w:r w:rsidR="004369D4">
          <w:t>ed</w:t>
        </w:r>
      </w:ins>
      <w:del w:id="62" w:author="Nestor Orcon" w:date="2026-02-16T15:07:00Z" w16du:dateUtc="2026-02-16T20:07:00Z">
        <w:r w:rsidR="002441C4" w:rsidDel="004369D4">
          <w:delText>ing</w:delText>
        </w:r>
      </w:del>
      <w:r w:rsidR="002441C4">
        <w:t xml:space="preserve"> charge trajectory</w:t>
      </w:r>
      <w:del w:id="63" w:author="Nestor Orcon" w:date="2026-02-16T15:07:00Z" w16du:dateUtc="2026-02-16T20:07:00Z">
        <w:r w:rsidR="002441C4" w:rsidDel="004369D4">
          <w:delText>)</w:delText>
        </w:r>
      </w:del>
      <w:r w:rsidR="00333DDD">
        <w:t>,</w:t>
      </w:r>
      <w:r w:rsidR="008659D2">
        <w:t xml:space="preserve"> </w:t>
      </w:r>
      <w:r w:rsidR="00A837D6">
        <w:t xml:space="preserve">inadequate </w:t>
      </w:r>
      <w:ins w:id="64" w:author="Nestor Orcon" w:date="2026-02-16T15:07:00Z" w16du:dateUtc="2026-02-16T20:07:00Z">
        <w:r w:rsidR="004369D4">
          <w:t xml:space="preserve">inter-lifter </w:t>
        </w:r>
      </w:ins>
      <w:r w:rsidR="008659D2">
        <w:t>shape</w:t>
      </w:r>
      <w:r w:rsidR="001C0800">
        <w:t xml:space="preserve"> profile</w:t>
      </w:r>
      <w:ins w:id="65" w:author="Nestor Orcon" w:date="2026-02-16T15:07:00Z" w16du:dateUtc="2026-02-16T20:07:00Z">
        <w:r w:rsidR="004369D4">
          <w:t>s</w:t>
        </w:r>
      </w:ins>
      <w:del w:id="66" w:author="Nestor Orcon" w:date="2026-02-16T15:07:00Z" w16du:dateUtc="2026-02-16T20:07:00Z">
        <w:r w:rsidDel="004369D4">
          <w:delText xml:space="preserve"> between lifters</w:delText>
        </w:r>
      </w:del>
      <w:r w:rsidR="00F27978">
        <w:t xml:space="preserve">, and </w:t>
      </w:r>
      <w:ins w:id="67" w:author="Nestor Orcon" w:date="2026-02-16T15:07:00Z" w16du:dateUtc="2026-02-16T20:07:00Z">
        <w:r w:rsidR="004369D4">
          <w:t xml:space="preserve">a </w:t>
        </w:r>
      </w:ins>
      <w:r w:rsidR="00313225">
        <w:t xml:space="preserve">thin </w:t>
      </w:r>
      <w:r w:rsidR="00F27978">
        <w:t>plate</w:t>
      </w:r>
      <w:r w:rsidRPr="00A0256C">
        <w:t>—</w:t>
      </w:r>
      <w:ins w:id="68" w:author="Nestor Orcon" w:date="2026-02-16T15:07:00Z" w16du:dateUtc="2026-02-16T20:07:00Z">
        <w:r w:rsidR="004369D4">
          <w:t>collec</w:t>
        </w:r>
      </w:ins>
      <w:ins w:id="69" w:author="Nestor Orcon" w:date="2026-02-16T15:08:00Z" w16du:dateUtc="2026-02-16T20:08:00Z">
        <w:r w:rsidR="004369D4">
          <w:t xml:space="preserve">tively </w:t>
        </w:r>
      </w:ins>
      <w:r w:rsidR="00E50643">
        <w:t>failed to protect the liner plate</w:t>
      </w:r>
      <w:r w:rsidR="00F27978">
        <w:t xml:space="preserve"> against abrasion and media impact,</w:t>
      </w:r>
      <w:ins w:id="70" w:author="Nestor Orcon" w:date="2026-02-16T15:08:00Z" w16du:dateUtc="2026-02-16T20:08:00Z">
        <w:r w:rsidR="004369D4">
          <w:t xml:space="preserve"> and</w:t>
        </w:r>
      </w:ins>
      <w:r w:rsidR="00F27978">
        <w:t xml:space="preserve"> </w:t>
      </w:r>
      <w:ins w:id="71" w:author="Nestor Orcon" w:date="2026-02-16T15:09:00Z" w16du:dateUtc="2026-02-16T20:09:00Z">
        <w:r w:rsidR="004369D4">
          <w:t xml:space="preserve">no evidence </w:t>
        </w:r>
      </w:ins>
      <w:ins w:id="72" w:author="Nestor Orcon" w:date="2026-02-16T15:24:00Z" w16du:dateUtc="2026-02-16T20:24:00Z">
        <w:r w:rsidR="001017C7">
          <w:t>o</w:t>
        </w:r>
      </w:ins>
      <w:ins w:id="73" w:author="Nestor Orcon" w:date="2026-02-16T15:09:00Z" w16du:dateUtc="2026-02-16T20:09:00Z">
        <w:r w:rsidR="004369D4">
          <w:t>f controlled packing formation was observe</w:t>
        </w:r>
      </w:ins>
      <w:ins w:id="74" w:author="Nestor Orcon" w:date="2026-02-16T15:25:00Z" w16du:dateUtc="2026-02-16T20:25:00Z">
        <w:r w:rsidR="001017C7">
          <w:t>d</w:t>
        </w:r>
      </w:ins>
      <w:del w:id="75" w:author="Nestor Orcon" w:date="2026-02-16T15:09:00Z" w16du:dateUtc="2026-02-16T20:09:00Z">
        <w:r w:rsidR="00F27978" w:rsidDel="004369D4">
          <w:delText xml:space="preserve">there was no evidence of formation of </w:delText>
        </w:r>
        <w:r w:rsidR="00A837D6" w:rsidDel="004369D4">
          <w:delText>co</w:delText>
        </w:r>
        <w:r w:rsidR="00D050ED" w:rsidDel="004369D4">
          <w:delText>ntrolled</w:delText>
        </w:r>
        <w:r w:rsidR="00A837D6" w:rsidDel="004369D4">
          <w:delText xml:space="preserve"> </w:delText>
        </w:r>
        <w:r w:rsidR="00F27978" w:rsidDel="004369D4">
          <w:delText>packing</w:delText>
        </w:r>
      </w:del>
      <w:r w:rsidR="00D050ED">
        <w:t>. In t</w:t>
      </w:r>
      <w:r w:rsidR="00A837D6">
        <w:t>raditional Hi-Lo</w:t>
      </w:r>
      <w:r w:rsidR="00D050ED">
        <w:t xml:space="preserve"> liner systems</w:t>
      </w:r>
      <w:r w:rsidR="00317F54">
        <w:t xml:space="preserve">, </w:t>
      </w:r>
      <w:r w:rsidR="00D050ED">
        <w:t xml:space="preserve">packing can be controlled to the </w:t>
      </w:r>
      <w:ins w:id="76" w:author="Nestor Orcon" w:date="2026-02-16T15:10:00Z" w16du:dateUtc="2026-02-16T20:10:00Z">
        <w:r w:rsidR="004369D4">
          <w:t>height</w:t>
        </w:r>
      </w:ins>
      <w:del w:id="77" w:author="Nestor Orcon" w:date="2026-02-16T15:10:00Z" w16du:dateUtc="2026-02-16T20:10:00Z">
        <w:r w:rsidR="00D050ED" w:rsidDel="004369D4">
          <w:delText>level</w:delText>
        </w:r>
      </w:del>
      <w:r w:rsidR="00D050ED">
        <w:t xml:space="preserve"> of </w:t>
      </w:r>
      <w:ins w:id="78" w:author="Nestor Orcon" w:date="2026-02-16T15:10:00Z" w16du:dateUtc="2026-02-16T20:10:00Z">
        <w:r w:rsidR="004369D4">
          <w:t xml:space="preserve">the </w:t>
        </w:r>
      </w:ins>
      <w:r w:rsidR="00317F54">
        <w:t>“</w:t>
      </w:r>
      <w:r w:rsidR="00D050ED">
        <w:t>Lo</w:t>
      </w:r>
      <w:r w:rsidR="00317F54">
        <w:t>”</w:t>
      </w:r>
      <w:r w:rsidR="00D050ED">
        <w:t xml:space="preserve"> lifters</w:t>
      </w:r>
      <w:r w:rsidR="001C0800">
        <w:t xml:space="preserve"> to</w:t>
      </w:r>
      <w:ins w:id="79" w:author="Nestor Orcon" w:date="2026-02-16T15:10:00Z" w16du:dateUtc="2026-02-16T20:10:00Z">
        <w:r w:rsidR="004369D4">
          <w:t xml:space="preserve"> shield</w:t>
        </w:r>
      </w:ins>
      <w:ins w:id="80" w:author="Nestor Orcon" w:date="2026-02-16T15:11:00Z" w16du:dateUtc="2026-02-16T20:11:00Z">
        <w:r w:rsidR="004369D4">
          <w:t xml:space="preserve"> the</w:t>
        </w:r>
      </w:ins>
      <w:del w:id="81" w:author="Nestor Orcon" w:date="2026-02-16T15:10:00Z" w16du:dateUtc="2026-02-16T20:10:00Z">
        <w:r w:rsidR="001C0800" w:rsidDel="004369D4">
          <w:delText xml:space="preserve"> protect</w:delText>
        </w:r>
      </w:del>
      <w:r w:rsidR="001C0800">
        <w:t xml:space="preserve"> plate against wear</w:t>
      </w:r>
      <w:r w:rsidR="00D050ED">
        <w:t xml:space="preserve"> (Royston, 2006)</w:t>
      </w:r>
      <w:r w:rsidR="00827434">
        <w:t>.</w:t>
      </w:r>
      <w:r w:rsidR="001C0800">
        <w:t xml:space="preserve"> </w:t>
      </w:r>
      <w:ins w:id="82" w:author="Nestor Orcon" w:date="2026-02-16T15:11:00Z" w16du:dateUtc="2026-02-16T20:11:00Z">
        <w:r w:rsidR="001B126E">
          <w:t xml:space="preserve">In addition, </w:t>
        </w:r>
      </w:ins>
      <w:del w:id="83" w:author="Nestor Orcon" w:date="2026-02-16T15:11:00Z" w16du:dateUtc="2026-02-16T20:11:00Z">
        <w:r w:rsidR="001C0800" w:rsidDel="001B126E">
          <w:delText>Also,</w:delText>
        </w:r>
      </w:del>
      <w:r w:rsidR="001C0800">
        <w:t xml:space="preserve"> asymmetric </w:t>
      </w:r>
      <w:del w:id="84" w:author="Nestor Orcon" w:date="2026-02-16T15:11:00Z" w16du:dateUtc="2026-02-16T20:11:00Z">
        <w:r w:rsidR="001C0800" w:rsidDel="001B126E">
          <w:delText xml:space="preserve">liner </w:delText>
        </w:r>
      </w:del>
      <w:r w:rsidR="001C0800">
        <w:t>bolting</w:t>
      </w:r>
      <w:ins w:id="85" w:author="Nestor Orcon" w:date="2026-02-16T15:11:00Z" w16du:dateUtc="2026-02-16T20:11:00Z">
        <w:r w:rsidR="001B126E">
          <w:t>-pad</w:t>
        </w:r>
      </w:ins>
      <w:r w:rsidR="001C0800">
        <w:t xml:space="preserve"> configuration</w:t>
      </w:r>
      <w:ins w:id="86" w:author="Nestor Orcon" w:date="2026-02-16T15:11:00Z" w16du:dateUtc="2026-02-16T20:11:00Z">
        <w:r w:rsidR="001B126E">
          <w:t xml:space="preserve"> </w:t>
        </w:r>
      </w:ins>
      <w:ins w:id="87" w:author="Nestor Orcon" w:date="2026-02-16T15:14:00Z" w16du:dateUtc="2026-02-16T20:14:00Z">
        <w:r w:rsidR="0098762D">
          <w:t>contributed to</w:t>
        </w:r>
      </w:ins>
      <w:ins w:id="88" w:author="Nestor Orcon" w:date="2026-02-16T15:11:00Z" w16du:dateUtc="2026-02-16T20:11:00Z">
        <w:r w:rsidR="001B126E">
          <w:t xml:space="preserve"> u</w:t>
        </w:r>
      </w:ins>
      <w:ins w:id="89" w:author="Nestor Orcon" w:date="2026-02-16T15:12:00Z" w16du:dateUtc="2026-02-16T20:12:00Z">
        <w:r w:rsidR="001B126E">
          <w:t>neven protection</w:t>
        </w:r>
      </w:ins>
      <w:ins w:id="90" w:author="Nestor Orcon" w:date="2026-02-16T15:13:00Z" w16du:dateUtc="2026-02-16T20:13:00Z">
        <w:r w:rsidR="0098762D">
          <w:t xml:space="preserve"> to the </w:t>
        </w:r>
      </w:ins>
      <w:ins w:id="91" w:author="Nestor Orcon" w:date="2026-02-16T15:14:00Z" w16du:dateUtc="2026-02-16T20:14:00Z">
        <w:r w:rsidR="0098762D">
          <w:t xml:space="preserve">liner </w:t>
        </w:r>
      </w:ins>
      <w:ins w:id="92" w:author="Nestor Orcon" w:date="2026-02-16T15:13:00Z" w16du:dateUtc="2026-02-16T20:13:00Z">
        <w:r w:rsidR="0098762D">
          <w:t>plate</w:t>
        </w:r>
        <w:r w:rsidR="001B126E">
          <w:t xml:space="preserve"> </w:t>
        </w:r>
      </w:ins>
      <w:ins w:id="93" w:author="Nestor Orcon" w:date="2026-02-16T15:14:00Z" w16du:dateUtc="2026-02-16T20:14:00Z">
        <w:r w:rsidR="0098762D">
          <w:t>against</w:t>
        </w:r>
      </w:ins>
      <w:ins w:id="94" w:author="Nestor Orcon" w:date="2026-02-16T15:15:00Z" w16du:dateUtc="2026-02-16T20:15:00Z">
        <w:r w:rsidR="0098762D">
          <w:t xml:space="preserve"> </w:t>
        </w:r>
      </w:ins>
      <w:del w:id="95" w:author="Nestor Orcon" w:date="2026-02-16T15:13:00Z" w16du:dateUtc="2026-02-16T20:13:00Z">
        <w:r w:rsidR="001C0800" w:rsidDel="001B126E">
          <w:delText xml:space="preserve">, </w:delText>
        </w:r>
      </w:del>
      <w:del w:id="96" w:author="Nestor Orcon" w:date="2026-02-16T14:58:00Z" w16du:dateUtc="2026-02-16T19:58:00Z">
        <w:r w:rsidR="001C0800" w:rsidDel="00520632">
          <w:delText>reduced</w:delText>
        </w:r>
      </w:del>
      <w:del w:id="97" w:author="Nestor Orcon" w:date="2026-02-16T14:55:00Z" w16du:dateUtc="2026-02-16T19:55:00Z">
        <w:r w:rsidR="001C0800" w:rsidDel="008F6E87">
          <w:delText xml:space="preserve"> peening </w:delText>
        </w:r>
      </w:del>
      <w:del w:id="98" w:author="Nestor Orcon" w:date="2026-02-16T15:13:00Z" w16du:dateUtc="2026-02-16T20:13:00Z">
        <w:r w:rsidR="001C0800" w:rsidDel="001B126E">
          <w:delText xml:space="preserve">hole pads </w:delText>
        </w:r>
      </w:del>
      <w:del w:id="99" w:author="Nestor Orcon" w:date="2026-02-16T14:58:00Z" w16du:dateUtc="2026-02-16T19:58:00Z">
        <w:r w:rsidR="001C0800" w:rsidDel="00520632">
          <w:delText xml:space="preserve">to protect </w:delText>
        </w:r>
      </w:del>
      <w:del w:id="100" w:author="Nestor Orcon" w:date="2026-02-16T15:13:00Z" w16du:dateUtc="2026-02-16T20:13:00Z">
        <w:r w:rsidR="001C0800" w:rsidDel="001B126E">
          <w:delText xml:space="preserve">the plate against </w:delText>
        </w:r>
      </w:del>
      <w:ins w:id="101" w:author="Nestor Orcon" w:date="2026-02-16T15:15:00Z" w16du:dateUtc="2026-02-16T20:15:00Z">
        <w:r w:rsidR="0098762D">
          <w:t>p</w:t>
        </w:r>
      </w:ins>
      <w:ins w:id="102" w:author="Nestor Orcon" w:date="2026-02-16T14:58:00Z" w16du:dateUtc="2026-02-16T19:58:00Z">
        <w:r w:rsidR="00520632">
          <w:t>eening</w:t>
        </w:r>
      </w:ins>
      <w:del w:id="103" w:author="Nestor Orcon" w:date="2026-02-16T14:58:00Z" w16du:dateUtc="2026-02-16T19:58:00Z">
        <w:r w:rsidR="001C0800" w:rsidDel="00520632">
          <w:delText>media impact</w:delText>
        </w:r>
      </w:del>
      <w:r w:rsidR="001C0800">
        <w:t xml:space="preserve">. </w:t>
      </w:r>
      <w:ins w:id="104" w:author="Nestor Orcon" w:date="2026-02-16T15:16:00Z" w16du:dateUtc="2026-02-16T20:16:00Z">
        <w:r w:rsidR="0055090D">
          <w:t xml:space="preserve">To address these issues, </w:t>
        </w:r>
      </w:ins>
      <w:del w:id="105" w:author="Nestor Orcon" w:date="2026-02-16T15:16:00Z" w16du:dateUtc="2026-02-16T20:16:00Z">
        <w:r w:rsidR="00D537DF" w:rsidRPr="00D537DF" w:rsidDel="0055090D">
          <w:delText xml:space="preserve"> </w:delText>
        </w:r>
        <w:r w:rsidR="00F95940" w:rsidDel="0055090D">
          <w:delText>A</w:delText>
        </w:r>
      </w:del>
      <w:ins w:id="106" w:author="Nestor Orcon" w:date="2026-02-16T15:16:00Z" w16du:dateUtc="2026-02-16T20:16:00Z">
        <w:r w:rsidR="0055090D">
          <w:t>a</w:t>
        </w:r>
      </w:ins>
      <w:r w:rsidR="00F95940">
        <w:t>n</w:t>
      </w:r>
      <w:r w:rsidR="00827434">
        <w:t xml:space="preserve"> in-house </w:t>
      </w:r>
      <w:r w:rsidR="00153B29">
        <w:t>optimized</w:t>
      </w:r>
      <w:r w:rsidR="00D537DF" w:rsidRPr="00D537DF">
        <w:t xml:space="preserve"> shell liner concept design </w:t>
      </w:r>
      <w:r w:rsidR="00BF784C">
        <w:t xml:space="preserve">was developed </w:t>
      </w:r>
      <w:r w:rsidR="00D537DF" w:rsidRPr="00D537DF">
        <w:t xml:space="preserve">with the following </w:t>
      </w:r>
      <w:r w:rsidR="00B057E8">
        <w:t>modifications</w:t>
      </w:r>
      <w:r w:rsidR="00D537DF" w:rsidRPr="00D537DF">
        <w:t>:</w:t>
      </w:r>
      <w:r w:rsidRPr="00F93780">
        <w:t xml:space="preserve"> </w:t>
      </w:r>
      <w:r w:rsidR="00C4014A">
        <w:t>adjust</w:t>
      </w:r>
      <w:r w:rsidR="00C4014A" w:rsidRPr="00D537DF">
        <w:t xml:space="preserve"> </w:t>
      </w:r>
      <w:r w:rsidR="00BF784C">
        <w:t xml:space="preserve">lifter </w:t>
      </w:r>
      <w:r w:rsidRPr="00D537DF">
        <w:t>spacing</w:t>
      </w:r>
      <w:r w:rsidR="008659D2">
        <w:t xml:space="preserve"> and shape design</w:t>
      </w:r>
      <w:r w:rsidRPr="00D537DF">
        <w:t xml:space="preserve"> (bucket volume) to reduce charge slippage and reduce wear rate on the liner plate</w:t>
      </w:r>
      <w:del w:id="107" w:author="Nestor Orcon" w:date="2026-02-16T14:57:00Z" w16du:dateUtc="2026-02-16T19:57:00Z">
        <w:r w:rsidR="00AE645A" w:rsidDel="008F6E87">
          <w:delText>,</w:delText>
        </w:r>
      </w:del>
      <w:ins w:id="108" w:author="Nestor Orcon" w:date="2026-02-16T14:57:00Z" w16du:dateUtc="2026-02-16T19:57:00Z">
        <w:r w:rsidR="008F6E87">
          <w:t xml:space="preserve">. </w:t>
        </w:r>
      </w:ins>
      <w:ins w:id="109" w:author="Nestor Orcon" w:date="2026-02-16T15:18:00Z" w16du:dateUtc="2026-02-16T20:18:00Z">
        <w:r w:rsidR="0055090D">
          <w:t>Balance</w:t>
        </w:r>
      </w:ins>
      <w:del w:id="110" w:author="Nestor Orcon" w:date="2026-02-16T14:57:00Z" w16du:dateUtc="2026-02-16T19:57:00Z">
        <w:r w:rsidR="00AE645A" w:rsidDel="008F6E87">
          <w:delText xml:space="preserve"> </w:delText>
        </w:r>
        <w:r w:rsidR="00723AEA" w:rsidDel="008F6E87">
          <w:delText>t</w:delText>
        </w:r>
      </w:del>
      <w:del w:id="111" w:author="Nestor Orcon" w:date="2026-02-16T15:18:00Z" w16du:dateUtc="2026-02-16T20:18:00Z">
        <w:r w:rsidR="00723AEA" w:rsidDel="0055090D">
          <w:delText>rade-off</w:delText>
        </w:r>
        <w:r w:rsidRPr="00D537DF" w:rsidDel="0055090D">
          <w:delText xml:space="preserve"> </w:delText>
        </w:r>
        <w:r w:rsidR="00F14287" w:rsidDel="0055090D">
          <w:delText xml:space="preserve">of </w:delText>
        </w:r>
      </w:del>
      <w:ins w:id="112" w:author="Nestor Orcon" w:date="2026-02-16T15:18:00Z" w16du:dateUtc="2026-02-16T20:18:00Z">
        <w:r w:rsidR="0055090D">
          <w:t xml:space="preserve"> </w:t>
        </w:r>
      </w:ins>
      <w:r w:rsidRPr="00D537DF">
        <w:t>lifter</w:t>
      </w:r>
      <w:r w:rsidR="00F27978">
        <w:t xml:space="preserve"> height and face angle</w:t>
      </w:r>
      <w:r w:rsidR="00723AEA">
        <w:t xml:space="preserve"> </w:t>
      </w:r>
      <w:ins w:id="113" w:author="Nestor Orcon" w:date="2026-02-16T15:19:00Z" w16du:dateUtc="2026-02-16T20:19:00Z">
        <w:r w:rsidR="0055090D">
          <w:t>to achieve an</w:t>
        </w:r>
      </w:ins>
      <w:del w:id="114" w:author="Nestor Orcon" w:date="2026-02-16T15:19:00Z" w16du:dateUtc="2026-02-16T20:19:00Z">
        <w:r w:rsidR="00723AEA" w:rsidRPr="00D537DF" w:rsidDel="0055090D">
          <w:delText>for</w:delText>
        </w:r>
      </w:del>
      <w:r w:rsidR="00723AEA" w:rsidRPr="00D537DF">
        <w:t xml:space="preserve"> optimal charge trajectory</w:t>
      </w:r>
      <w:ins w:id="115" w:author="Nestor Orcon" w:date="2026-02-16T15:19:00Z" w16du:dateUtc="2026-02-16T20:19:00Z">
        <w:r w:rsidR="0055090D">
          <w:t xml:space="preserve"> while reducing</w:t>
        </w:r>
      </w:ins>
      <w:del w:id="116" w:author="Nestor Orcon" w:date="2026-02-16T15:19:00Z" w16du:dateUtc="2026-02-16T20:19:00Z">
        <w:r w:rsidR="00723AEA" w:rsidRPr="00D537DF" w:rsidDel="0055090D">
          <w:delText xml:space="preserve"> and reduce </w:delText>
        </w:r>
        <w:r w:rsidR="00723AEA" w:rsidDel="0055090D">
          <w:delText>l</w:delText>
        </w:r>
      </w:del>
      <w:ins w:id="117" w:author="Nestor Orcon" w:date="2026-02-16T15:19:00Z" w16du:dateUtc="2026-02-16T20:19:00Z">
        <w:r w:rsidR="0055090D">
          <w:t xml:space="preserve"> l</w:t>
        </w:r>
      </w:ins>
      <w:r w:rsidR="00723AEA">
        <w:t xml:space="preserve">iner </w:t>
      </w:r>
      <w:r w:rsidR="00723AEA" w:rsidRPr="00D537DF">
        <w:t>impact</w:t>
      </w:r>
      <w:r w:rsidR="00723AEA">
        <w:t>, increase</w:t>
      </w:r>
      <w:r w:rsidR="00F27978">
        <w:t xml:space="preserve"> lifter</w:t>
      </w:r>
      <w:r w:rsidRPr="00D537DF">
        <w:t xml:space="preserve"> width to </w:t>
      </w:r>
      <w:r w:rsidR="00C4014A">
        <w:t xml:space="preserve">improve </w:t>
      </w:r>
      <w:r w:rsidRPr="00D537DF">
        <w:t>resistance against peening deformation</w:t>
      </w:r>
      <w:r w:rsidR="00146080">
        <w:t>,</w:t>
      </w:r>
      <w:r w:rsidRPr="00D537DF">
        <w:t xml:space="preserve"> </w:t>
      </w:r>
      <w:r w:rsidR="00D537DF" w:rsidRPr="00D537DF">
        <w:t xml:space="preserve">increase liner plate thickness to </w:t>
      </w:r>
      <w:r>
        <w:t xml:space="preserve">increase </w:t>
      </w:r>
      <w:ins w:id="118" w:author="Nestor Orcon" w:date="2026-02-16T15:20:00Z" w16du:dateUtc="2026-02-16T20:20:00Z">
        <w:r w:rsidR="00FF1DC7">
          <w:t xml:space="preserve">overall </w:t>
        </w:r>
      </w:ins>
      <w:ins w:id="119" w:author="Nestor Orcon" w:date="2026-02-16T15:21:00Z" w16du:dateUtc="2026-02-16T20:21:00Z">
        <w:r w:rsidR="00FF1DC7">
          <w:t>lifespan</w:t>
        </w:r>
      </w:ins>
      <w:del w:id="120" w:author="Nestor Orcon" w:date="2026-02-16T15:21:00Z" w16du:dateUtc="2026-02-16T20:21:00Z">
        <w:r w:rsidDel="00FF1DC7">
          <w:delText>life span</w:delText>
        </w:r>
        <w:r w:rsidR="001C0800" w:rsidDel="00FF1DC7">
          <w:delText xml:space="preserve"> </w:delText>
        </w:r>
      </w:del>
      <w:ins w:id="121" w:author="Nestor Orcon" w:date="2026-02-16T15:21:00Z" w16du:dateUtc="2026-02-16T20:21:00Z">
        <w:r w:rsidR="00FF1DC7">
          <w:t xml:space="preserve"> </w:t>
        </w:r>
      </w:ins>
      <w:r w:rsidR="001C0800">
        <w:t xml:space="preserve">and </w:t>
      </w:r>
      <w:ins w:id="122" w:author="Nestor Orcon" w:date="2026-02-16T15:05:00Z" w16du:dateUtc="2026-02-16T20:05:00Z">
        <w:r w:rsidR="004369D4">
          <w:t>adoption o</w:t>
        </w:r>
      </w:ins>
      <w:ins w:id="123" w:author="Nestor Orcon" w:date="2026-02-16T15:15:00Z" w16du:dateUtc="2026-02-16T20:15:00Z">
        <w:r w:rsidR="002F1E7C">
          <w:t>f</w:t>
        </w:r>
      </w:ins>
      <w:ins w:id="124" w:author="Nestor Orcon" w:date="2026-02-16T15:05:00Z" w16du:dateUtc="2026-02-16T20:05:00Z">
        <w:r w:rsidR="004369D4">
          <w:t xml:space="preserve"> </w:t>
        </w:r>
      </w:ins>
      <w:r w:rsidR="001C0800">
        <w:t xml:space="preserve">symmetric liner bolting pads </w:t>
      </w:r>
      <w:del w:id="125" w:author="Nestor Orcon" w:date="2026-02-16T15:21:00Z" w16du:dateUtc="2026-02-16T20:21:00Z">
        <w:r w:rsidR="001C0800" w:rsidDel="00FF1DC7">
          <w:delText xml:space="preserve">were proposed </w:delText>
        </w:r>
      </w:del>
      <w:r w:rsidR="001C0800">
        <w:t xml:space="preserve">to </w:t>
      </w:r>
      <w:ins w:id="126" w:author="Nestor Orcon" w:date="2026-02-16T15:21:00Z" w16du:dateUtc="2026-02-16T20:21:00Z">
        <w:r w:rsidR="00FF1DC7">
          <w:t xml:space="preserve">ensure </w:t>
        </w:r>
      </w:ins>
      <w:ins w:id="127" w:author="Nestor Orcon" w:date="2026-02-16T15:22:00Z" w16du:dateUtc="2026-02-16T20:22:00Z">
        <w:r w:rsidR="00D124BF">
          <w:t>even</w:t>
        </w:r>
        <w:r w:rsidR="00FF1DC7">
          <w:t xml:space="preserve"> </w:t>
        </w:r>
      </w:ins>
      <w:del w:id="128" w:author="Nestor Orcon" w:date="2026-02-16T15:22:00Z" w16du:dateUtc="2026-02-16T20:22:00Z">
        <w:r w:rsidR="001C0800" w:rsidDel="00FF1DC7">
          <w:delText xml:space="preserve">increase </w:delText>
        </w:r>
      </w:del>
      <w:r w:rsidR="001C0800">
        <w:t xml:space="preserve">protection for </w:t>
      </w:r>
      <w:ins w:id="129" w:author="Nestor Orcon" w:date="2026-02-16T15:23:00Z" w16du:dateUtc="2026-02-16T20:23:00Z">
        <w:r w:rsidR="00991D13">
          <w:t xml:space="preserve">the </w:t>
        </w:r>
        <w:r w:rsidR="00D124BF">
          <w:t>liner plate.</w:t>
        </w:r>
      </w:ins>
      <w:del w:id="130" w:author="Nestor Orcon" w:date="2026-02-16T15:23:00Z" w16du:dateUtc="2026-02-16T20:23:00Z">
        <w:r w:rsidR="001C0800" w:rsidDel="00D124BF">
          <w:delText>bolting along both lifter sides.</w:delText>
        </w:r>
        <w:r w:rsidR="001C0800" w:rsidDel="00991D13">
          <w:delText xml:space="preserve"> </w:delText>
        </w:r>
      </w:del>
    </w:p>
    <w:p w14:paraId="0E3A3524" w14:textId="77777777" w:rsidR="00C0059C" w:rsidRDefault="00C0059C" w:rsidP="00396359">
      <w:pPr>
        <w:pStyle w:val="BodyText"/>
        <w:spacing w:before="80"/>
        <w:ind w:right="1294"/>
        <w:rPr>
          <w:sz w:val="17"/>
        </w:rPr>
      </w:pPr>
      <w:bookmarkStart w:id="131" w:name="_Hlk215321929"/>
    </w:p>
    <w:p w14:paraId="0F412873" w14:textId="77777777" w:rsidR="00E50643" w:rsidRDefault="00E50643" w:rsidP="00396359">
      <w:pPr>
        <w:pStyle w:val="BodyText"/>
        <w:spacing w:before="80"/>
        <w:ind w:right="1294"/>
        <w:rPr>
          <w:sz w:val="17"/>
        </w:rPr>
      </w:pPr>
    </w:p>
    <w:p w14:paraId="5119FAFA" w14:textId="7E3207F8" w:rsidR="00E50643" w:rsidRDefault="00E50643" w:rsidP="00396359">
      <w:pPr>
        <w:pStyle w:val="BodyText"/>
        <w:spacing w:before="80"/>
        <w:ind w:right="1294"/>
        <w:rPr>
          <w:sz w:val="17"/>
        </w:rPr>
      </w:pPr>
    </w:p>
    <w:p w14:paraId="06E4A8C6" w14:textId="77777777" w:rsidR="00E50643" w:rsidRDefault="00E50643" w:rsidP="00396359">
      <w:pPr>
        <w:pStyle w:val="BodyText"/>
        <w:spacing w:before="80"/>
        <w:ind w:right="1294"/>
        <w:rPr>
          <w:sz w:val="17"/>
        </w:rPr>
      </w:pPr>
    </w:p>
    <w:p w14:paraId="66477E22" w14:textId="77777777" w:rsidR="00E50643" w:rsidRDefault="00E50643" w:rsidP="00396359">
      <w:pPr>
        <w:pStyle w:val="BodyText"/>
        <w:spacing w:before="80"/>
        <w:ind w:right="1294"/>
        <w:rPr>
          <w:ins w:id="132" w:author="Nestor Orcon" w:date="2026-02-16T14:43:00Z" w16du:dateUtc="2026-02-16T19:43:00Z"/>
          <w:sz w:val="17"/>
        </w:rPr>
      </w:pPr>
    </w:p>
    <w:p w14:paraId="19E92AEF" w14:textId="77777777" w:rsidR="00933FFA" w:rsidRDefault="00933FFA" w:rsidP="00396359">
      <w:pPr>
        <w:pStyle w:val="BodyText"/>
        <w:spacing w:before="80"/>
        <w:ind w:right="1294"/>
        <w:rPr>
          <w:ins w:id="133" w:author="Nestor Orcon" w:date="2026-02-16T14:43:00Z" w16du:dateUtc="2026-02-16T19:43:00Z"/>
          <w:sz w:val="17"/>
        </w:rPr>
      </w:pPr>
    </w:p>
    <w:p w14:paraId="53FAB2B9" w14:textId="20E85534" w:rsidR="00933FFA" w:rsidDel="001D30F7" w:rsidRDefault="00933FFA" w:rsidP="00396359">
      <w:pPr>
        <w:pStyle w:val="BodyText"/>
        <w:spacing w:before="80"/>
        <w:ind w:right="1294"/>
        <w:rPr>
          <w:del w:id="134" w:author="Nestor Orcon" w:date="2026-02-16T15:24:00Z" w16du:dateUtc="2026-02-16T20:24:00Z"/>
          <w:sz w:val="17"/>
        </w:rPr>
      </w:pPr>
    </w:p>
    <w:p w14:paraId="6E4D9862" w14:textId="428812B6" w:rsidR="00C0059C" w:rsidRDefault="003E5ED4" w:rsidP="00C0059C">
      <w:pPr>
        <w:pStyle w:val="Heading2"/>
      </w:pPr>
      <w:r>
        <w:t xml:space="preserve">2.4. </w:t>
      </w:r>
      <w:r w:rsidR="003E65D4">
        <w:t xml:space="preserve">Liner </w:t>
      </w:r>
      <w:r w:rsidR="00C0059C">
        <w:t xml:space="preserve">Design </w:t>
      </w:r>
      <w:r w:rsidR="009C6C7F">
        <w:t>Methodology</w:t>
      </w:r>
    </w:p>
    <w:p w14:paraId="31DBD287" w14:textId="77777777" w:rsidR="00C0059C" w:rsidRDefault="00C0059C" w:rsidP="00C0059C">
      <w:pPr>
        <w:pStyle w:val="BodyText"/>
        <w:spacing w:before="11"/>
        <w:rPr>
          <w:b/>
        </w:rPr>
      </w:pPr>
    </w:p>
    <w:p w14:paraId="63C67501" w14:textId="7818802B" w:rsidR="005828A5" w:rsidRDefault="00C0059C" w:rsidP="00933FFA">
      <w:pPr>
        <w:pStyle w:val="BodyText"/>
        <w:spacing w:before="1"/>
        <w:ind w:left="1474" w:right="1459" w:firstLine="686"/>
        <w:jc w:val="both"/>
        <w:pPrChange w:id="135" w:author="Nestor Orcon" w:date="2026-02-16T14:43:00Z" w16du:dateUtc="2026-02-16T19:43:00Z">
          <w:pPr>
            <w:pStyle w:val="BodyText"/>
            <w:spacing w:before="1"/>
            <w:ind w:left="1474" w:right="1459"/>
            <w:jc w:val="both"/>
          </w:pPr>
        </w:pPrChange>
      </w:pPr>
      <w:r w:rsidRPr="0081467D">
        <w:t xml:space="preserve">In </w:t>
      </w:r>
      <w:r w:rsidRPr="00C0059C">
        <w:t xml:space="preserve">2024, Clarabelle </w:t>
      </w:r>
      <w:r w:rsidR="003D1570">
        <w:t>M</w:t>
      </w:r>
      <w:r w:rsidRPr="00C0059C">
        <w:t>ill launched an in-house liner design optimization</w:t>
      </w:r>
      <w:r w:rsidR="003D1570">
        <w:t xml:space="preserve"> project</w:t>
      </w:r>
      <w:r w:rsidRPr="00C0059C">
        <w:t xml:space="preserve">. </w:t>
      </w:r>
      <w:r w:rsidR="00474E08">
        <w:t>The</w:t>
      </w:r>
      <w:r w:rsidR="009C6C7F">
        <w:t xml:space="preserve"> </w:t>
      </w:r>
      <w:r w:rsidR="00474E08">
        <w:t xml:space="preserve">multi-disciplinary </w:t>
      </w:r>
      <w:r w:rsidR="009C6C7F">
        <w:t xml:space="preserve">team consisted </w:t>
      </w:r>
      <w:r w:rsidR="001351AA">
        <w:t>of</w:t>
      </w:r>
      <w:r w:rsidR="009C6C7F">
        <w:t xml:space="preserve"> maintenance, operation</w:t>
      </w:r>
      <w:r w:rsidR="00433636">
        <w:t>,</w:t>
      </w:r>
      <w:r w:rsidR="009C6C7F">
        <w:t xml:space="preserve"> process technology,</w:t>
      </w:r>
      <w:ins w:id="136" w:author="Ravinder Multani" w:date="2026-02-10T08:11:00Z" w16du:dateUtc="2026-02-10T13:11:00Z">
        <w:r w:rsidR="00D73D26">
          <w:t xml:space="preserve"> </w:t>
        </w:r>
      </w:ins>
      <w:r w:rsidR="00D73D26">
        <w:t xml:space="preserve">processing research innovation group, </w:t>
      </w:r>
      <w:r w:rsidR="009C6C7F">
        <w:t>mill liner supplier, mill reline contractor</w:t>
      </w:r>
      <w:r w:rsidR="00B66DFA">
        <w:t xml:space="preserve">, </w:t>
      </w:r>
      <w:r w:rsidR="009C6C7F">
        <w:t>mill reline liner handler manufacturer</w:t>
      </w:r>
      <w:r w:rsidR="00B66DFA">
        <w:t xml:space="preserve"> and liner bolt manufacturer</w:t>
      </w:r>
      <w:r w:rsidR="009C6C7F">
        <w:t xml:space="preserve">. </w:t>
      </w:r>
      <w:r w:rsidRPr="00C0059C">
        <w:t>The</w:t>
      </w:r>
      <w:r w:rsidR="003D1570">
        <w:t xml:space="preserve"> liner</w:t>
      </w:r>
      <w:del w:id="137" w:author="Ravinder Multani" w:date="2026-02-09T15:51:00Z" w16du:dateUtc="2026-02-09T20:51:00Z">
        <w:r w:rsidR="003D1570" w:rsidDel="00433636">
          <w:delText>s</w:delText>
        </w:r>
      </w:del>
      <w:r w:rsidR="003D1570">
        <w:t xml:space="preserve"> </w:t>
      </w:r>
      <w:r w:rsidRPr="00C0059C">
        <w:t xml:space="preserve">design </w:t>
      </w:r>
      <w:r w:rsidR="005B7F24">
        <w:t xml:space="preserve">approach </w:t>
      </w:r>
      <w:r w:rsidR="0063128E">
        <w:t xml:space="preserve">incorporated </w:t>
      </w:r>
      <w:r w:rsidR="00363090">
        <w:t xml:space="preserve">detailed wear </w:t>
      </w:r>
      <w:r w:rsidR="006B49B1">
        <w:t xml:space="preserve">analysis </w:t>
      </w:r>
      <w:r w:rsidR="00363090">
        <w:t xml:space="preserve">from historical </w:t>
      </w:r>
      <w:r w:rsidR="0046746A">
        <w:t>Hi-Lo and Hi</w:t>
      </w:r>
      <w:r w:rsidR="000349F6">
        <w:t>-</w:t>
      </w:r>
      <w:r w:rsidR="0046746A">
        <w:t xml:space="preserve">Hi </w:t>
      </w:r>
      <w:r w:rsidR="00394D3F">
        <w:t xml:space="preserve">liner </w:t>
      </w:r>
      <w:r w:rsidRPr="00C0059C">
        <w:t>campaigns</w:t>
      </w:r>
      <w:r w:rsidR="002A7A3D">
        <w:t xml:space="preserve"> and</w:t>
      </w:r>
      <w:r w:rsidR="00363090">
        <w:t xml:space="preserve"> chronic failure modes</w:t>
      </w:r>
      <w:r w:rsidR="00584A77">
        <w:t>.</w:t>
      </w:r>
      <w:r w:rsidR="00363090">
        <w:t xml:space="preserve"> A comprehensive </w:t>
      </w:r>
      <w:r w:rsidR="00584A77">
        <w:t>Failure Mode and Effect</w:t>
      </w:r>
      <w:r w:rsidR="00433636">
        <w:t>s</w:t>
      </w:r>
      <w:r w:rsidR="00584A77">
        <w:t xml:space="preserve"> Analysis</w:t>
      </w:r>
      <w:r w:rsidR="00363090">
        <w:t xml:space="preserve"> (FMEA)</w:t>
      </w:r>
      <w:r w:rsidR="004B3CDF">
        <w:t xml:space="preserve"> </w:t>
      </w:r>
      <w:r w:rsidR="00584A77">
        <w:t>was developed to identify</w:t>
      </w:r>
      <w:r w:rsidR="00363090">
        <w:t xml:space="preserve"> liner failure mechanisms</w:t>
      </w:r>
      <w:r w:rsidR="00584A77">
        <w:t xml:space="preserve"> and establish action plans to mitigate </w:t>
      </w:r>
      <w:r w:rsidR="00363090">
        <w:t>them</w:t>
      </w:r>
      <w:r w:rsidR="00CE0B2D">
        <w:t>.</w:t>
      </w:r>
    </w:p>
    <w:p w14:paraId="4F64AA3E" w14:textId="57CA3437" w:rsidR="0068184C" w:rsidRDefault="0068184C" w:rsidP="005828A5">
      <w:pPr>
        <w:pStyle w:val="BodyText"/>
        <w:spacing w:before="10"/>
        <w:rPr>
          <w:ins w:id="138" w:author="Nestor Orcon" w:date="2026-02-15T14:23:00Z" w16du:dateUtc="2026-02-15T19:23:00Z"/>
        </w:rPr>
      </w:pPr>
    </w:p>
    <w:p w14:paraId="4EBAC004" w14:textId="77777777" w:rsidR="00685AFE" w:rsidRDefault="00685AFE" w:rsidP="005828A5">
      <w:pPr>
        <w:pStyle w:val="BodyText"/>
        <w:spacing w:before="10"/>
      </w:pPr>
    </w:p>
    <w:bookmarkEnd w:id="131"/>
    <w:p w14:paraId="0FE0558E" w14:textId="6F8FB455" w:rsidR="006B0394" w:rsidRDefault="006B0394" w:rsidP="006B0394">
      <w:pPr>
        <w:pStyle w:val="BodyText"/>
        <w:spacing w:before="1"/>
        <w:ind w:left="1474" w:right="1459" w:firstLine="686"/>
        <w:jc w:val="both"/>
        <w:rPr>
          <w:spacing w:val="-4"/>
        </w:rPr>
      </w:pPr>
      <w:r>
        <w:t xml:space="preserve">In April 2024, </w:t>
      </w:r>
      <w:r w:rsidR="00E64307">
        <w:t xml:space="preserve">with </w:t>
      </w:r>
      <w:r>
        <w:t>Vale’s procurement</w:t>
      </w:r>
      <w:r w:rsidR="00BE6EF3">
        <w:t xml:space="preserve"> involvement</w:t>
      </w:r>
      <w:r>
        <w:t xml:space="preserve">, a </w:t>
      </w:r>
      <w:r w:rsidR="00E64307">
        <w:t>‘</w:t>
      </w:r>
      <w:r>
        <w:t>request for information</w:t>
      </w:r>
      <w:r w:rsidR="00E64307">
        <w:t>’</w:t>
      </w:r>
      <w:r>
        <w:t xml:space="preserve"> process was initiated. Seven original </w:t>
      </w:r>
      <w:r w:rsidRPr="00931354">
        <w:t>liner manufacturers (OEM)</w:t>
      </w:r>
      <w:r>
        <w:t xml:space="preserve"> were invited to participate in the liner design optimization project. A</w:t>
      </w:r>
      <w:r w:rsidRPr="00931354">
        <w:t xml:space="preserve">fter systematic technical evaluation of the concept design proposals, </w:t>
      </w:r>
      <w:r w:rsidR="00E64307">
        <w:t xml:space="preserve">one </w:t>
      </w:r>
      <w:r>
        <w:t>OEM was selected in July 2024. Detail</w:t>
      </w:r>
      <w:r w:rsidR="00E64307">
        <w:t>ed</w:t>
      </w:r>
      <w:r w:rsidRPr="00931354">
        <w:t xml:space="preserve"> engineering continued with the </w:t>
      </w:r>
      <w:r>
        <w:t>chosen</w:t>
      </w:r>
      <w:r w:rsidRPr="00931354">
        <w:t xml:space="preserve"> OEM</w:t>
      </w:r>
      <w:r>
        <w:t xml:space="preserve"> </w:t>
      </w:r>
      <w:r w:rsidR="00E64307">
        <w:t>and was finalized by</w:t>
      </w:r>
      <w:r>
        <w:t xml:space="preserve"> October 2024</w:t>
      </w:r>
      <w:r w:rsidRPr="00931354">
        <w:t xml:space="preserve">. </w:t>
      </w:r>
      <w:r w:rsidR="006D0865">
        <w:t xml:space="preserve">The </w:t>
      </w:r>
      <w:r>
        <w:t xml:space="preserve">optimized </w:t>
      </w:r>
      <w:r w:rsidR="00383C83">
        <w:t>liner</w:t>
      </w:r>
      <w:r w:rsidR="007745E3">
        <w:t xml:space="preserve"> design was in</w:t>
      </w:r>
      <w:r w:rsidRPr="00931354">
        <w:t>stalled in May</w:t>
      </w:r>
      <w:r>
        <w:t xml:space="preserve"> 2025</w:t>
      </w:r>
      <w:r w:rsidR="00383C83">
        <w:t>.</w:t>
      </w:r>
    </w:p>
    <w:p w14:paraId="59DBC2E1" w14:textId="624F05F6" w:rsidR="00EA720E" w:rsidRDefault="006B49B1" w:rsidP="00C63D93">
      <w:pPr>
        <w:pStyle w:val="BodyText"/>
        <w:spacing w:before="80"/>
        <w:ind w:left="1474" w:right="1480" w:firstLine="719"/>
        <w:jc w:val="both"/>
      </w:pPr>
      <w:r>
        <w:t>Guidelines from a</w:t>
      </w:r>
      <w:r w:rsidR="00C0059C" w:rsidRPr="00C0059C">
        <w:t xml:space="preserve"> general </w:t>
      </w:r>
      <w:r w:rsidR="005828A5">
        <w:t xml:space="preserve">design </w:t>
      </w:r>
      <w:r w:rsidR="00C0059C" w:rsidRPr="00C0059C">
        <w:t>VDI 222</w:t>
      </w:r>
      <w:r w:rsidR="00D636FD">
        <w:t>1</w:t>
      </w:r>
      <w:ins w:id="139" w:author="Nestor Orcon" w:date="2026-02-16T14:31:00Z" w16du:dateUtc="2026-02-16T19:31:00Z">
        <w:r w:rsidR="00216B2F">
          <w:t>(</w:t>
        </w:r>
        <w:r w:rsidR="00216B2F">
          <w:t xml:space="preserve">Jansch, </w:t>
        </w:r>
        <w:r w:rsidR="00216B2F">
          <w:t>2006)</w:t>
        </w:r>
      </w:ins>
      <w:r w:rsidR="00D636FD">
        <w:t xml:space="preserve"> </w:t>
      </w:r>
      <w:r w:rsidR="00FC4D02">
        <w:t>were</w:t>
      </w:r>
      <w:r w:rsidR="00C0059C" w:rsidRPr="00C0059C">
        <w:t xml:space="preserve"> </w:t>
      </w:r>
      <w:r>
        <w:t>followed</w:t>
      </w:r>
      <w:r w:rsidR="00C0059C" w:rsidRPr="00C0059C">
        <w:t xml:space="preserve">. </w:t>
      </w:r>
      <w:r w:rsidR="006B6393" w:rsidRPr="00C0059C">
        <w:t xml:space="preserve">One of the most </w:t>
      </w:r>
      <w:r w:rsidR="006B6393">
        <w:t xml:space="preserve">crucial </w:t>
      </w:r>
      <w:r w:rsidR="006B6393" w:rsidRPr="00C0059C">
        <w:t xml:space="preserve">steps </w:t>
      </w:r>
      <w:r w:rsidR="006B6393">
        <w:t>was</w:t>
      </w:r>
      <w:r w:rsidR="006B6393" w:rsidRPr="00C0059C">
        <w:t xml:space="preserve"> </w:t>
      </w:r>
      <w:r w:rsidR="006B6393">
        <w:t xml:space="preserve">to </w:t>
      </w:r>
      <w:r w:rsidR="00A822E7">
        <w:t>identify</w:t>
      </w:r>
      <w:r w:rsidR="00EA720E">
        <w:t xml:space="preserve"> </w:t>
      </w:r>
      <w:r w:rsidR="006B6393" w:rsidRPr="00C0059C">
        <w:t>component</w:t>
      </w:r>
      <w:r w:rsidR="00EA720E">
        <w:t>s</w:t>
      </w:r>
      <w:r w:rsidR="006B6393" w:rsidRPr="00C0059C">
        <w:t xml:space="preserve"> of the liner</w:t>
      </w:r>
      <w:r w:rsidR="00584A77">
        <w:t xml:space="preserve"> such as lifter</w:t>
      </w:r>
      <w:r w:rsidR="00EA720E">
        <w:t xml:space="preserve"> and</w:t>
      </w:r>
      <w:r w:rsidR="00584A77">
        <w:t xml:space="preserve"> plate</w:t>
      </w:r>
      <w:r w:rsidR="004D1DAB">
        <w:t>. F</w:t>
      </w:r>
      <w:r w:rsidR="006B6393" w:rsidRPr="00C0059C">
        <w:t>unction</w:t>
      </w:r>
      <w:r w:rsidR="00584A77">
        <w:t>s of each component were defined</w:t>
      </w:r>
      <w:r w:rsidR="00FE7435">
        <w:t xml:space="preserve"> and integrate</w:t>
      </w:r>
      <w:r w:rsidR="00A822E7">
        <w:t>d with key operational variables such as SAG rotational speed and volumetric charge</w:t>
      </w:r>
      <w:r w:rsidR="00FE7435">
        <w:t xml:space="preserve"> them into the design expectation</w:t>
      </w:r>
      <w:r w:rsidR="00BE6EF3">
        <w:t>s</w:t>
      </w:r>
      <w:r w:rsidR="00FE7435">
        <w:t>. The d</w:t>
      </w:r>
      <w:r w:rsidR="00C0059C" w:rsidRPr="00C0059C">
        <w:t xml:space="preserve">esign </w:t>
      </w:r>
      <w:r w:rsidR="00BE6EF3">
        <w:t xml:space="preserve">criteria </w:t>
      </w:r>
      <w:r w:rsidR="00C0059C" w:rsidRPr="00C0059C">
        <w:t xml:space="preserve">expectations were </w:t>
      </w:r>
      <w:r w:rsidR="00FC4D02">
        <w:t>as follows</w:t>
      </w:r>
      <w:r w:rsidR="00EA720E">
        <w:t>:</w:t>
      </w:r>
    </w:p>
    <w:p w14:paraId="7263CFE1" w14:textId="51B784FE" w:rsidR="00EA720E" w:rsidRDefault="00EA720E" w:rsidP="00EA720E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</w:rPr>
      </w:pPr>
    </w:p>
    <w:p w14:paraId="338EEE0E" w14:textId="751ED9CD" w:rsidR="00D85AA8" w:rsidRDefault="00E337AB" w:rsidP="00C63D9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76" w:lineRule="auto"/>
        <w:ind w:right="1480"/>
        <w:jc w:val="both"/>
        <w:rPr>
          <w:sz w:val="20"/>
          <w:szCs w:val="20"/>
        </w:rPr>
      </w:pPr>
      <w:commentRangeStart w:id="140"/>
      <w:r>
        <w:rPr>
          <w:sz w:val="20"/>
          <w:szCs w:val="20"/>
        </w:rPr>
        <w:t xml:space="preserve">Liner </w:t>
      </w:r>
      <w:r w:rsidR="002B7A37">
        <w:rPr>
          <w:sz w:val="20"/>
          <w:szCs w:val="20"/>
        </w:rPr>
        <w:t>service life</w:t>
      </w:r>
      <w:r w:rsidR="00C63D93" w:rsidRPr="00C63D93">
        <w:rPr>
          <w:sz w:val="20"/>
          <w:szCs w:val="20"/>
        </w:rPr>
        <w:t>—the liner system shall be designed to achieve a minimum service life</w:t>
      </w:r>
      <w:commentRangeEnd w:id="140"/>
      <w:r w:rsidR="00FA61B6">
        <w:rPr>
          <w:rStyle w:val="CommentReference"/>
        </w:rPr>
        <w:commentReference w:id="140"/>
      </w:r>
      <w:r w:rsidR="00C63D93" w:rsidRPr="00C63D93">
        <w:rPr>
          <w:sz w:val="20"/>
          <w:szCs w:val="20"/>
        </w:rPr>
        <w:t xml:space="preserve"> equivalent to </w:t>
      </w:r>
      <w:commentRangeStart w:id="141"/>
      <w:r w:rsidR="00C63D93" w:rsidRPr="00C63D93">
        <w:rPr>
          <w:sz w:val="20"/>
          <w:szCs w:val="20"/>
        </w:rPr>
        <w:t>3.2 million</w:t>
      </w:r>
      <w:r w:rsidR="00A822E7">
        <w:rPr>
          <w:sz w:val="20"/>
          <w:szCs w:val="20"/>
        </w:rPr>
        <w:t xml:space="preserve"> metric</w:t>
      </w:r>
      <w:r w:rsidR="00C63D93" w:rsidRPr="00C63D93">
        <w:rPr>
          <w:sz w:val="20"/>
          <w:szCs w:val="20"/>
        </w:rPr>
        <w:t xml:space="preserve"> tons </w:t>
      </w:r>
      <w:commentRangeEnd w:id="141"/>
      <w:r w:rsidR="002B7A37">
        <w:rPr>
          <w:rStyle w:val="CommentReference"/>
        </w:rPr>
        <w:commentReference w:id="141"/>
      </w:r>
      <w:r w:rsidR="00C63D93" w:rsidRPr="00C63D93">
        <w:rPr>
          <w:sz w:val="20"/>
          <w:szCs w:val="20"/>
        </w:rPr>
        <w:t>of ore processed</w:t>
      </w:r>
      <w:r w:rsidR="009B013B">
        <w:rPr>
          <w:sz w:val="20"/>
          <w:szCs w:val="20"/>
        </w:rPr>
        <w:t xml:space="preserve"> or (6 months)</w:t>
      </w:r>
      <w:r w:rsidR="00C63D93" w:rsidRPr="00C63D93">
        <w:rPr>
          <w:sz w:val="20"/>
          <w:szCs w:val="20"/>
        </w:rPr>
        <w:t>, with aligned wear performance and synchronized replacement intervals</w:t>
      </w:r>
      <w:r w:rsidR="00C63D93">
        <w:rPr>
          <w:sz w:val="20"/>
          <w:szCs w:val="20"/>
        </w:rPr>
        <w:t xml:space="preserve"> </w:t>
      </w:r>
      <w:r w:rsidR="002B7A37">
        <w:rPr>
          <w:sz w:val="20"/>
          <w:szCs w:val="20"/>
        </w:rPr>
        <w:t xml:space="preserve">for </w:t>
      </w:r>
      <w:r w:rsidR="00C63D93">
        <w:rPr>
          <w:sz w:val="20"/>
          <w:szCs w:val="20"/>
        </w:rPr>
        <w:t>the discharge-end (DE), shell, and feed-end (FE) liner</w:t>
      </w:r>
      <w:r w:rsidR="002B7A37">
        <w:rPr>
          <w:sz w:val="20"/>
          <w:szCs w:val="20"/>
        </w:rPr>
        <w:t>s</w:t>
      </w:r>
      <w:r w:rsidR="00C63D93">
        <w:rPr>
          <w:sz w:val="20"/>
          <w:szCs w:val="20"/>
        </w:rPr>
        <w:t>.</w:t>
      </w:r>
    </w:p>
    <w:p w14:paraId="5795DE8F" w14:textId="53E7B1B1" w:rsidR="00EA720E" w:rsidRDefault="00C63D93" w:rsidP="00820F8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76" w:lineRule="auto"/>
        <w:ind w:right="148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Failure </w:t>
      </w:r>
      <w:r w:rsidR="002B7A37">
        <w:rPr>
          <w:sz w:val="20"/>
          <w:szCs w:val="20"/>
        </w:rPr>
        <w:t>mode mitigation</w:t>
      </w:r>
      <w:r w:rsidRPr="00595E2B">
        <w:rPr>
          <w:sz w:val="20"/>
          <w:szCs w:val="20"/>
        </w:rPr>
        <w:t xml:space="preserve">—the design shall prevent or minimize known failure mechanisms, </w:t>
      </w:r>
      <w:r w:rsidR="00820F89" w:rsidRPr="00595E2B">
        <w:rPr>
          <w:sz w:val="20"/>
          <w:szCs w:val="20"/>
        </w:rPr>
        <w:t>including</w:t>
      </w:r>
      <w:r w:rsidRPr="00595E2B">
        <w:rPr>
          <w:sz w:val="20"/>
          <w:szCs w:val="20"/>
        </w:rPr>
        <w:t xml:space="preserve"> peening of liner plates, pegging of apertures or grates</w:t>
      </w:r>
      <w:r w:rsidR="00820F89" w:rsidRPr="00595E2B">
        <w:rPr>
          <w:sz w:val="20"/>
          <w:szCs w:val="20"/>
        </w:rPr>
        <w:t>, liner cracking, deflector cone bolting failure and excessive packing between liner</w:t>
      </w:r>
      <w:r w:rsidR="00AA37E5">
        <w:rPr>
          <w:sz w:val="20"/>
          <w:szCs w:val="20"/>
        </w:rPr>
        <w:t xml:space="preserve"> lifters</w:t>
      </w:r>
      <w:r w:rsidR="00820F89" w:rsidRPr="00595E2B">
        <w:rPr>
          <w:sz w:val="20"/>
          <w:szCs w:val="20"/>
        </w:rPr>
        <w:t>.</w:t>
      </w:r>
      <w:r w:rsidR="00D85AA8">
        <w:rPr>
          <w:sz w:val="20"/>
          <w:szCs w:val="20"/>
        </w:rPr>
        <w:t xml:space="preserve"> </w:t>
      </w:r>
    </w:p>
    <w:p w14:paraId="269277AE" w14:textId="1C7FED4A" w:rsidR="00E722AF" w:rsidRDefault="00E722AF" w:rsidP="00E722A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76" w:lineRule="auto"/>
        <w:ind w:right="148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Grinding </w:t>
      </w:r>
      <w:r w:rsidR="002B7A37">
        <w:rPr>
          <w:sz w:val="20"/>
          <w:szCs w:val="20"/>
        </w:rPr>
        <w:t>efficiency</w:t>
      </w:r>
      <w:r w:rsidRPr="00595E2B">
        <w:rPr>
          <w:sz w:val="20"/>
          <w:szCs w:val="20"/>
        </w:rPr>
        <w:t xml:space="preserve">—the liner design shall improve throughput (tons per hour), </w:t>
      </w:r>
      <w:r w:rsidR="00595E2B" w:rsidRPr="00595E2B">
        <w:rPr>
          <w:sz w:val="20"/>
          <w:szCs w:val="20"/>
        </w:rPr>
        <w:t>support</w:t>
      </w:r>
      <w:r w:rsidRPr="00595E2B">
        <w:rPr>
          <w:sz w:val="20"/>
          <w:szCs w:val="20"/>
        </w:rPr>
        <w:t xml:space="preserve"> optimal charge motion and optimize power consumption.</w:t>
      </w:r>
    </w:p>
    <w:p w14:paraId="032B135D" w14:textId="3A9B668D" w:rsidR="00E722AF" w:rsidRPr="00D85AA8" w:rsidRDefault="00E722AF" w:rsidP="00E722AF">
      <w:p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76" w:lineRule="auto"/>
        <w:ind w:left="2194" w:right="1480"/>
        <w:jc w:val="both"/>
        <w:rPr>
          <w:sz w:val="20"/>
          <w:szCs w:val="20"/>
        </w:rPr>
      </w:pPr>
    </w:p>
    <w:p w14:paraId="08052416" w14:textId="0B92B331" w:rsidR="00D17625" w:rsidRDefault="005C2940" w:rsidP="00D17625">
      <w:pPr>
        <w:pStyle w:val="BodyText"/>
        <w:spacing w:before="80"/>
        <w:ind w:left="1440" w:right="1294" w:firstLine="720"/>
        <w:jc w:val="both"/>
        <w:pPrChange w:id="142" w:author="Nestor Orcon" w:date="2026-02-16T11:48:00Z" w16du:dateUtc="2026-02-16T16:48:00Z">
          <w:pPr>
            <w:pStyle w:val="BodyText"/>
            <w:spacing w:before="80"/>
            <w:ind w:right="1294"/>
            <w:jc w:val="both"/>
          </w:pPr>
        </w:pPrChange>
      </w:pPr>
      <w:r>
        <w:t>The SAG</w:t>
      </w:r>
      <w:r w:rsidR="001A0E2E">
        <w:t xml:space="preserve"> mill</w:t>
      </w:r>
      <w:r>
        <w:t xml:space="preserve"> operational control was also determined</w:t>
      </w:r>
      <w:r w:rsidR="009B013B">
        <w:t>.</w:t>
      </w:r>
      <w:r w:rsidR="00C0059C" w:rsidRPr="00C0059C">
        <w:t xml:space="preserve"> </w:t>
      </w:r>
      <w:r w:rsidR="00FA61B6">
        <w:t>Liner material compositions</w:t>
      </w:r>
      <w:r w:rsidR="001A0E2E">
        <w:t xml:space="preserve"> </w:t>
      </w:r>
      <w:r w:rsidR="00FA61B6">
        <w:t xml:space="preserve">were </w:t>
      </w:r>
      <w:r w:rsidR="009B013B">
        <w:t>reviewed,</w:t>
      </w:r>
      <w:r w:rsidR="00FA61B6">
        <w:t xml:space="preserve"> and it was </w:t>
      </w:r>
      <w:r w:rsidR="00C42BC0">
        <w:t xml:space="preserve">decided to </w:t>
      </w:r>
      <w:r w:rsidR="00EA6F23">
        <w:t>maintain</w:t>
      </w:r>
      <w:r w:rsidR="00C42BC0">
        <w:t xml:space="preserve"> </w:t>
      </w:r>
      <w:r w:rsidR="00EA6F23">
        <w:t xml:space="preserve">the </w:t>
      </w:r>
      <w:r w:rsidR="00D85AA8">
        <w:t>chromium</w:t>
      </w:r>
      <w:r w:rsidR="00C42BC0">
        <w:t>-</w:t>
      </w:r>
      <w:r w:rsidR="00D85AA8">
        <w:t>m</w:t>
      </w:r>
      <w:r w:rsidR="00C42BC0">
        <w:t>o</w:t>
      </w:r>
      <w:r w:rsidR="00D85AA8">
        <w:t>lybdenum steel</w:t>
      </w:r>
      <w:r w:rsidR="00C42BC0">
        <w:t xml:space="preserve"> alloy </w:t>
      </w:r>
      <w:r w:rsidR="00FA61B6">
        <w:t>and same total liner weight in order to</w:t>
      </w:r>
      <w:r w:rsidR="00EA6F23">
        <w:t xml:space="preserve"> not compromise the SAG mill power and integrity capacity</w:t>
      </w:r>
      <w:bookmarkStart w:id="143" w:name="_Hlk215307741"/>
      <w:r w:rsidR="00D17625">
        <w:t>.</w:t>
      </w:r>
    </w:p>
    <w:p w14:paraId="26E892F8" w14:textId="72E82611" w:rsidR="00D17625" w:rsidRDefault="00D17625" w:rsidP="00164773">
      <w:pPr>
        <w:pStyle w:val="BodyText"/>
        <w:spacing w:before="80"/>
        <w:ind w:right="1294"/>
        <w:jc w:val="both"/>
      </w:pPr>
    </w:p>
    <w:p w14:paraId="1F8BB313" w14:textId="37A82397" w:rsidR="00164773" w:rsidRDefault="00AF38F8" w:rsidP="00164773">
      <w:pPr>
        <w:pStyle w:val="Heading1"/>
        <w:ind w:left="720" w:firstLine="720"/>
        <w:jc w:val="left"/>
      </w:pPr>
      <w:r>
        <w:t>Optimized Hi</w:t>
      </w:r>
      <w:r w:rsidR="001761F7">
        <w:t>-</w:t>
      </w:r>
      <w:r>
        <w:t xml:space="preserve">Hi </w:t>
      </w:r>
      <w:r w:rsidR="00164773">
        <w:t>Shell Liner</w:t>
      </w:r>
    </w:p>
    <w:p w14:paraId="7E9BFD9B" w14:textId="2DB70260" w:rsidR="00164773" w:rsidRDefault="00164773" w:rsidP="001A0E2E">
      <w:pPr>
        <w:pStyle w:val="BodyText"/>
        <w:spacing w:before="8"/>
        <w:jc w:val="both"/>
      </w:pPr>
    </w:p>
    <w:p w14:paraId="2C901AB0" w14:textId="00D2CC73" w:rsidR="004640DD" w:rsidRDefault="00336B4B" w:rsidP="00CA26A6">
      <w:pPr>
        <w:pStyle w:val="BodyText"/>
        <w:ind w:left="1474" w:right="1294" w:firstLine="719"/>
        <w:jc w:val="both"/>
        <w:rPr>
          <w:ins w:id="144" w:author="Nestor Orcon" w:date="2026-02-15T14:33:00Z" w16du:dateUtc="2026-02-15T19:33:00Z"/>
        </w:rPr>
      </w:pPr>
      <w:bookmarkStart w:id="145" w:name="_Hlk215308518"/>
      <w:r>
        <w:t>The new customized shell liner configuration was a</w:t>
      </w:r>
      <w:r w:rsidR="007E30C2">
        <w:t xml:space="preserve"> 40-2</w:t>
      </w:r>
      <w:ins w:id="146" w:author="Ravinder Multani" w:date="2026-02-10T09:58:00Z" w16du:dateUtc="2026-02-10T14:58:00Z">
        <w:r>
          <w:t xml:space="preserve"> </w:t>
        </w:r>
      </w:ins>
      <w:r w:rsidR="007E30C2">
        <w:t>row Hi-Hi</w:t>
      </w:r>
      <w:r w:rsidR="004E5DB3">
        <w:t xml:space="preserve"> lifter </w:t>
      </w:r>
      <w:r w:rsidR="007E30C2">
        <w:t>with 35</w:t>
      </w:r>
      <w:r w:rsidR="006B6393">
        <w:t>° face angle</w:t>
      </w:r>
      <w:r w:rsidR="002A5F8F">
        <w:t>.</w:t>
      </w:r>
      <w:r w:rsidR="0030140E">
        <w:t xml:space="preserve"> As shown in Figure 6, mill charge trajectory simulations</w:t>
      </w:r>
      <w:r>
        <w:t xml:space="preserve">, </w:t>
      </w:r>
      <w:r w:rsidR="00BC23C1">
        <w:t xml:space="preserve">designed for </w:t>
      </w:r>
      <w:r w:rsidR="00292217">
        <w:t xml:space="preserve">30% of total volumetric charge </w:t>
      </w:r>
      <w:r w:rsidR="006B62FC">
        <w:t>(</w:t>
      </w:r>
      <w:r w:rsidR="00292217">
        <w:t xml:space="preserve">18% </w:t>
      </w:r>
      <w:r w:rsidR="00FB6C26">
        <w:t xml:space="preserve">of </w:t>
      </w:r>
      <w:r w:rsidR="00292217">
        <w:t>ore and 12% grinding media</w:t>
      </w:r>
      <w:r w:rsidR="006B62FC">
        <w:t>)</w:t>
      </w:r>
      <w:r>
        <w:t xml:space="preserve">, </w:t>
      </w:r>
      <w:r w:rsidR="004E5DB3">
        <w:t xml:space="preserve">indicated that </w:t>
      </w:r>
      <w:r w:rsidR="002A5F8F">
        <w:t xml:space="preserve">the SAG </w:t>
      </w:r>
      <w:r w:rsidR="004E5DB3">
        <w:t xml:space="preserve">mill should be initially operated </w:t>
      </w:r>
      <w:r w:rsidR="00456FBD">
        <w:t xml:space="preserve">with </w:t>
      </w:r>
      <w:r w:rsidR="00D62B47">
        <w:t xml:space="preserve">an upper limit of </w:t>
      </w:r>
      <w:r w:rsidR="007E30C2">
        <w:t>10.4 rpm</w:t>
      </w:r>
      <w:r>
        <w:t xml:space="preserve"> (note: </w:t>
      </w:r>
      <w:r w:rsidR="00D62B47">
        <w:t xml:space="preserve">SAG operates </w:t>
      </w:r>
      <w:r w:rsidR="00007570">
        <w:t>at</w:t>
      </w:r>
      <w:r w:rsidR="00D62B47">
        <w:t xml:space="preserve"> variable speed</w:t>
      </w:r>
      <w:r w:rsidR="006F3C02">
        <w:t xml:space="preserve">; </w:t>
      </w:r>
      <w:r w:rsidR="00456FBD">
        <w:t xml:space="preserve">min: </w:t>
      </w:r>
      <w:r w:rsidR="006F3C02">
        <w:t>8</w:t>
      </w:r>
      <w:r w:rsidR="00456FBD">
        <w:t xml:space="preserve"> rpm / max: </w:t>
      </w:r>
      <w:r w:rsidR="006F3C02">
        <w:t>10.8 rpm</w:t>
      </w:r>
      <w:r>
        <w:t>)</w:t>
      </w:r>
      <w:r w:rsidR="00292217">
        <w:t xml:space="preserve">. To maintain the optimal charge lift and trajectory throughout the wear cycle, the operating speed should </w:t>
      </w:r>
      <w:r>
        <w:t xml:space="preserve">be incrementally </w:t>
      </w:r>
      <w:r w:rsidR="00431653">
        <w:t xml:space="preserve">increased </w:t>
      </w:r>
      <w:r w:rsidR="00292217">
        <w:t xml:space="preserve">to </w:t>
      </w:r>
      <w:r w:rsidR="006B6393">
        <w:t xml:space="preserve">10.8 rpm </w:t>
      </w:r>
      <w:r w:rsidR="00292217">
        <w:t>over the liner life cycle</w:t>
      </w:r>
      <w:bookmarkEnd w:id="143"/>
      <w:bookmarkEnd w:id="145"/>
      <w:r w:rsidR="005C5E76">
        <w:t>.</w:t>
      </w:r>
      <w:r w:rsidR="004E5DB3">
        <w:t xml:space="preserve"> In addition, the new liner</w:t>
      </w:r>
      <w:r w:rsidR="00B00D8D">
        <w:t xml:space="preserve"> </w:t>
      </w:r>
      <w:r w:rsidR="000C0205">
        <w:t xml:space="preserve">set was </w:t>
      </w:r>
      <w:r w:rsidR="00B00D8D">
        <w:t xml:space="preserve">designed </w:t>
      </w:r>
      <w:r w:rsidR="000C0205">
        <w:t>with</w:t>
      </w:r>
      <w:r w:rsidR="00B00D8D">
        <w:t xml:space="preserve"> larger pieces, </w:t>
      </w:r>
      <w:r w:rsidR="004E5DB3">
        <w:t>decreas</w:t>
      </w:r>
      <w:r w:rsidR="00B00D8D">
        <w:t>ing</w:t>
      </w:r>
      <w:r w:rsidR="004E5DB3">
        <w:t xml:space="preserve"> the number for shell liner pieces from 180 to 80. This reduction </w:t>
      </w:r>
      <w:r w:rsidR="005C5E76">
        <w:t xml:space="preserve">further </w:t>
      </w:r>
      <w:r w:rsidR="000875C8">
        <w:t xml:space="preserve">decreased </w:t>
      </w:r>
      <w:r w:rsidR="007617E1">
        <w:t>reline time</w:t>
      </w:r>
      <w:ins w:id="147" w:author="Nestor Orcon" w:date="2026-02-16T14:35:00Z" w16du:dateUtc="2026-02-16T19:35:00Z">
        <w:r w:rsidR="007443AD">
          <w:t xml:space="preserve"> (25 hours)</w:t>
        </w:r>
      </w:ins>
      <w:r w:rsidR="007617E1">
        <w:t xml:space="preserve"> </w:t>
      </w:r>
      <w:r w:rsidR="00B00D8D">
        <w:t xml:space="preserve">and </w:t>
      </w:r>
      <w:r w:rsidR="000875C8">
        <w:t xml:space="preserve">permitted </w:t>
      </w:r>
      <w:r w:rsidR="00B00D8D">
        <w:t>safe</w:t>
      </w:r>
      <w:r w:rsidR="000875C8">
        <w:t>r</w:t>
      </w:r>
      <w:r w:rsidR="00B00D8D">
        <w:t xml:space="preserve"> installation.</w:t>
      </w:r>
    </w:p>
    <w:p w14:paraId="674C96D0" w14:textId="7416203B" w:rsidR="006B62FC" w:rsidRDefault="0083111E" w:rsidP="00CA26A6">
      <w:pPr>
        <w:pStyle w:val="BodyText"/>
        <w:ind w:left="1474" w:right="1294" w:firstLine="719"/>
        <w:jc w:val="both"/>
      </w:pPr>
      <w:ins w:id="148" w:author="Nestor Orcon" w:date="2026-02-16T11:55:00Z" w16du:dateUtc="2026-02-16T16:55:00Z">
        <w:r w:rsidRPr="0083111E">
          <w:drawing>
            <wp:anchor distT="0" distB="0" distL="114300" distR="114300" simplePos="0" relativeHeight="251735040" behindDoc="0" locked="0" layoutInCell="1" allowOverlap="1" wp14:anchorId="3BC07652" wp14:editId="4DDD74D2">
              <wp:simplePos x="0" y="0"/>
              <wp:positionH relativeFrom="column">
                <wp:posOffset>4921250</wp:posOffset>
              </wp:positionH>
              <wp:positionV relativeFrom="paragraph">
                <wp:posOffset>108585</wp:posOffset>
              </wp:positionV>
              <wp:extent cx="1174750" cy="1343025"/>
              <wp:effectExtent l="0" t="0" r="6350" b="9525"/>
              <wp:wrapNone/>
              <wp:docPr id="2075182394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075182394" name=""/>
                      <pic:cNvPicPr/>
                    </pic:nvPicPr>
                    <pic:blipFill>
                      <a:blip r:embed="rId26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74750" cy="13430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</w:ins>
    </w:p>
    <w:p w14:paraId="1ABB4BF2" w14:textId="2FB5E5E4" w:rsidR="00655F70" w:rsidRDefault="00655F70">
      <w:pPr>
        <w:pStyle w:val="BodyText"/>
        <w:ind w:left="1474" w:right="1294" w:firstLine="719"/>
      </w:pPr>
    </w:p>
    <w:p w14:paraId="48FA808B" w14:textId="3FEA1A17" w:rsidR="00931354" w:rsidRDefault="00336B4B">
      <w:pPr>
        <w:pStyle w:val="BodyText"/>
        <w:spacing w:before="11"/>
      </w:pPr>
      <w:r w:rsidRPr="00E61ED0">
        <w:rPr>
          <w:b/>
          <w:bCs/>
          <w:i/>
          <w:iCs/>
          <w:noProof/>
        </w:rPr>
        <w:drawing>
          <wp:anchor distT="0" distB="0" distL="114300" distR="114300" simplePos="0" relativeHeight="251687936" behindDoc="0" locked="0" layoutInCell="1" allowOverlap="1" wp14:anchorId="71AE0DA3" wp14:editId="34BB5B55">
            <wp:simplePos x="0" y="0"/>
            <wp:positionH relativeFrom="margin">
              <wp:posOffset>3028315</wp:posOffset>
            </wp:positionH>
            <wp:positionV relativeFrom="paragraph">
              <wp:posOffset>-147320</wp:posOffset>
            </wp:positionV>
            <wp:extent cx="1323832" cy="1332166"/>
            <wp:effectExtent l="0" t="0" r="0" b="1905"/>
            <wp:wrapNone/>
            <wp:docPr id="988707079" name="Picture 1" descr="A red and blue ge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707079" name="Picture 1" descr="A red and blue gear&#10;&#10;AI-generated content may be incorrect.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3832" cy="13321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92048" w:rsidRPr="00C73923">
        <w:rPr>
          <w:noProof/>
        </w:rPr>
        <w:drawing>
          <wp:anchor distT="0" distB="0" distL="114300" distR="114300" simplePos="0" relativeHeight="251693056" behindDoc="0" locked="0" layoutInCell="1" allowOverlap="1" wp14:anchorId="4382A6EF" wp14:editId="4139961B">
            <wp:simplePos x="0" y="0"/>
            <wp:positionH relativeFrom="margin">
              <wp:posOffset>1181735</wp:posOffset>
            </wp:positionH>
            <wp:positionV relativeFrom="paragraph">
              <wp:posOffset>92393</wp:posOffset>
            </wp:positionV>
            <wp:extent cx="1538263" cy="1018354"/>
            <wp:effectExtent l="57150" t="19050" r="43180" b="67945"/>
            <wp:wrapNone/>
            <wp:docPr id="1602608223" name="Picture 1" descr="A black and white drawing of a c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608223" name="Picture 1" descr="A black and white drawing of a cone&#10;&#10;AI-generated content may be incorrect.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21305049">
                      <a:off x="0" y="0"/>
                      <a:ext cx="1538263" cy="10183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68037B" w14:textId="7D709048" w:rsidR="00931354" w:rsidRDefault="00931354">
      <w:pPr>
        <w:pStyle w:val="BodyText"/>
        <w:spacing w:before="11"/>
      </w:pPr>
    </w:p>
    <w:p w14:paraId="0B4072AB" w14:textId="5F4B046D" w:rsidR="00931354" w:rsidRDefault="00931354">
      <w:pPr>
        <w:pStyle w:val="BodyText"/>
        <w:spacing w:before="11"/>
      </w:pPr>
    </w:p>
    <w:p w14:paraId="1E8D3A9F" w14:textId="200AFB90" w:rsidR="00931354" w:rsidRDefault="00931354">
      <w:pPr>
        <w:pStyle w:val="BodyText"/>
        <w:spacing w:before="11"/>
      </w:pPr>
    </w:p>
    <w:p w14:paraId="6B7DFACB" w14:textId="1C644395" w:rsidR="00931354" w:rsidRDefault="00931354">
      <w:pPr>
        <w:pStyle w:val="BodyText"/>
        <w:spacing w:before="11"/>
      </w:pPr>
    </w:p>
    <w:p w14:paraId="576BBB02" w14:textId="5913436D" w:rsidR="00931354" w:rsidRDefault="00931354">
      <w:pPr>
        <w:pStyle w:val="BodyText"/>
        <w:spacing w:before="11"/>
      </w:pPr>
    </w:p>
    <w:p w14:paraId="16AD70C5" w14:textId="1D65F0F8" w:rsidR="00931354" w:rsidRDefault="00931354">
      <w:pPr>
        <w:pStyle w:val="BodyText"/>
        <w:spacing w:before="11"/>
      </w:pPr>
    </w:p>
    <w:p w14:paraId="26C93AC9" w14:textId="66FB75C1" w:rsidR="007E30C2" w:rsidRDefault="007E30C2">
      <w:pPr>
        <w:pStyle w:val="BodyText"/>
        <w:spacing w:before="11"/>
      </w:pPr>
    </w:p>
    <w:p w14:paraId="3148F564" w14:textId="6BE2EDAE" w:rsidR="007D35AF" w:rsidRDefault="007D35AF" w:rsidP="007D35AF">
      <w:pPr>
        <w:pStyle w:val="BodyText"/>
        <w:spacing w:before="94"/>
        <w:ind w:left="4494" w:right="1294" w:hanging="2979"/>
        <w:rPr>
          <w:spacing w:val="-4"/>
        </w:rPr>
      </w:pPr>
      <w:bookmarkStart w:id="149" w:name="_Hlk215330011"/>
      <w:r>
        <w:t>Figure</w:t>
      </w:r>
      <w:r>
        <w:rPr>
          <w:spacing w:val="-4"/>
        </w:rPr>
        <w:t xml:space="preserve"> </w:t>
      </w:r>
      <w:r w:rsidR="007E30C2">
        <w:t>6</w:t>
      </w:r>
      <w:r>
        <w:rPr>
          <w:spacing w:val="-2"/>
        </w:rPr>
        <w:t xml:space="preserve"> </w:t>
      </w:r>
      <w:r>
        <w:t>–</w:t>
      </w:r>
      <w:r>
        <w:rPr>
          <w:spacing w:val="-4"/>
        </w:rPr>
        <w:t xml:space="preserve"> </w:t>
      </w:r>
      <w:r w:rsidR="0046746A">
        <w:rPr>
          <w:spacing w:val="-4"/>
        </w:rPr>
        <w:t>40-2</w:t>
      </w:r>
      <w:ins w:id="150" w:author="Ravinder Multani" w:date="2026-02-10T10:15:00Z" w16du:dateUtc="2026-02-10T15:15:00Z">
        <w:r w:rsidR="00F23609">
          <w:rPr>
            <w:spacing w:val="-4"/>
          </w:rPr>
          <w:t xml:space="preserve"> </w:t>
        </w:r>
      </w:ins>
      <w:r w:rsidR="0046746A">
        <w:rPr>
          <w:spacing w:val="-4"/>
        </w:rPr>
        <w:t xml:space="preserve">row </w:t>
      </w:r>
      <w:r>
        <w:rPr>
          <w:spacing w:val="-4"/>
        </w:rPr>
        <w:t xml:space="preserve">Hi-Hi </w:t>
      </w:r>
      <w:r w:rsidR="00A70C74">
        <w:rPr>
          <w:spacing w:val="-4"/>
        </w:rPr>
        <w:t>with</w:t>
      </w:r>
      <w:r w:rsidR="0046746A">
        <w:rPr>
          <w:spacing w:val="-4"/>
        </w:rPr>
        <w:t xml:space="preserve"> 35° face angle</w:t>
      </w:r>
      <w:r w:rsidR="00A459FD">
        <w:rPr>
          <w:spacing w:val="-4"/>
        </w:rPr>
        <w:t xml:space="preserve">, </w:t>
      </w:r>
      <w:r w:rsidR="00391E9B">
        <w:rPr>
          <w:spacing w:val="-4"/>
        </w:rPr>
        <w:t>Bradken’s MILLSIM</w:t>
      </w:r>
      <w:r w:rsidR="00821700">
        <w:rPr>
          <w:spacing w:val="-4"/>
        </w:rPr>
        <w:t xml:space="preserve"> </w:t>
      </w:r>
      <w:r>
        <w:rPr>
          <w:spacing w:val="-4"/>
        </w:rPr>
        <w:t xml:space="preserve">charge trajectory </w:t>
      </w:r>
      <w:r w:rsidR="00621D43">
        <w:rPr>
          <w:spacing w:val="-4"/>
        </w:rPr>
        <w:t>simulation @</w:t>
      </w:r>
      <w:r>
        <w:rPr>
          <w:spacing w:val="-4"/>
        </w:rPr>
        <w:t xml:space="preserve"> 10.</w:t>
      </w:r>
      <w:r w:rsidR="00DD7324">
        <w:rPr>
          <w:spacing w:val="-4"/>
        </w:rPr>
        <w:t>4</w:t>
      </w:r>
      <w:ins w:id="151" w:author="Ravinder Multani" w:date="2026-02-10T10:15:00Z" w16du:dateUtc="2026-02-10T15:15:00Z">
        <w:r w:rsidR="00F23609">
          <w:rPr>
            <w:spacing w:val="-4"/>
          </w:rPr>
          <w:t xml:space="preserve"> </w:t>
        </w:r>
      </w:ins>
      <w:r>
        <w:rPr>
          <w:spacing w:val="-4"/>
        </w:rPr>
        <w:t>rpm</w:t>
      </w:r>
      <w:r w:rsidR="00F23609">
        <w:rPr>
          <w:spacing w:val="-4"/>
        </w:rPr>
        <w:t>,</w:t>
      </w:r>
      <w:r w:rsidR="00821700">
        <w:rPr>
          <w:spacing w:val="-4"/>
        </w:rPr>
        <w:t xml:space="preserve"> and</w:t>
      </w:r>
      <w:r w:rsidR="00F23609">
        <w:rPr>
          <w:spacing w:val="-4"/>
        </w:rPr>
        <w:t xml:space="preserve"> liner</w:t>
      </w:r>
      <w:r w:rsidR="00821700">
        <w:rPr>
          <w:spacing w:val="-4"/>
        </w:rPr>
        <w:t xml:space="preserve"> </w:t>
      </w:r>
      <w:r w:rsidR="00A459FD">
        <w:rPr>
          <w:spacing w:val="-4"/>
        </w:rPr>
        <w:t xml:space="preserve">packing </w:t>
      </w:r>
      <w:r w:rsidR="00F23609">
        <w:rPr>
          <w:spacing w:val="-4"/>
        </w:rPr>
        <w:t>mitigation.</w:t>
      </w:r>
    </w:p>
    <w:p w14:paraId="1F5B6C78" w14:textId="6C5C2795" w:rsidR="00C07B08" w:rsidRDefault="00C07B08" w:rsidP="00C07B08">
      <w:pPr>
        <w:pStyle w:val="BodyText"/>
        <w:spacing w:before="94"/>
        <w:ind w:right="1294"/>
      </w:pPr>
    </w:p>
    <w:p w14:paraId="516A5888" w14:textId="1923FF7D" w:rsidR="00910100" w:rsidRDefault="00910100" w:rsidP="00CB5459">
      <w:pPr>
        <w:pStyle w:val="BodyText"/>
        <w:spacing w:before="80"/>
        <w:ind w:right="1294"/>
        <w:jc w:val="both"/>
      </w:pPr>
      <w:bookmarkStart w:id="152" w:name="_Hlk215308611"/>
      <w:bookmarkEnd w:id="149"/>
    </w:p>
    <w:bookmarkEnd w:id="152"/>
    <w:p w14:paraId="6B0F3805" w14:textId="61BB4572" w:rsidR="00045C02" w:rsidRDefault="00045C02" w:rsidP="00116DBC">
      <w:pPr>
        <w:pStyle w:val="Heading1"/>
        <w:ind w:left="720" w:firstLine="720"/>
        <w:jc w:val="left"/>
      </w:pPr>
      <w:r>
        <w:t>F</w:t>
      </w:r>
      <w:r w:rsidR="00116DBC">
        <w:t>eed End Liner</w:t>
      </w:r>
    </w:p>
    <w:p w14:paraId="2D7ED7A8" w14:textId="19651F4E" w:rsidR="00123A42" w:rsidRDefault="00123A42">
      <w:pPr>
        <w:pStyle w:val="BodyText"/>
        <w:spacing w:before="11"/>
      </w:pPr>
      <w:bookmarkStart w:id="153" w:name="_Hlk215308932"/>
    </w:p>
    <w:p w14:paraId="15DEF475" w14:textId="30410A2A" w:rsidR="00123A42" w:rsidRDefault="009F6CBF" w:rsidP="00123A42">
      <w:pPr>
        <w:pStyle w:val="BodyText"/>
        <w:spacing w:before="80"/>
        <w:ind w:left="1474" w:right="1294" w:firstLine="719"/>
        <w:jc w:val="both"/>
      </w:pPr>
      <w:r>
        <w:t xml:space="preserve">To address the pegging, the pinch points between the top of the side rib and the main lifter were reduced by shortening the </w:t>
      </w:r>
      <w:r w:rsidR="002135D8">
        <w:t xml:space="preserve">sides of the </w:t>
      </w:r>
      <w:r>
        <w:t>rib</w:t>
      </w:r>
      <w:r w:rsidR="0022140A">
        <w:t xml:space="preserve"> </w:t>
      </w:r>
      <w:r w:rsidR="002135D8">
        <w:t xml:space="preserve">to eliminate </w:t>
      </w:r>
      <w:r w:rsidR="0022140A">
        <w:t>gap</w:t>
      </w:r>
      <w:r w:rsidR="002135D8">
        <w:t>s</w:t>
      </w:r>
      <w:r w:rsidR="0022140A">
        <w:t xml:space="preserve"> where balls were previously trapped</w:t>
      </w:r>
      <w:r>
        <w:t xml:space="preserve">. </w:t>
      </w:r>
      <w:r w:rsidR="00F00DD6">
        <w:t>To extend lin</w:t>
      </w:r>
      <w:r>
        <w:t>er</w:t>
      </w:r>
      <w:r w:rsidR="00FB380F">
        <w:t xml:space="preserve"> life</w:t>
      </w:r>
      <w:r w:rsidR="00F00DD6">
        <w:t>, the lifter height was increased by 38mm,</w:t>
      </w:r>
      <w:r>
        <w:t xml:space="preserve"> and </w:t>
      </w:r>
      <w:r w:rsidR="00F00DD6">
        <w:t xml:space="preserve">the </w:t>
      </w:r>
      <w:r>
        <w:t xml:space="preserve">leading face angle </w:t>
      </w:r>
      <w:r w:rsidR="00F00DD6">
        <w:t xml:space="preserve">was modified </w:t>
      </w:r>
      <w:r>
        <w:t>from 4° to 25°</w:t>
      </w:r>
      <w:r w:rsidR="00F00DD6">
        <w:t xml:space="preserve"> to reduce peening </w:t>
      </w:r>
      <w:r w:rsidR="00795992">
        <w:t xml:space="preserve">thereby </w:t>
      </w:r>
      <w:r w:rsidR="00F00DD6">
        <w:t>minimizing direct high-energy impact on the liner face</w:t>
      </w:r>
      <w:r w:rsidR="001D200B">
        <w:t>. To reduce reline time, th</w:t>
      </w:r>
      <w:r w:rsidR="00123A42">
        <w:t>e</w:t>
      </w:r>
      <w:r w:rsidR="00F00DD6">
        <w:t xml:space="preserve"> total </w:t>
      </w:r>
      <w:bookmarkEnd w:id="153"/>
      <w:r w:rsidR="00123A42">
        <w:t xml:space="preserve">number of components </w:t>
      </w:r>
      <w:r w:rsidR="00CC63FF">
        <w:t xml:space="preserve">was </w:t>
      </w:r>
      <w:r w:rsidR="004B07F9">
        <w:t>reduced</w:t>
      </w:r>
      <w:r w:rsidR="00123A42">
        <w:t xml:space="preserve"> from 42 to 36 by </w:t>
      </w:r>
      <w:r w:rsidR="00CC63FF">
        <w:t xml:space="preserve">integrating </w:t>
      </w:r>
      <w:r w:rsidR="00DA582E">
        <w:t xml:space="preserve">two liner </w:t>
      </w:r>
      <w:r w:rsidR="00F00DD6">
        <w:t xml:space="preserve">segments </w:t>
      </w:r>
      <w:r w:rsidR="00123A42">
        <w:t xml:space="preserve">into </w:t>
      </w:r>
      <w:r w:rsidR="00CC63FF">
        <w:t xml:space="preserve">a </w:t>
      </w:r>
      <w:r w:rsidR="00F00DD6">
        <w:t xml:space="preserve">single </w:t>
      </w:r>
      <w:r w:rsidR="00DA582E">
        <w:t>large</w:t>
      </w:r>
      <w:r w:rsidR="00F00DD6">
        <w:t xml:space="preserve">r casting, consolidating the wear zone and enabling replacement of one liner instead of multiple smaller pieces. </w:t>
      </w:r>
    </w:p>
    <w:p w14:paraId="14D1B366" w14:textId="49A138B5" w:rsidR="009D3EA7" w:rsidRDefault="009D3EA7">
      <w:pPr>
        <w:pStyle w:val="BodyText"/>
        <w:spacing w:before="11"/>
      </w:pPr>
    </w:p>
    <w:p w14:paraId="4B0C398C" w14:textId="40F3C20E" w:rsidR="00397487" w:rsidRDefault="00397487" w:rsidP="00116DBC">
      <w:pPr>
        <w:pStyle w:val="Heading1"/>
        <w:ind w:left="720" w:firstLine="720"/>
        <w:jc w:val="left"/>
      </w:pPr>
      <w:bookmarkStart w:id="154" w:name="_Hlk215308975"/>
      <w:r>
        <w:t>D</w:t>
      </w:r>
      <w:r w:rsidR="00116DBC">
        <w:t>ischarge End Liner</w:t>
      </w:r>
    </w:p>
    <w:p w14:paraId="2F08844E" w14:textId="326608F4" w:rsidR="00397487" w:rsidRDefault="00397487" w:rsidP="00397487">
      <w:pPr>
        <w:pStyle w:val="BodyText"/>
        <w:spacing w:before="11"/>
      </w:pPr>
      <w:bookmarkStart w:id="155" w:name="_Hlk215344496"/>
    </w:p>
    <w:p w14:paraId="2F624514" w14:textId="294907FF" w:rsidR="00BB5CC9" w:rsidRDefault="00774DE0" w:rsidP="000B7A66">
      <w:pPr>
        <w:pStyle w:val="BodyText"/>
        <w:spacing w:before="80"/>
        <w:ind w:left="1474" w:right="1294" w:firstLine="719"/>
        <w:jc w:val="both"/>
      </w:pPr>
      <w:r>
        <w:t xml:space="preserve">During </w:t>
      </w:r>
      <w:r w:rsidR="000C01B1">
        <w:t xml:space="preserve">the </w:t>
      </w:r>
      <w:r>
        <w:t xml:space="preserve">shell liner failure investigation, it was </w:t>
      </w:r>
      <w:r w:rsidR="00A32262">
        <w:t xml:space="preserve">determined </w:t>
      </w:r>
      <w:r>
        <w:t xml:space="preserve">that </w:t>
      </w:r>
      <w:r w:rsidR="000C01B1">
        <w:t xml:space="preserve">chronic </w:t>
      </w:r>
      <w:r w:rsidR="00D843B5">
        <w:t>breakage</w:t>
      </w:r>
      <w:r w:rsidR="006D2BD4">
        <w:t xml:space="preserve"> to the </w:t>
      </w:r>
      <w:r>
        <w:t>DE intermediate liner</w:t>
      </w:r>
      <w:r w:rsidR="006D2BD4">
        <w:t>s</w:t>
      </w:r>
      <w:r>
        <w:t xml:space="preserve"> </w:t>
      </w:r>
      <w:r w:rsidR="00A32262">
        <w:t>were related to the poor shell liner design (which</w:t>
      </w:r>
      <w:r w:rsidR="002325AE">
        <w:t xml:space="preserve"> promoted</w:t>
      </w:r>
      <w:r w:rsidR="00A32262">
        <w:t xml:space="preserve"> increased </w:t>
      </w:r>
      <w:r>
        <w:t>media</w:t>
      </w:r>
      <w:r w:rsidR="002325AE">
        <w:t>/</w:t>
      </w:r>
      <w:r>
        <w:t xml:space="preserve">ore impact </w:t>
      </w:r>
      <w:r w:rsidR="00A32262">
        <w:t>onto DE liners)</w:t>
      </w:r>
      <w:r>
        <w:t xml:space="preserve">. </w:t>
      </w:r>
      <w:del w:id="156" w:author="Nestor Orcon" w:date="2026-02-16T14:41:00Z" w16du:dateUtc="2026-02-16T19:41:00Z">
        <w:r w:rsidDel="000F562B">
          <w:delText xml:space="preserve"> </w:delText>
        </w:r>
      </w:del>
      <w:ins w:id="157" w:author="Nestor Orcon" w:date="2026-02-16T14:40:00Z" w16du:dateUtc="2026-02-16T19:40:00Z">
        <w:r w:rsidR="000F562B">
          <w:t>Poor discharge-end liner face angle</w:t>
        </w:r>
      </w:ins>
      <w:ins w:id="158" w:author="Nestor Orcon" w:date="2026-02-16T14:41:00Z" w16du:dateUtc="2026-02-16T19:41:00Z">
        <w:r w:rsidR="000F562B">
          <w:t xml:space="preserve">s also can contribute to discharge end impacts by throwing material onto itself. </w:t>
        </w:r>
      </w:ins>
      <w:ins w:id="159" w:author="Nestor Orcon" w:date="2026-02-16T14:40:00Z" w16du:dateUtc="2026-02-16T19:40:00Z">
        <w:r w:rsidR="000F562B">
          <w:t xml:space="preserve"> </w:t>
        </w:r>
      </w:ins>
      <w:del w:id="160" w:author="Nestor Orcon" w:date="2026-02-16T14:40:00Z" w16du:dateUtc="2026-02-16T19:40:00Z">
        <w:r w:rsidR="000B4E75" w:rsidDel="000F562B">
          <w:delText>To</w:delText>
        </w:r>
      </w:del>
      <w:r w:rsidR="000B4E75">
        <w:t xml:space="preserve"> </w:t>
      </w:r>
      <w:moveFromRangeStart w:id="161" w:author="Nestor Orcon" w:date="2026-02-16T14:42:00Z" w:name="move222145348"/>
      <w:moveFrom w:id="162" w:author="Nestor Orcon" w:date="2026-02-16T14:42:00Z" w16du:dateUtc="2026-02-16T19:42:00Z">
        <w:r w:rsidR="000B4E75" w:rsidDel="000F562B">
          <w:t>extend liner life, the lifter height was increased by 31 mm</w:t>
        </w:r>
        <w:r w:rsidR="00DA095E" w:rsidDel="000F562B">
          <w:t xml:space="preserve">. </w:t>
        </w:r>
      </w:moveFrom>
      <w:moveFromRangeEnd w:id="161"/>
      <w:r w:rsidR="00DA095E">
        <w:t xml:space="preserve">To </w:t>
      </w:r>
      <w:r w:rsidR="000B4E75">
        <w:t>reduce peening</w:t>
      </w:r>
      <w:r w:rsidR="00DA095E">
        <w:t>,</w:t>
      </w:r>
      <w:r w:rsidR="000B4E75">
        <w:t xml:space="preserve"> the face angle </w:t>
      </w:r>
      <w:r w:rsidR="00DA095E">
        <w:t xml:space="preserve">was </w:t>
      </w:r>
      <w:r w:rsidR="000B4E75">
        <w:t xml:space="preserve">increased from 1° to </w:t>
      </w:r>
      <w:r w:rsidR="002C1012">
        <w:t>10</w:t>
      </w:r>
      <w:r w:rsidR="000B4E75">
        <w:t>°.</w:t>
      </w:r>
      <w:bookmarkEnd w:id="155"/>
      <w:r w:rsidR="00C828C7">
        <w:t xml:space="preserve"> </w:t>
      </w:r>
      <w:ins w:id="163" w:author="Nestor Orcon" w:date="2026-02-16T14:42:00Z" w16du:dateUtc="2026-02-16T19:42:00Z">
        <w:r w:rsidR="000F562B">
          <w:t xml:space="preserve">To </w:t>
        </w:r>
      </w:ins>
      <w:moveToRangeStart w:id="164" w:author="Nestor Orcon" w:date="2026-02-16T14:42:00Z" w:name="move222145348"/>
      <w:moveTo w:id="165" w:author="Nestor Orcon" w:date="2026-02-16T14:42:00Z" w16du:dateUtc="2026-02-16T19:42:00Z">
        <w:r w:rsidR="000F562B">
          <w:t xml:space="preserve">extend liner life, the lifter height was increased by 31 mm. </w:t>
        </w:r>
      </w:moveTo>
      <w:moveToRangeEnd w:id="164"/>
      <w:r w:rsidR="00C828C7">
        <w:t>The grates</w:t>
      </w:r>
      <w:r w:rsidR="00080404">
        <w:t xml:space="preserve"> </w:t>
      </w:r>
      <w:r w:rsidR="006D2BD4">
        <w:t xml:space="preserve">were </w:t>
      </w:r>
      <w:r w:rsidR="00080404">
        <w:t>modified</w:t>
      </w:r>
      <w:r w:rsidR="00C828C7">
        <w:t xml:space="preserve"> </w:t>
      </w:r>
      <w:r w:rsidR="00080404">
        <w:t xml:space="preserve">to curved ribs; </w:t>
      </w:r>
      <w:r w:rsidR="00C828C7">
        <w:t>slot</w:t>
      </w:r>
      <w:r w:rsidR="001413AC">
        <w:t xml:space="preserve"> </w:t>
      </w:r>
      <w:r w:rsidR="00DA095E">
        <w:t xml:space="preserve">size maintained </w:t>
      </w:r>
      <w:r w:rsidR="001413AC">
        <w:t xml:space="preserve">at 2” </w:t>
      </w:r>
      <w:r w:rsidR="00C84D2D">
        <w:t>as well as</w:t>
      </w:r>
      <w:r w:rsidR="001413AC">
        <w:t xml:space="preserve"> the total </w:t>
      </w:r>
      <w:r w:rsidR="00DA095E">
        <w:t xml:space="preserve">grate </w:t>
      </w:r>
      <w:r w:rsidR="009D2B04">
        <w:t>slot/</w:t>
      </w:r>
      <w:r w:rsidR="00DA095E">
        <w:t xml:space="preserve">open </w:t>
      </w:r>
      <w:r w:rsidR="001413AC">
        <w:t>area</w:t>
      </w:r>
      <w:r w:rsidR="00C84D2D">
        <w:t>.</w:t>
      </w:r>
      <w:r w:rsidR="00C828C7">
        <w:t xml:space="preserve"> These dimensions were used to</w:t>
      </w:r>
      <w:r w:rsidR="0079032F">
        <w:t xml:space="preserve"> keep</w:t>
      </w:r>
      <w:r w:rsidR="00C828C7">
        <w:t xml:space="preserve"> the mill</w:t>
      </w:r>
      <w:r w:rsidR="0079032F">
        <w:t>’s overall</w:t>
      </w:r>
      <w:r w:rsidR="00C828C7">
        <w:t xml:space="preserve"> volume</w:t>
      </w:r>
      <w:r w:rsidR="0079032F">
        <w:t xml:space="preserve"> consistent with </w:t>
      </w:r>
      <w:r w:rsidR="00C828C7">
        <w:t xml:space="preserve">the </w:t>
      </w:r>
      <w:r w:rsidR="00C7392F">
        <w:t>original design</w:t>
      </w:r>
      <w:r w:rsidR="00C828C7">
        <w:t xml:space="preserve">.  </w:t>
      </w:r>
      <w:bookmarkEnd w:id="154"/>
    </w:p>
    <w:p w14:paraId="0397E54A" w14:textId="073AB3D1" w:rsidR="00307C36" w:rsidRDefault="00307C36">
      <w:pPr>
        <w:pStyle w:val="BodyText"/>
        <w:spacing w:before="9"/>
      </w:pPr>
    </w:p>
    <w:p w14:paraId="3F9F38F5" w14:textId="259496C0" w:rsidR="00E958EC" w:rsidRDefault="00E958EC" w:rsidP="00116DBC">
      <w:pPr>
        <w:pStyle w:val="Heading1"/>
        <w:ind w:left="720" w:firstLine="720"/>
        <w:jc w:val="left"/>
      </w:pPr>
      <w:r>
        <w:t>D</w:t>
      </w:r>
      <w:r w:rsidR="00116DBC">
        <w:t>ischarge Deflector Cone</w:t>
      </w:r>
      <w:r w:rsidR="00774DE0" w:rsidRPr="00774DE0">
        <w:rPr>
          <w:noProof/>
        </w:rPr>
        <w:t xml:space="preserve"> </w:t>
      </w:r>
    </w:p>
    <w:p w14:paraId="5A58EEC3" w14:textId="1199058F" w:rsidR="00E958EC" w:rsidRDefault="00E958EC" w:rsidP="00E958EC">
      <w:pPr>
        <w:pStyle w:val="BodyText"/>
        <w:spacing w:before="11"/>
      </w:pPr>
    </w:p>
    <w:p w14:paraId="2304B29B" w14:textId="55A3E9E3" w:rsidR="00DC7D68" w:rsidRDefault="00DD6198" w:rsidP="00127CBE">
      <w:pPr>
        <w:pStyle w:val="BodyText"/>
        <w:spacing w:before="91"/>
        <w:ind w:left="1474" w:right="1472" w:firstLine="719"/>
        <w:jc w:val="both"/>
      </w:pPr>
      <w:r>
        <w:t xml:space="preserve">Original deflector cone </w:t>
      </w:r>
      <w:r w:rsidR="00CF0644">
        <w:t xml:space="preserve">chronic </w:t>
      </w:r>
      <w:r>
        <w:t xml:space="preserve">failures </w:t>
      </w:r>
      <w:r w:rsidR="00D035D5">
        <w:t xml:space="preserve">had </w:t>
      </w:r>
      <w:r>
        <w:t xml:space="preserve">caused </w:t>
      </w:r>
      <w:r w:rsidR="00CF0644">
        <w:t>significant mill</w:t>
      </w:r>
      <w:r>
        <w:t xml:space="preserve"> downtime</w:t>
      </w:r>
      <w:r w:rsidR="00CF0644">
        <w:t xml:space="preserve"> </w:t>
      </w:r>
      <w:r w:rsidR="009A6098">
        <w:t xml:space="preserve">due to </w:t>
      </w:r>
      <w:r w:rsidR="00D035D5">
        <w:t>poor</w:t>
      </w:r>
      <w:r w:rsidR="009A6098">
        <w:t xml:space="preserve"> bolting design</w:t>
      </w:r>
      <w:r>
        <w:t xml:space="preserve">. The </w:t>
      </w:r>
      <w:r w:rsidR="008A224D">
        <w:t>“B</w:t>
      </w:r>
      <w:r>
        <w:t>ullnose</w:t>
      </w:r>
      <w:r w:rsidR="002A42D0">
        <w:t>®</w:t>
      </w:r>
      <w:r w:rsidR="008A224D">
        <w:t>”</w:t>
      </w:r>
      <w:r>
        <w:t xml:space="preserve"> </w:t>
      </w:r>
      <w:r w:rsidR="002A42D0">
        <w:t xml:space="preserve">cone </w:t>
      </w:r>
      <w:r>
        <w:t xml:space="preserve">design </w:t>
      </w:r>
      <w:r w:rsidR="00CF0644">
        <w:t xml:space="preserve">was selected to </w:t>
      </w:r>
      <w:r>
        <w:t xml:space="preserve">mitigate </w:t>
      </w:r>
      <w:r w:rsidR="00197736">
        <w:t>multiple</w:t>
      </w:r>
      <w:r w:rsidR="00DB5401">
        <w:t xml:space="preserve"> </w:t>
      </w:r>
      <w:r>
        <w:t xml:space="preserve">failure modes such as inner pulp lifter bolt and deflector cone bolt failures </w:t>
      </w:r>
      <w:r w:rsidR="00DB5401">
        <w:t xml:space="preserve">as well as </w:t>
      </w:r>
      <w:r>
        <w:t>accelerat</w:t>
      </w:r>
      <w:r w:rsidR="00DB5401">
        <w:t>ed</w:t>
      </w:r>
      <w:r>
        <w:t xml:space="preserve"> wear on the inner pulp lifters.</w:t>
      </w:r>
      <w:r w:rsidR="00127CBE">
        <w:t xml:space="preserve"> </w:t>
      </w:r>
      <w:r w:rsidR="00DB5401">
        <w:t>Th</w:t>
      </w:r>
      <w:r w:rsidR="00190F8C">
        <w:t>is cone design</w:t>
      </w:r>
      <w:r w:rsidR="00DB5401">
        <w:t xml:space="preserve"> integrated </w:t>
      </w:r>
      <w:r w:rsidR="00EA10EC">
        <w:t xml:space="preserve">the existing inner pulps and DE </w:t>
      </w:r>
      <w:r w:rsidR="00B65C6A">
        <w:t xml:space="preserve">liner </w:t>
      </w:r>
      <w:r w:rsidR="00EA10EC">
        <w:t>plate</w:t>
      </w:r>
      <w:r w:rsidR="00B65C6A">
        <w:t>s into one piece</w:t>
      </w:r>
      <w:r w:rsidR="00F347A9">
        <w:t>,</w:t>
      </w:r>
      <w:r w:rsidR="00B65C6A">
        <w:t xml:space="preserve"> </w:t>
      </w:r>
      <w:r w:rsidR="00DB5401">
        <w:t xml:space="preserve">and </w:t>
      </w:r>
      <w:r w:rsidR="00EA10EC">
        <w:t>t</w:t>
      </w:r>
      <w:r w:rsidR="00E958EC">
        <w:t xml:space="preserve">he number of components </w:t>
      </w:r>
      <w:r w:rsidR="00DB5401">
        <w:t xml:space="preserve">were also </w:t>
      </w:r>
      <w:r w:rsidR="00867387">
        <w:t>reduced from 20 to 9 pieces</w:t>
      </w:r>
      <w:bookmarkStart w:id="166" w:name="_Hlk215327869"/>
      <w:r w:rsidR="00DB5401">
        <w:t>, which</w:t>
      </w:r>
      <w:r w:rsidR="00B65C6A">
        <w:t xml:space="preserve"> </w:t>
      </w:r>
      <w:r w:rsidR="00F347A9">
        <w:t xml:space="preserve">further </w:t>
      </w:r>
      <w:r w:rsidR="00B65C6A">
        <w:t>reduce</w:t>
      </w:r>
      <w:r w:rsidR="00DB5401">
        <w:t>d</w:t>
      </w:r>
      <w:r w:rsidR="00B65C6A">
        <w:t xml:space="preserve"> reline time.</w:t>
      </w:r>
    </w:p>
    <w:p w14:paraId="0C483867" w14:textId="252433BC" w:rsidR="00DC7D68" w:rsidRDefault="00DC7D68" w:rsidP="00DC7D68">
      <w:pPr>
        <w:pStyle w:val="BodyText"/>
        <w:spacing w:before="80"/>
        <w:ind w:right="1294"/>
        <w:jc w:val="both"/>
      </w:pPr>
    </w:p>
    <w:bookmarkEnd w:id="166"/>
    <w:p w14:paraId="00CC4979" w14:textId="0E8627DD" w:rsidR="00EE732C" w:rsidRDefault="00CC3F9C" w:rsidP="00CC3F9C">
      <w:pPr>
        <w:pStyle w:val="Heading1"/>
        <w:ind w:left="720" w:firstLine="720"/>
        <w:jc w:val="left"/>
      </w:pPr>
      <w:r>
        <w:t>Smart</w:t>
      </w:r>
      <w:r w:rsidR="0068184C">
        <w:t xml:space="preserve"> Liner</w:t>
      </w:r>
      <w:r>
        <w:t xml:space="preserve"> </w:t>
      </w:r>
      <w:r w:rsidR="00C937EA">
        <w:t>Bolting</w:t>
      </w:r>
    </w:p>
    <w:p w14:paraId="382B4A2D" w14:textId="50ED4A75" w:rsidR="00EE732C" w:rsidRDefault="00EE732C" w:rsidP="00EE732C">
      <w:pPr>
        <w:pStyle w:val="BodyText"/>
        <w:spacing w:before="11"/>
        <w:rPr>
          <w:b/>
        </w:rPr>
      </w:pPr>
      <w:bookmarkStart w:id="167" w:name="_Hlk215412206"/>
      <w:bookmarkStart w:id="168" w:name="_Hlk215412248"/>
    </w:p>
    <w:p w14:paraId="6FC9620F" w14:textId="7F9C1CC1" w:rsidR="00EE732C" w:rsidRDefault="00910100" w:rsidP="00EE732C">
      <w:pPr>
        <w:pStyle w:val="BodyText"/>
        <w:spacing w:before="1"/>
        <w:ind w:left="1474" w:right="1459" w:firstLine="686"/>
        <w:jc w:val="both"/>
      </w:pPr>
      <w:bookmarkStart w:id="169" w:name="_Hlk215412184"/>
      <w:r>
        <w:t xml:space="preserve">During installation of </w:t>
      </w:r>
      <w:r w:rsidR="00531FF1">
        <w:t xml:space="preserve">the new </w:t>
      </w:r>
      <w:r>
        <w:t>liner</w:t>
      </w:r>
      <w:r w:rsidR="00531FF1">
        <w:t>s</w:t>
      </w:r>
      <w:r>
        <w:t xml:space="preserve">, </w:t>
      </w:r>
      <w:r w:rsidR="005F3167">
        <w:t xml:space="preserve">the Load Monitoring Fastener (LMF+) BoltSense </w:t>
      </w:r>
      <w:r w:rsidR="00531FF1">
        <w:t xml:space="preserve">technology </w:t>
      </w:r>
      <w:r w:rsidR="005F3167">
        <w:t>was commissioned</w:t>
      </w:r>
      <w:r w:rsidR="00EF193A">
        <w:t xml:space="preserve"> to verify and improve bolting practices</w:t>
      </w:r>
      <w:bookmarkEnd w:id="167"/>
      <w:r w:rsidR="00D46E89">
        <w:t xml:space="preserve"> (Figure 7)</w:t>
      </w:r>
      <w:r w:rsidR="005B65CA" w:rsidRPr="00E61ED0">
        <w:t>.</w:t>
      </w:r>
      <w:r w:rsidR="00EF193A">
        <w:t xml:space="preserve"> The objective was to improve pre</w:t>
      </w:r>
      <w:ins w:id="170" w:author="Ravinder Multani" w:date="2026-02-10T10:46:00Z" w16du:dateUtc="2026-02-10T15:46:00Z">
        <w:r w:rsidR="00DB49F4">
          <w:t>-</w:t>
        </w:r>
      </w:ins>
      <w:r w:rsidR="00EF193A">
        <w:t xml:space="preserve">load consistency, eliminate </w:t>
      </w:r>
      <w:r w:rsidR="00B951A8">
        <w:t xml:space="preserve">bolt loosening and breakages and </w:t>
      </w:r>
      <w:r w:rsidR="00EF193A">
        <w:t>leakage.</w:t>
      </w:r>
      <w:r w:rsidR="005B65CA" w:rsidRPr="00E61ED0">
        <w:t xml:space="preserve"> LMF+ data was also used to assist in evaluating acceptable run-in and retorque timing.</w:t>
      </w:r>
      <w:bookmarkEnd w:id="169"/>
    </w:p>
    <w:p w14:paraId="1BC3CA38" w14:textId="0A44D693" w:rsidR="00EE732C" w:rsidRDefault="00B951A8" w:rsidP="00EE732C">
      <w:pPr>
        <w:pStyle w:val="BodyText"/>
        <w:spacing w:before="9"/>
      </w:pPr>
      <w:r w:rsidRPr="00003E8C">
        <w:rPr>
          <w:noProof/>
        </w:rPr>
        <w:drawing>
          <wp:anchor distT="0" distB="0" distL="114300" distR="114300" simplePos="0" relativeHeight="251724800" behindDoc="0" locked="0" layoutInCell="1" allowOverlap="1" wp14:anchorId="0DAFCC66" wp14:editId="1645D7A9">
            <wp:simplePos x="0" y="0"/>
            <wp:positionH relativeFrom="margin">
              <wp:posOffset>3086735</wp:posOffset>
            </wp:positionH>
            <wp:positionV relativeFrom="paragraph">
              <wp:posOffset>117792</wp:posOffset>
            </wp:positionV>
            <wp:extent cx="3086133" cy="1876508"/>
            <wp:effectExtent l="0" t="0" r="0" b="9525"/>
            <wp:wrapNone/>
            <wp:docPr id="812545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545341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133" cy="18765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bookmarkEnd w:id="168"/>
    <w:p w14:paraId="26C0AEAA" w14:textId="4C6829AA" w:rsidR="00F73CFE" w:rsidRDefault="00B951A8" w:rsidP="00EE732C">
      <w:pPr>
        <w:pStyle w:val="BodyText"/>
        <w:spacing w:before="9"/>
      </w:pPr>
      <w:r w:rsidRPr="00F73CFE">
        <w:rPr>
          <w:noProof/>
        </w:rPr>
        <w:drawing>
          <wp:anchor distT="0" distB="0" distL="114300" distR="114300" simplePos="0" relativeHeight="251701248" behindDoc="0" locked="0" layoutInCell="1" allowOverlap="1" wp14:anchorId="3DAD5038" wp14:editId="741C661B">
            <wp:simplePos x="0" y="0"/>
            <wp:positionH relativeFrom="column">
              <wp:posOffset>1055687</wp:posOffset>
            </wp:positionH>
            <wp:positionV relativeFrom="paragraph">
              <wp:posOffset>6032</wp:posOffset>
            </wp:positionV>
            <wp:extent cx="1508166" cy="1767814"/>
            <wp:effectExtent l="0" t="0" r="0" b="4445"/>
            <wp:wrapNone/>
            <wp:docPr id="1067419000" name="Picture 1" descr="A close up of a metal struc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419000" name="Picture 1" descr="A close up of a metal structure&#10;&#10;AI-generated content may be incorrect.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8166" cy="17678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6EA34B" w14:textId="57118CA0" w:rsidR="00F73CFE" w:rsidRDefault="00F73CFE" w:rsidP="00EE732C">
      <w:pPr>
        <w:pStyle w:val="BodyText"/>
        <w:spacing w:before="9"/>
      </w:pPr>
    </w:p>
    <w:p w14:paraId="341C42ED" w14:textId="27913FAF" w:rsidR="00F73CFE" w:rsidRDefault="00F73CFE" w:rsidP="00EE732C">
      <w:pPr>
        <w:pStyle w:val="BodyText"/>
        <w:spacing w:before="9"/>
      </w:pPr>
    </w:p>
    <w:p w14:paraId="2C8BFA1B" w14:textId="29DDD4E8" w:rsidR="00F73CFE" w:rsidRDefault="00F73CFE" w:rsidP="00EE732C">
      <w:pPr>
        <w:pStyle w:val="BodyText"/>
        <w:spacing w:before="9"/>
      </w:pPr>
    </w:p>
    <w:p w14:paraId="46AC9069" w14:textId="7C68B842" w:rsidR="00F73CFE" w:rsidRDefault="00F73CFE" w:rsidP="00EE732C">
      <w:pPr>
        <w:pStyle w:val="BodyText"/>
        <w:spacing w:before="9"/>
      </w:pPr>
    </w:p>
    <w:p w14:paraId="08ECAA4A" w14:textId="54E39551" w:rsidR="00F73CFE" w:rsidRDefault="00F73CFE" w:rsidP="00EE732C">
      <w:pPr>
        <w:pStyle w:val="BodyText"/>
        <w:spacing w:before="9"/>
      </w:pPr>
    </w:p>
    <w:p w14:paraId="0AD24553" w14:textId="290310CF" w:rsidR="00F73CFE" w:rsidRDefault="00F73CFE" w:rsidP="00EE732C">
      <w:pPr>
        <w:pStyle w:val="BodyText"/>
        <w:spacing w:before="9"/>
      </w:pPr>
    </w:p>
    <w:p w14:paraId="5E8864A0" w14:textId="3C2D6A9C" w:rsidR="005B65CA" w:rsidRDefault="005B65CA" w:rsidP="00EE732C">
      <w:pPr>
        <w:pStyle w:val="BodyText"/>
        <w:spacing w:before="9"/>
      </w:pPr>
    </w:p>
    <w:p w14:paraId="54EBCCD6" w14:textId="23BB2263" w:rsidR="00EE732C" w:rsidRDefault="00EE732C" w:rsidP="003E6386">
      <w:pPr>
        <w:pStyle w:val="Heading2"/>
        <w:ind w:left="0"/>
      </w:pPr>
    </w:p>
    <w:p w14:paraId="5C8563E4" w14:textId="77777777" w:rsidR="00F73CFE" w:rsidRDefault="00F73CFE" w:rsidP="003E6386">
      <w:pPr>
        <w:pStyle w:val="Heading2"/>
        <w:ind w:left="0"/>
      </w:pPr>
    </w:p>
    <w:p w14:paraId="6EA16087" w14:textId="724364AD" w:rsidR="00F73CFE" w:rsidRDefault="00F73CFE" w:rsidP="003E6386">
      <w:pPr>
        <w:pStyle w:val="Heading2"/>
        <w:ind w:left="0"/>
      </w:pPr>
    </w:p>
    <w:p w14:paraId="047C5D47" w14:textId="4DAC4BBF" w:rsidR="00F73CFE" w:rsidRDefault="00F73CFE" w:rsidP="003E6386">
      <w:pPr>
        <w:pStyle w:val="Heading2"/>
        <w:ind w:left="0"/>
      </w:pPr>
    </w:p>
    <w:p w14:paraId="3AE988EF" w14:textId="63C0A3A8" w:rsidR="002073A5" w:rsidRDefault="00F73CFE" w:rsidP="00F73CFE">
      <w:pPr>
        <w:pStyle w:val="BodyText"/>
        <w:spacing w:before="94"/>
        <w:ind w:left="4494" w:right="1294" w:hanging="2979"/>
        <w:rPr>
          <w:spacing w:val="-4"/>
        </w:rPr>
      </w:pPr>
      <w:bookmarkStart w:id="171" w:name="_Hlk215400608"/>
      <w:r>
        <w:t>Figure</w:t>
      </w:r>
      <w:r>
        <w:rPr>
          <w:spacing w:val="-4"/>
        </w:rPr>
        <w:t xml:space="preserve"> </w:t>
      </w:r>
      <w:r w:rsidR="006F557D">
        <w:t>7</w:t>
      </w:r>
      <w:r>
        <w:rPr>
          <w:spacing w:val="-2"/>
        </w:rPr>
        <w:t xml:space="preserve"> </w:t>
      </w:r>
      <w:r>
        <w:t>–</w:t>
      </w:r>
      <w:r>
        <w:rPr>
          <w:spacing w:val="-4"/>
        </w:rPr>
        <w:t xml:space="preserve"> Smart bolts </w:t>
      </w:r>
      <w:r w:rsidR="00425BDA">
        <w:rPr>
          <w:spacing w:val="-4"/>
        </w:rPr>
        <w:t xml:space="preserve">installed </w:t>
      </w:r>
      <w:r>
        <w:rPr>
          <w:spacing w:val="-4"/>
        </w:rPr>
        <w:t>and</w:t>
      </w:r>
      <w:r w:rsidR="0051637A">
        <w:rPr>
          <w:spacing w:val="-4"/>
        </w:rPr>
        <w:t xml:space="preserve"> </w:t>
      </w:r>
      <w:r w:rsidR="002073A5">
        <w:rPr>
          <w:spacing w:val="-4"/>
        </w:rPr>
        <w:t>bolt tension</w:t>
      </w:r>
      <w:r w:rsidR="00425BDA">
        <w:rPr>
          <w:spacing w:val="-4"/>
        </w:rPr>
        <w:t xml:space="preserve"> </w:t>
      </w:r>
      <w:r w:rsidR="0051637A">
        <w:rPr>
          <w:spacing w:val="-4"/>
        </w:rPr>
        <w:t>in</w:t>
      </w:r>
      <w:r w:rsidR="002073A5">
        <w:rPr>
          <w:spacing w:val="-4"/>
        </w:rPr>
        <w:t xml:space="preserve"> real</w:t>
      </w:r>
      <w:r w:rsidR="00D039A9">
        <w:rPr>
          <w:spacing w:val="-4"/>
        </w:rPr>
        <w:t>-</w:t>
      </w:r>
      <w:r w:rsidR="002073A5">
        <w:rPr>
          <w:spacing w:val="-4"/>
        </w:rPr>
        <w:t>time</w:t>
      </w:r>
      <w:r w:rsidR="00DB49F4">
        <w:rPr>
          <w:spacing w:val="-4"/>
        </w:rPr>
        <w:t>.</w:t>
      </w:r>
    </w:p>
    <w:bookmarkEnd w:id="171"/>
    <w:p w14:paraId="6A208C04" w14:textId="77777777" w:rsidR="004D1DAB" w:rsidRDefault="004D1DAB" w:rsidP="00FD297D">
      <w:pPr>
        <w:pStyle w:val="BodyText"/>
        <w:spacing w:before="11"/>
        <w:rPr>
          <w:b/>
        </w:rPr>
      </w:pPr>
    </w:p>
    <w:p w14:paraId="5B1F9886" w14:textId="77777777" w:rsidR="00C47C62" w:rsidRDefault="00C47C62" w:rsidP="00FD297D">
      <w:pPr>
        <w:pStyle w:val="BodyText"/>
        <w:spacing w:before="11"/>
        <w:rPr>
          <w:b/>
        </w:rPr>
      </w:pPr>
    </w:p>
    <w:p w14:paraId="15699659" w14:textId="405DB7EF" w:rsidR="00DC7D68" w:rsidRDefault="00907DBB" w:rsidP="00FD297D">
      <w:pPr>
        <w:pStyle w:val="BodyText"/>
        <w:spacing w:before="1"/>
        <w:ind w:left="1474" w:right="1459" w:firstLine="686"/>
        <w:jc w:val="both"/>
      </w:pPr>
      <w:r>
        <w:t>U</w:t>
      </w:r>
      <w:r w:rsidR="00FD297D" w:rsidRPr="00FD297D">
        <w:t>sing LMF+, high</w:t>
      </w:r>
      <w:r w:rsidR="00B951A8">
        <w:t xml:space="preserve"> variability of bolt </w:t>
      </w:r>
      <w:r w:rsidR="00FD297D" w:rsidRPr="00FD297D">
        <w:t xml:space="preserve">tension </w:t>
      </w:r>
      <w:r>
        <w:t>was noted</w:t>
      </w:r>
      <w:r w:rsidR="00FD297D" w:rsidRPr="00FD297D">
        <w:t xml:space="preserve"> </w:t>
      </w:r>
      <w:r w:rsidR="0067238C">
        <w:t>(</w:t>
      </w:r>
      <w:r w:rsidR="00FD297D" w:rsidRPr="00FD297D">
        <w:t>30-40% variance from target tensions</w:t>
      </w:r>
      <w:r w:rsidR="0067238C">
        <w:t>)</w:t>
      </w:r>
      <w:r w:rsidR="00FD297D" w:rsidRPr="00FD297D">
        <w:t xml:space="preserve">, which </w:t>
      </w:r>
      <w:r w:rsidR="0067238C">
        <w:t xml:space="preserve">was </w:t>
      </w:r>
      <w:r w:rsidR="00FD297D" w:rsidRPr="00FD297D">
        <w:t>significantly greater than expected, and an overall low bolt tension</w:t>
      </w:r>
      <w:r>
        <w:t xml:space="preserve"> —</w:t>
      </w:r>
      <w:r w:rsidR="00FD297D" w:rsidRPr="00FD297D">
        <w:t xml:space="preserve"> 225</w:t>
      </w:r>
      <w:r w:rsidR="00FD297D">
        <w:t xml:space="preserve">0 </w:t>
      </w:r>
      <w:r w:rsidR="0067238C">
        <w:t>ft-lbs</w:t>
      </w:r>
      <w:r w:rsidR="00FD297D" w:rsidRPr="00FD297D">
        <w:t xml:space="preserve">. </w:t>
      </w:r>
      <w:r w:rsidR="00383407">
        <w:t>Throughout the reline procedure, i</w:t>
      </w:r>
      <w:r w:rsidR="00FD297D" w:rsidRPr="00FD297D">
        <w:t>mproper bolt installation, bolt thread damage, and bolt yielding were observed</w:t>
      </w:r>
      <w:ins w:id="172" w:author="Nestor Orcon" w:date="2026-02-16T14:46:00Z" w16du:dateUtc="2026-02-16T19:46:00Z">
        <w:r w:rsidR="004D6354">
          <w:t xml:space="preserve"> (Breininger, 2025)</w:t>
        </w:r>
      </w:ins>
      <w:r w:rsidR="00FD297D" w:rsidRPr="00FD297D">
        <w:t xml:space="preserve">. </w:t>
      </w:r>
      <w:r w:rsidR="00CA26A6">
        <w:t>A</w:t>
      </w:r>
      <w:r w:rsidR="00383407">
        <w:t>lso</w:t>
      </w:r>
      <w:r w:rsidR="00CA26A6">
        <w:t>, during p</w:t>
      </w:r>
      <w:r w:rsidR="00FD297D" w:rsidRPr="00FD297D">
        <w:t>re-installation</w:t>
      </w:r>
      <w:r w:rsidR="00CA26A6">
        <w:t>, bolt</w:t>
      </w:r>
      <w:r w:rsidR="00FD297D">
        <w:t xml:space="preserve"> </w:t>
      </w:r>
      <w:r w:rsidR="00CA26A6">
        <w:t xml:space="preserve">damage </w:t>
      </w:r>
      <w:r>
        <w:t xml:space="preserve">was </w:t>
      </w:r>
      <w:r w:rsidR="00CA26A6">
        <w:t xml:space="preserve">detected </w:t>
      </w:r>
      <w:r w:rsidR="00FD297D" w:rsidRPr="00FD297D">
        <w:t xml:space="preserve">due to </w:t>
      </w:r>
      <w:r w:rsidR="00F050EF" w:rsidRPr="00FD297D">
        <w:t>i</w:t>
      </w:r>
      <w:r w:rsidR="00F050EF">
        <w:t>nappropriate</w:t>
      </w:r>
      <w:r w:rsidR="00FD297D" w:rsidRPr="00FD297D">
        <w:t xml:space="preserve"> packaging and storage.</w:t>
      </w:r>
    </w:p>
    <w:p w14:paraId="0DE20E2A" w14:textId="752E204B" w:rsidR="002D246A" w:rsidDel="00D97D8A" w:rsidRDefault="002D246A" w:rsidP="002D246A">
      <w:pPr>
        <w:pStyle w:val="BodyText"/>
        <w:spacing w:before="1"/>
        <w:ind w:right="1459"/>
        <w:jc w:val="both"/>
        <w:rPr>
          <w:del w:id="173" w:author="Ravinder Multani" w:date="2026-02-10T10:51:00Z" w16du:dateUtc="2026-02-10T15:51:00Z"/>
        </w:rPr>
      </w:pPr>
    </w:p>
    <w:p w14:paraId="5FF98E8D" w14:textId="77777777" w:rsidR="00D97D8A" w:rsidRDefault="00D97D8A" w:rsidP="002D246A">
      <w:pPr>
        <w:pStyle w:val="BodyText"/>
        <w:spacing w:before="1"/>
        <w:ind w:right="1459"/>
        <w:jc w:val="both"/>
        <w:rPr>
          <w:ins w:id="174" w:author="Nestor Orcon" w:date="2026-02-16T14:28:00Z" w16du:dateUtc="2026-02-16T19:28:00Z"/>
        </w:rPr>
      </w:pPr>
    </w:p>
    <w:p w14:paraId="57152B55" w14:textId="77777777" w:rsidR="00D97D8A" w:rsidRDefault="00D97D8A" w:rsidP="002D246A">
      <w:pPr>
        <w:pStyle w:val="BodyText"/>
        <w:spacing w:before="1"/>
        <w:ind w:right="1459"/>
        <w:jc w:val="both"/>
        <w:rPr>
          <w:ins w:id="175" w:author="Nestor Orcon" w:date="2026-02-16T14:28:00Z" w16du:dateUtc="2026-02-16T19:28:00Z"/>
        </w:rPr>
      </w:pPr>
    </w:p>
    <w:p w14:paraId="3DE5FBA8" w14:textId="77777777" w:rsidR="00D97D8A" w:rsidRDefault="00D97D8A" w:rsidP="002D246A">
      <w:pPr>
        <w:pStyle w:val="BodyText"/>
        <w:spacing w:before="1"/>
        <w:ind w:right="1459"/>
        <w:jc w:val="both"/>
        <w:rPr>
          <w:ins w:id="176" w:author="Nestor Orcon" w:date="2026-02-16T14:28:00Z" w16du:dateUtc="2026-02-16T19:28:00Z"/>
        </w:rPr>
      </w:pPr>
    </w:p>
    <w:p w14:paraId="6C99D61F" w14:textId="0599C999" w:rsidR="00B65C6A" w:rsidDel="00685AFE" w:rsidRDefault="00B65C6A" w:rsidP="002D246A">
      <w:pPr>
        <w:pStyle w:val="BodyText"/>
        <w:spacing w:before="1"/>
        <w:ind w:right="1459"/>
        <w:jc w:val="both"/>
        <w:rPr>
          <w:del w:id="177" w:author="Ravinder Multani" w:date="2026-02-10T10:51:00Z" w16du:dateUtc="2026-02-10T15:51:00Z"/>
        </w:rPr>
      </w:pPr>
    </w:p>
    <w:p w14:paraId="0F4B6F4F" w14:textId="77D798DE" w:rsidR="00B65C6A" w:rsidDel="006E69F0" w:rsidRDefault="00B65C6A" w:rsidP="002D246A">
      <w:pPr>
        <w:pStyle w:val="BodyText"/>
        <w:spacing w:before="1"/>
        <w:ind w:right="1459"/>
        <w:jc w:val="both"/>
        <w:rPr>
          <w:del w:id="178" w:author="Ravinder Multani" w:date="2026-02-10T10:51:00Z" w16du:dateUtc="2026-02-10T15:51:00Z"/>
        </w:rPr>
      </w:pPr>
    </w:p>
    <w:p w14:paraId="7992093A" w14:textId="251075E2" w:rsidR="0066657F" w:rsidDel="006E69F0" w:rsidRDefault="0066657F" w:rsidP="002D246A">
      <w:pPr>
        <w:pStyle w:val="BodyText"/>
        <w:spacing w:before="1"/>
        <w:ind w:right="1459"/>
        <w:jc w:val="both"/>
        <w:rPr>
          <w:del w:id="179" w:author="Ravinder Multani" w:date="2026-02-10T10:51:00Z" w16du:dateUtc="2026-02-10T15:51:00Z"/>
        </w:rPr>
      </w:pPr>
    </w:p>
    <w:p w14:paraId="2BF52B96" w14:textId="5D7A691B" w:rsidR="0066657F" w:rsidDel="002942F2" w:rsidRDefault="0066657F" w:rsidP="002D246A">
      <w:pPr>
        <w:pStyle w:val="BodyText"/>
        <w:spacing w:before="1"/>
        <w:ind w:right="1459"/>
        <w:jc w:val="both"/>
        <w:rPr>
          <w:del w:id="180" w:author="Nestor Orcon" w:date="2026-02-16T14:42:00Z" w16du:dateUtc="2026-02-16T19:42:00Z"/>
        </w:rPr>
      </w:pPr>
    </w:p>
    <w:p w14:paraId="712D40F1" w14:textId="2E602000" w:rsidR="003E6386" w:rsidRDefault="00F529A6" w:rsidP="00F529A6">
      <w:pPr>
        <w:pStyle w:val="Heading1"/>
        <w:numPr>
          <w:ilvl w:val="0"/>
          <w:numId w:val="2"/>
        </w:numPr>
      </w:pPr>
      <w:r>
        <w:t xml:space="preserve">CLARABELLE </w:t>
      </w:r>
      <w:r w:rsidR="003E6386">
        <w:t>SAG RELINE</w:t>
      </w:r>
      <w:r w:rsidR="00405B17">
        <w:t xml:space="preserve"> STRATEGY</w:t>
      </w:r>
    </w:p>
    <w:p w14:paraId="5E3DE6BC" w14:textId="37E34DDA" w:rsidR="00CB5459" w:rsidRDefault="00CB5459" w:rsidP="00CB5459">
      <w:pPr>
        <w:pStyle w:val="BodyText"/>
        <w:spacing w:before="11"/>
        <w:rPr>
          <w:b/>
        </w:rPr>
      </w:pPr>
    </w:p>
    <w:p w14:paraId="48ECB6FE" w14:textId="0B6C5415" w:rsidR="009C7FCA" w:rsidRDefault="00CC0709" w:rsidP="005A1580">
      <w:pPr>
        <w:pStyle w:val="BodyText"/>
        <w:spacing w:before="1"/>
        <w:ind w:left="1474" w:right="1459" w:firstLine="686"/>
        <w:jc w:val="both"/>
      </w:pPr>
      <w:r w:rsidRPr="00CC0709">
        <w:t>Mill availability</w:t>
      </w:r>
      <w:r>
        <w:t xml:space="preserve"> is</w:t>
      </w:r>
      <w:r w:rsidRPr="00CC0709">
        <w:t xml:space="preserve"> one of the most </w:t>
      </w:r>
      <w:r>
        <w:t xml:space="preserve">important </w:t>
      </w:r>
      <w:r w:rsidRPr="00CC0709">
        <w:t xml:space="preserve">indicators </w:t>
      </w:r>
      <w:r w:rsidR="008E621D">
        <w:t>for</w:t>
      </w:r>
      <w:r w:rsidRPr="00CC0709">
        <w:t xml:space="preserve"> </w:t>
      </w:r>
      <w:r w:rsidR="007A1BDD">
        <w:t>overall equipment effectiveness.</w:t>
      </w:r>
      <w:r w:rsidRPr="00CC0709">
        <w:t xml:space="preserve"> Maximizing operating time is </w:t>
      </w:r>
      <w:r w:rsidR="007A1BDD">
        <w:t xml:space="preserve">fundamental </w:t>
      </w:r>
      <w:r w:rsidRPr="00CC0709">
        <w:t xml:space="preserve">for </w:t>
      </w:r>
      <w:r w:rsidR="007A1BDD">
        <w:t xml:space="preserve">achieving </w:t>
      </w:r>
      <w:r w:rsidRPr="00CC0709">
        <w:t xml:space="preserve">production targets. Both planned and unplanned </w:t>
      </w:r>
      <w:r w:rsidR="00B631DF">
        <w:t>maintenance</w:t>
      </w:r>
      <w:r w:rsidRPr="00CC0709">
        <w:t xml:space="preserve"> reduce availability and, consequently, </w:t>
      </w:r>
      <w:r w:rsidR="00021529">
        <w:t>mill</w:t>
      </w:r>
      <w:r w:rsidR="00021529" w:rsidRPr="00CC0709">
        <w:t xml:space="preserve"> </w:t>
      </w:r>
      <w:r w:rsidRPr="00CC0709">
        <w:t xml:space="preserve">throughput. Therefore, strategies and tools that minimize the frequency and duration of mill downtime are vital. Enhancing reliability, optimizing liner and component life, and improving maintenance efficiency all play a central role </w:t>
      </w:r>
      <w:r w:rsidR="00021529">
        <w:t>in increasing</w:t>
      </w:r>
      <w:r w:rsidR="008E621D">
        <w:t xml:space="preserve"> </w:t>
      </w:r>
      <w:r w:rsidRPr="00CC0709">
        <w:t>mill availability</w:t>
      </w:r>
      <w:r w:rsidR="007A1BDD">
        <w:t xml:space="preserve">. </w:t>
      </w:r>
      <w:r w:rsidR="00F3745D">
        <w:t>At Clarabelle</w:t>
      </w:r>
      <w:r w:rsidR="00021529">
        <w:t xml:space="preserve"> Mill</w:t>
      </w:r>
      <w:r w:rsidR="00F3745D">
        <w:t xml:space="preserve">, </w:t>
      </w:r>
      <w:r w:rsidR="00923B22">
        <w:t xml:space="preserve">the SAG mill </w:t>
      </w:r>
      <w:r w:rsidR="00C33238">
        <w:t xml:space="preserve">has historically required on average </w:t>
      </w:r>
      <w:r w:rsidR="00D82560">
        <w:t xml:space="preserve">4 </w:t>
      </w:r>
      <w:r w:rsidR="007A1BDD">
        <w:t xml:space="preserve">planned </w:t>
      </w:r>
      <w:r w:rsidR="00923B22">
        <w:t xml:space="preserve">relines per year, which </w:t>
      </w:r>
      <w:r w:rsidR="00C33238">
        <w:t>represent</w:t>
      </w:r>
      <w:r w:rsidR="00021529">
        <w:t>ed</w:t>
      </w:r>
      <w:r w:rsidR="00C33238">
        <w:t xml:space="preserve"> </w:t>
      </w:r>
      <w:r w:rsidR="00923B22">
        <w:t>approximately 4% of the mill’s annual availability</w:t>
      </w:r>
      <w:r w:rsidR="00E2640F">
        <w:t>.</w:t>
      </w:r>
    </w:p>
    <w:p w14:paraId="5987F214" w14:textId="77777777" w:rsidR="009C7FCA" w:rsidRDefault="009C7FCA" w:rsidP="009C7FCA">
      <w:pPr>
        <w:pStyle w:val="BodyText"/>
        <w:spacing w:before="1"/>
        <w:ind w:left="1474" w:right="1459"/>
        <w:jc w:val="both"/>
      </w:pPr>
    </w:p>
    <w:p w14:paraId="71BE2ED8" w14:textId="2E52DEB3" w:rsidR="009C7FCA" w:rsidRDefault="00F62DE1" w:rsidP="009C7FCA">
      <w:pPr>
        <w:pStyle w:val="Heading1"/>
        <w:ind w:left="720" w:firstLine="720"/>
        <w:jc w:val="left"/>
      </w:pPr>
      <w:r>
        <w:t>Synchronization of S</w:t>
      </w:r>
      <w:r w:rsidR="009C7FCA">
        <w:t>AG</w:t>
      </w:r>
      <w:r>
        <w:t xml:space="preserve"> Mill </w:t>
      </w:r>
      <w:r w:rsidR="006F2EA9">
        <w:t xml:space="preserve">Wearable Components </w:t>
      </w:r>
      <w:r>
        <w:t xml:space="preserve">and </w:t>
      </w:r>
      <w:r w:rsidR="006F2EA9">
        <w:t>Reline Int</w:t>
      </w:r>
      <w:r>
        <w:t>ervals</w:t>
      </w:r>
      <w:r w:rsidR="009C7FCA">
        <w:t xml:space="preserve">  </w:t>
      </w:r>
    </w:p>
    <w:p w14:paraId="358606C3" w14:textId="77777777" w:rsidR="009C7FCA" w:rsidRDefault="009C7FCA" w:rsidP="009C7FCA">
      <w:pPr>
        <w:pStyle w:val="BodyText"/>
        <w:spacing w:before="1"/>
        <w:ind w:left="1474" w:right="1459"/>
        <w:jc w:val="both"/>
      </w:pPr>
    </w:p>
    <w:p w14:paraId="78AF5E84" w14:textId="32B840EF" w:rsidR="005C551C" w:rsidRDefault="001C1F44" w:rsidP="009C7FCA">
      <w:pPr>
        <w:pStyle w:val="BodyText"/>
        <w:spacing w:before="1"/>
        <w:ind w:left="1474" w:right="1459" w:firstLine="686"/>
        <w:jc w:val="both"/>
      </w:pPr>
      <w:r>
        <w:t>H</w:t>
      </w:r>
      <w:r w:rsidR="00CB5459">
        <w:t>istorical</w:t>
      </w:r>
      <w:r w:rsidR="00245502">
        <w:t>ly,</w:t>
      </w:r>
      <w:r w:rsidR="00CB5459">
        <w:t xml:space="preserve"> </w:t>
      </w:r>
      <w:r>
        <w:t xml:space="preserve">SAG </w:t>
      </w:r>
      <w:r w:rsidR="00CB5459">
        <w:t xml:space="preserve">reline </w:t>
      </w:r>
      <w:r w:rsidR="00245502">
        <w:t xml:space="preserve">schedules </w:t>
      </w:r>
      <w:r w:rsidR="00CB5459">
        <w:t xml:space="preserve">were tonnage-based and </w:t>
      </w:r>
      <w:r>
        <w:t xml:space="preserve">followed a </w:t>
      </w:r>
      <w:r w:rsidR="00245502">
        <w:t xml:space="preserve">staggered </w:t>
      </w:r>
      <w:r>
        <w:t>replacement sequence</w:t>
      </w:r>
      <w:r w:rsidR="00A72429">
        <w:t>;</w:t>
      </w:r>
      <w:r w:rsidR="0001004C">
        <w:t xml:space="preserve"> </w:t>
      </w:r>
      <w:r>
        <w:t>with t</w:t>
      </w:r>
      <w:r w:rsidR="00CB5459">
        <w:t>he shell liners, discharge</w:t>
      </w:r>
      <w:r>
        <w:t>-</w:t>
      </w:r>
      <w:r w:rsidR="00CB5459">
        <w:t>end liners</w:t>
      </w:r>
      <w:r w:rsidR="005A1580">
        <w:t>, and feed</w:t>
      </w:r>
      <w:r>
        <w:t>-</w:t>
      </w:r>
      <w:r w:rsidR="00CB5459">
        <w:t>end liners</w:t>
      </w:r>
      <w:r>
        <w:t xml:space="preserve"> </w:t>
      </w:r>
      <w:r w:rsidR="00CB5459">
        <w:t xml:space="preserve">changed at </w:t>
      </w:r>
      <w:r w:rsidR="00547A6B">
        <w:t xml:space="preserve">different </w:t>
      </w:r>
      <w:r w:rsidR="00F414CF">
        <w:t>intervals</w:t>
      </w:r>
      <w:r>
        <w:t xml:space="preserve"> throughout the year (Figure </w:t>
      </w:r>
      <w:r w:rsidR="00245502">
        <w:t>8</w:t>
      </w:r>
      <w:r>
        <w:t>)</w:t>
      </w:r>
      <w:r w:rsidR="00CB5459">
        <w:t xml:space="preserve">. </w:t>
      </w:r>
      <w:r>
        <w:t xml:space="preserve">The </w:t>
      </w:r>
      <w:r w:rsidR="00C404E2">
        <w:t>SAG re</w:t>
      </w:r>
      <w:r w:rsidR="00CB5459">
        <w:t xml:space="preserve">line </w:t>
      </w:r>
      <w:r w:rsidR="00341F09">
        <w:t xml:space="preserve">was </w:t>
      </w:r>
      <w:r>
        <w:t>one of t</w:t>
      </w:r>
      <w:r w:rsidR="00C404E2">
        <w:t xml:space="preserve">he </w:t>
      </w:r>
      <w:r>
        <w:t xml:space="preserve">largest </w:t>
      </w:r>
      <w:r w:rsidR="00BC2056">
        <w:t>contributors</w:t>
      </w:r>
      <w:r>
        <w:t xml:space="preserve"> to the </w:t>
      </w:r>
      <w:r w:rsidR="00CB5459">
        <w:t xml:space="preserve">mill </w:t>
      </w:r>
      <w:r>
        <w:t xml:space="preserve">planned </w:t>
      </w:r>
      <w:r w:rsidR="00CB5459">
        <w:t>downtime</w:t>
      </w:r>
      <w:r w:rsidR="00341F09">
        <w:t xml:space="preserve">. </w:t>
      </w:r>
      <w:r w:rsidR="00576836">
        <w:t>In 2023, t</w:t>
      </w:r>
      <w:r w:rsidR="00A72429">
        <w:t>o improve this,</w:t>
      </w:r>
      <w:r w:rsidR="0001004C">
        <w:t xml:space="preserve"> </w:t>
      </w:r>
      <w:r>
        <w:t>Clarabelle transitioned from tonnage-based to a thickness-based strategy, enabling all high wear liners to be replaced in a single shutdown</w:t>
      </w:r>
      <w:r w:rsidR="0001004C">
        <w:t>, reducing from 4 to 3 relines</w:t>
      </w:r>
      <w:r w:rsidR="005C551C">
        <w:t>.</w:t>
      </w:r>
    </w:p>
    <w:p w14:paraId="557A678F" w14:textId="74432589" w:rsidR="005A1580" w:rsidRPr="005A1580" w:rsidRDefault="001C1F44" w:rsidP="009C7FCA">
      <w:pPr>
        <w:pStyle w:val="BodyText"/>
        <w:spacing w:before="1"/>
        <w:ind w:left="1474" w:right="1459" w:firstLine="686"/>
        <w:jc w:val="both"/>
      </w:pPr>
      <w:r>
        <w:t xml:space="preserve">By </w:t>
      </w:r>
      <w:r w:rsidR="007944BF">
        <w:t xml:space="preserve">improving the liners design and </w:t>
      </w:r>
      <w:r>
        <w:t>aligning the lifespan of the feed chute, feed-end liners, shell liners, discharge-end</w:t>
      </w:r>
      <w:r w:rsidR="00BC2056">
        <w:t xml:space="preserve"> and trommel panels</w:t>
      </w:r>
      <w:r w:rsidR="00FF70CD">
        <w:t xml:space="preserve"> (Figure 8)</w:t>
      </w:r>
      <w:r w:rsidR="00BC2056">
        <w:t xml:space="preserve">, the reline frequency was successfully reduced </w:t>
      </w:r>
      <w:r w:rsidR="00C91655">
        <w:t>to</w:t>
      </w:r>
      <w:r w:rsidR="00BC2056">
        <w:t xml:space="preserve"> </w:t>
      </w:r>
      <w:r w:rsidR="00D82560">
        <w:t>2 relines per year</w:t>
      </w:r>
      <w:r w:rsidR="0001004C">
        <w:t xml:space="preserve"> in 2026.</w:t>
      </w:r>
    </w:p>
    <w:p w14:paraId="777C3FA9" w14:textId="37DCD3F4" w:rsidR="00E41C0A" w:rsidRDefault="00E41C0A">
      <w:pPr>
        <w:pStyle w:val="BodyText"/>
        <w:spacing w:before="9"/>
      </w:pPr>
    </w:p>
    <w:p w14:paraId="6598F85A" w14:textId="2DBC039F" w:rsidR="00713214" w:rsidRDefault="00BB783D">
      <w:pPr>
        <w:pStyle w:val="BodyText"/>
        <w:spacing w:before="9"/>
      </w:pPr>
      <w:r w:rsidRPr="00E41F51">
        <w:rPr>
          <w:noProof/>
        </w:rPr>
        <w:drawing>
          <wp:anchor distT="0" distB="0" distL="114300" distR="114300" simplePos="0" relativeHeight="251707392" behindDoc="0" locked="0" layoutInCell="1" allowOverlap="1" wp14:anchorId="50A1E8AB" wp14:editId="58488FAD">
            <wp:simplePos x="0" y="0"/>
            <wp:positionH relativeFrom="margin">
              <wp:align>center</wp:align>
            </wp:positionH>
            <wp:positionV relativeFrom="paragraph">
              <wp:posOffset>12065</wp:posOffset>
            </wp:positionV>
            <wp:extent cx="1960245" cy="1310640"/>
            <wp:effectExtent l="0" t="0" r="1905" b="3810"/>
            <wp:wrapNone/>
            <wp:docPr id="1639628445" name="Picture 1" descr="A diagram of a mach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628445" name="Picture 1" descr="A diagram of a machine&#10;&#10;AI-generated content may be incorrect.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0245" cy="1310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66AFE3" w14:textId="115896E8" w:rsidR="00713214" w:rsidRDefault="00713214">
      <w:pPr>
        <w:pStyle w:val="BodyText"/>
        <w:spacing w:before="9"/>
      </w:pPr>
    </w:p>
    <w:p w14:paraId="529DDDC0" w14:textId="00D9A45A" w:rsidR="00713214" w:rsidRDefault="00713214">
      <w:pPr>
        <w:pStyle w:val="BodyText"/>
        <w:spacing w:before="9"/>
      </w:pPr>
    </w:p>
    <w:p w14:paraId="7550AB01" w14:textId="5CBF311D" w:rsidR="00713214" w:rsidRDefault="00713214">
      <w:pPr>
        <w:pStyle w:val="BodyText"/>
        <w:spacing w:before="9"/>
      </w:pPr>
    </w:p>
    <w:p w14:paraId="22B256F5" w14:textId="19F7D825" w:rsidR="00713214" w:rsidRDefault="00713214">
      <w:pPr>
        <w:pStyle w:val="BodyText"/>
        <w:spacing w:before="9"/>
      </w:pPr>
    </w:p>
    <w:p w14:paraId="67E9F376" w14:textId="59D9DFBF" w:rsidR="00713214" w:rsidRDefault="00713214">
      <w:pPr>
        <w:pStyle w:val="BodyText"/>
        <w:spacing w:before="9"/>
      </w:pPr>
    </w:p>
    <w:p w14:paraId="19D3C0F0" w14:textId="79518C7B" w:rsidR="00713214" w:rsidRDefault="00713214">
      <w:pPr>
        <w:pStyle w:val="BodyText"/>
        <w:spacing w:before="9"/>
      </w:pPr>
    </w:p>
    <w:p w14:paraId="1193279D" w14:textId="59AFB19F" w:rsidR="00713214" w:rsidRDefault="00713214">
      <w:pPr>
        <w:pStyle w:val="BodyText"/>
        <w:spacing w:before="9"/>
      </w:pPr>
    </w:p>
    <w:p w14:paraId="622019EA" w14:textId="1E7188C6" w:rsidR="00713214" w:rsidRDefault="00713214">
      <w:pPr>
        <w:pStyle w:val="BodyText"/>
        <w:spacing w:before="9"/>
      </w:pPr>
    </w:p>
    <w:p w14:paraId="49366F46" w14:textId="6AEE219B" w:rsidR="00E41F51" w:rsidRDefault="00E41F51" w:rsidP="00E41F51">
      <w:pPr>
        <w:pStyle w:val="BodyText"/>
        <w:spacing w:before="94"/>
        <w:ind w:left="4494" w:right="1294" w:hanging="2979"/>
        <w:rPr>
          <w:spacing w:val="-4"/>
        </w:rPr>
      </w:pPr>
      <w:r>
        <w:t>Figure</w:t>
      </w:r>
      <w:r>
        <w:rPr>
          <w:spacing w:val="-4"/>
        </w:rPr>
        <w:t xml:space="preserve"> </w:t>
      </w:r>
      <w:r w:rsidR="00FF70CD">
        <w:t>8</w:t>
      </w:r>
      <w:r>
        <w:rPr>
          <w:spacing w:val="-2"/>
        </w:rPr>
        <w:t xml:space="preserve"> </w:t>
      </w:r>
      <w:r>
        <w:t>–</w:t>
      </w:r>
      <w:r>
        <w:rPr>
          <w:spacing w:val="-4"/>
        </w:rPr>
        <w:t xml:space="preserve"> SAG </w:t>
      </w:r>
      <w:r w:rsidR="00A23DC4">
        <w:rPr>
          <w:spacing w:val="-4"/>
        </w:rPr>
        <w:t>M</w:t>
      </w:r>
      <w:r>
        <w:rPr>
          <w:spacing w:val="-4"/>
        </w:rPr>
        <w:t>ill reline strategy</w:t>
      </w:r>
      <w:r w:rsidR="00D071A2">
        <w:rPr>
          <w:spacing w:val="-4"/>
        </w:rPr>
        <w:t xml:space="preserve">: one </w:t>
      </w:r>
      <w:r>
        <w:rPr>
          <w:spacing w:val="-4"/>
        </w:rPr>
        <w:t xml:space="preserve">shutdown to </w:t>
      </w:r>
      <w:r w:rsidR="00591CC9">
        <w:rPr>
          <w:spacing w:val="-4"/>
        </w:rPr>
        <w:t xml:space="preserve">align and </w:t>
      </w:r>
      <w:r>
        <w:rPr>
          <w:spacing w:val="-4"/>
        </w:rPr>
        <w:t xml:space="preserve">replace all </w:t>
      </w:r>
      <w:r w:rsidR="00562C45">
        <w:rPr>
          <w:spacing w:val="-4"/>
        </w:rPr>
        <w:t>high wear components</w:t>
      </w:r>
      <w:r>
        <w:rPr>
          <w:spacing w:val="-4"/>
        </w:rPr>
        <w:t xml:space="preserve">: (1) feed chute liner, (2) </w:t>
      </w:r>
      <w:r w:rsidR="005022B3">
        <w:rPr>
          <w:spacing w:val="-4"/>
        </w:rPr>
        <w:t>FE</w:t>
      </w:r>
      <w:r>
        <w:rPr>
          <w:spacing w:val="-4"/>
        </w:rPr>
        <w:t xml:space="preserve"> liners, (3) shell liners, (4) </w:t>
      </w:r>
      <w:r w:rsidR="005022B3">
        <w:rPr>
          <w:spacing w:val="-4"/>
        </w:rPr>
        <w:t xml:space="preserve">DE </w:t>
      </w:r>
      <w:r>
        <w:rPr>
          <w:spacing w:val="-4"/>
        </w:rPr>
        <w:t xml:space="preserve">liners and (5) trommel panels </w:t>
      </w:r>
    </w:p>
    <w:p w14:paraId="6986F202" w14:textId="2C576187" w:rsidR="00812019" w:rsidRDefault="00812019">
      <w:pPr>
        <w:pStyle w:val="BodyText"/>
        <w:spacing w:before="9"/>
      </w:pPr>
    </w:p>
    <w:p w14:paraId="4B2C9BC1" w14:textId="5D89ECCB" w:rsidR="00BC2056" w:rsidRDefault="00BC2056" w:rsidP="00BC2056">
      <w:pPr>
        <w:pStyle w:val="Heading1"/>
        <w:ind w:left="720" w:firstLine="720"/>
        <w:jc w:val="left"/>
      </w:pPr>
      <w:r>
        <w:t xml:space="preserve">Feed Chute </w:t>
      </w:r>
      <w:r w:rsidR="002A2470">
        <w:t xml:space="preserve">Liner </w:t>
      </w:r>
      <w:r w:rsidR="0088626E">
        <w:t>Red</w:t>
      </w:r>
      <w:r w:rsidR="00C33238">
        <w:t xml:space="preserve">esign </w:t>
      </w:r>
      <w:r w:rsidR="00156773">
        <w:t>–</w:t>
      </w:r>
      <w:r>
        <w:t xml:space="preserve"> </w:t>
      </w:r>
      <w:r w:rsidR="00156773">
        <w:t xml:space="preserve">Root Cause </w:t>
      </w:r>
      <w:r>
        <w:t>and Upgrades</w:t>
      </w:r>
    </w:p>
    <w:p w14:paraId="09601974" w14:textId="792D0159" w:rsidR="00BC2056" w:rsidRDefault="00BC2056" w:rsidP="00BC2056">
      <w:pPr>
        <w:pStyle w:val="BodyText"/>
        <w:spacing w:before="11"/>
        <w:rPr>
          <w:b/>
        </w:rPr>
      </w:pPr>
    </w:p>
    <w:p w14:paraId="1C20F834" w14:textId="216D5FB6" w:rsidR="00156773" w:rsidRDefault="00A72429" w:rsidP="00521798">
      <w:pPr>
        <w:pStyle w:val="BodyText"/>
        <w:spacing w:before="1"/>
        <w:ind w:left="1474" w:right="1459" w:firstLine="686"/>
        <w:jc w:val="both"/>
      </w:pPr>
      <w:r>
        <w:t xml:space="preserve">Chronic </w:t>
      </w:r>
      <w:r w:rsidR="00BC2056">
        <w:t xml:space="preserve">plugging events </w:t>
      </w:r>
      <w:r w:rsidR="001F3E4B">
        <w:t>on</w:t>
      </w:r>
      <w:r w:rsidR="00BC2056">
        <w:t xml:space="preserve"> the SAG mill feed chute </w:t>
      </w:r>
      <w:r w:rsidR="00881F76">
        <w:t xml:space="preserve">was </w:t>
      </w:r>
      <w:r w:rsidR="00AD011E">
        <w:t>another major</w:t>
      </w:r>
      <w:r w:rsidR="00881F76">
        <w:t xml:space="preserve"> </w:t>
      </w:r>
      <w:r w:rsidR="00156773">
        <w:t xml:space="preserve">SAG availability detractor. Root cause analysis </w:t>
      </w:r>
      <w:r w:rsidR="000E215A">
        <w:t>uncovered causes of problem</w:t>
      </w:r>
      <w:r w:rsidR="00156773">
        <w:t>:</w:t>
      </w:r>
    </w:p>
    <w:p w14:paraId="49D60963" w14:textId="77777777" w:rsidR="00156773" w:rsidRDefault="00156773" w:rsidP="00156773">
      <w:pPr>
        <w:pStyle w:val="BodyText"/>
        <w:spacing w:before="1"/>
        <w:ind w:right="1459"/>
        <w:jc w:val="both"/>
      </w:pPr>
    </w:p>
    <w:p w14:paraId="382A97F6" w14:textId="1368588B" w:rsidR="00156773" w:rsidRDefault="00DB6A44" w:rsidP="0015677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76" w:lineRule="auto"/>
        <w:ind w:right="148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Oversized </w:t>
      </w:r>
      <w:r w:rsidR="00156773">
        <w:rPr>
          <w:sz w:val="20"/>
          <w:szCs w:val="20"/>
        </w:rPr>
        <w:t>rock</w:t>
      </w:r>
      <w:r>
        <w:rPr>
          <w:sz w:val="20"/>
          <w:szCs w:val="20"/>
        </w:rPr>
        <w:t xml:space="preserve"> box design, massive ore</w:t>
      </w:r>
      <w:r w:rsidR="00156773">
        <w:rPr>
          <w:sz w:val="20"/>
          <w:szCs w:val="20"/>
        </w:rPr>
        <w:t xml:space="preserve"> bed </w:t>
      </w:r>
      <w:r w:rsidR="00881F76">
        <w:rPr>
          <w:sz w:val="20"/>
          <w:szCs w:val="20"/>
        </w:rPr>
        <w:t xml:space="preserve">provided </w:t>
      </w:r>
      <w:r w:rsidR="00156773">
        <w:rPr>
          <w:sz w:val="20"/>
          <w:szCs w:val="20"/>
        </w:rPr>
        <w:t xml:space="preserve">protection against </w:t>
      </w:r>
      <w:r w:rsidR="00881F76">
        <w:rPr>
          <w:sz w:val="20"/>
          <w:szCs w:val="20"/>
        </w:rPr>
        <w:t xml:space="preserve">liner </w:t>
      </w:r>
      <w:r w:rsidR="00156773">
        <w:rPr>
          <w:sz w:val="20"/>
          <w:szCs w:val="20"/>
        </w:rPr>
        <w:t xml:space="preserve">wear but </w:t>
      </w:r>
      <w:r w:rsidR="00881F76">
        <w:rPr>
          <w:sz w:val="20"/>
          <w:szCs w:val="20"/>
        </w:rPr>
        <w:t xml:space="preserve">failed </w:t>
      </w:r>
      <w:r w:rsidR="00156773">
        <w:rPr>
          <w:sz w:val="20"/>
          <w:szCs w:val="20"/>
        </w:rPr>
        <w:t xml:space="preserve">to form a consistent </w:t>
      </w:r>
      <w:r>
        <w:rPr>
          <w:sz w:val="20"/>
          <w:szCs w:val="20"/>
        </w:rPr>
        <w:t xml:space="preserve">slope </w:t>
      </w:r>
      <w:r w:rsidR="003007A4">
        <w:rPr>
          <w:sz w:val="20"/>
          <w:szCs w:val="20"/>
        </w:rPr>
        <w:t>for ore travel</w:t>
      </w:r>
    </w:p>
    <w:p w14:paraId="1CF28336" w14:textId="1EE193A4" w:rsidR="00156773" w:rsidRPr="007C1830" w:rsidRDefault="00156773" w:rsidP="007C183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76" w:lineRule="auto"/>
        <w:ind w:right="148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Poor ore slope </w:t>
      </w:r>
      <w:r w:rsidR="001F3E4B">
        <w:rPr>
          <w:sz w:val="20"/>
          <w:szCs w:val="20"/>
        </w:rPr>
        <w:t>conformation</w:t>
      </w:r>
      <w:r>
        <w:rPr>
          <w:sz w:val="20"/>
          <w:szCs w:val="20"/>
        </w:rPr>
        <w:t xml:space="preserve"> and inadequat</w:t>
      </w:r>
      <w:r w:rsidR="001F3E4B">
        <w:rPr>
          <w:sz w:val="20"/>
          <w:szCs w:val="20"/>
        </w:rPr>
        <w:t>e</w:t>
      </w:r>
      <w:r>
        <w:rPr>
          <w:sz w:val="20"/>
          <w:szCs w:val="20"/>
        </w:rPr>
        <w:t xml:space="preserve"> compaction, preventing </w:t>
      </w:r>
      <w:r w:rsidR="00881F76">
        <w:rPr>
          <w:sz w:val="20"/>
          <w:szCs w:val="20"/>
        </w:rPr>
        <w:t xml:space="preserve">consistent ore flow </w:t>
      </w:r>
      <w:r>
        <w:rPr>
          <w:sz w:val="20"/>
          <w:szCs w:val="20"/>
        </w:rPr>
        <w:t xml:space="preserve">through the </w:t>
      </w:r>
      <w:r w:rsidR="001F3E4B">
        <w:rPr>
          <w:sz w:val="20"/>
          <w:szCs w:val="20"/>
        </w:rPr>
        <w:t>spout</w:t>
      </w:r>
    </w:p>
    <w:p w14:paraId="6FCA477C" w14:textId="0BD934DF" w:rsidR="00156773" w:rsidRDefault="001700BB" w:rsidP="0015677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76" w:lineRule="auto"/>
        <w:ind w:right="148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Too sensitive to </w:t>
      </w:r>
      <w:r w:rsidR="00156773">
        <w:rPr>
          <w:sz w:val="20"/>
          <w:szCs w:val="20"/>
        </w:rPr>
        <w:t xml:space="preserve">ore </w:t>
      </w:r>
      <w:r>
        <w:rPr>
          <w:sz w:val="20"/>
          <w:szCs w:val="20"/>
        </w:rPr>
        <w:t xml:space="preserve">oversize </w:t>
      </w:r>
      <w:r w:rsidR="00156773">
        <w:rPr>
          <w:sz w:val="20"/>
          <w:szCs w:val="20"/>
        </w:rPr>
        <w:t xml:space="preserve">and scrap </w:t>
      </w:r>
      <w:r w:rsidR="003007A4">
        <w:rPr>
          <w:sz w:val="20"/>
          <w:szCs w:val="20"/>
        </w:rPr>
        <w:t xml:space="preserve">metal </w:t>
      </w:r>
      <w:r w:rsidR="00156773">
        <w:rPr>
          <w:sz w:val="20"/>
          <w:szCs w:val="20"/>
        </w:rPr>
        <w:t>from mines</w:t>
      </w:r>
    </w:p>
    <w:p w14:paraId="72F6B7F3" w14:textId="77777777" w:rsidR="00156773" w:rsidRDefault="00156773" w:rsidP="00156773">
      <w:p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76" w:lineRule="auto"/>
        <w:ind w:left="2194" w:right="1480"/>
        <w:jc w:val="both"/>
        <w:rPr>
          <w:sz w:val="20"/>
          <w:szCs w:val="20"/>
        </w:rPr>
      </w:pPr>
    </w:p>
    <w:p w14:paraId="094FF047" w14:textId="087CE9F7" w:rsidR="00E0402A" w:rsidRDefault="00366EFF" w:rsidP="00E16182">
      <w:pPr>
        <w:pStyle w:val="BodyText"/>
        <w:spacing w:before="1"/>
        <w:ind w:left="1474" w:right="1459" w:firstLine="686"/>
        <w:jc w:val="both"/>
      </w:pPr>
      <w:r>
        <w:t xml:space="preserve">To address these issues, </w:t>
      </w:r>
      <w:r w:rsidR="000E215A">
        <w:t xml:space="preserve">Clarabelle’s engineering team </w:t>
      </w:r>
      <w:r>
        <w:t xml:space="preserve">developed </w:t>
      </w:r>
      <w:r w:rsidR="00E4361B">
        <w:t xml:space="preserve">the concept and detail engineering of the </w:t>
      </w:r>
      <w:r>
        <w:t>chute design. R</w:t>
      </w:r>
      <w:r w:rsidR="00DF53FF">
        <w:t xml:space="preserve">ock box </w:t>
      </w:r>
      <w:r w:rsidR="00E16182">
        <w:t xml:space="preserve">and liners were </w:t>
      </w:r>
      <w:r w:rsidR="00E4361B">
        <w:t>modified</w:t>
      </w:r>
      <w:r w:rsidR="00E16182">
        <w:t xml:space="preserve"> to optimize </w:t>
      </w:r>
      <w:r w:rsidR="0001589B">
        <w:t xml:space="preserve">material </w:t>
      </w:r>
      <w:r w:rsidR="00E16182">
        <w:t>flow, improve wear performance, and mitigate plugging.</w:t>
      </w:r>
    </w:p>
    <w:p w14:paraId="13C04F7C" w14:textId="38C1ABD3" w:rsidR="007A1BDD" w:rsidRDefault="007A1BDD" w:rsidP="007A1BDD">
      <w:pPr>
        <w:pStyle w:val="BodyText"/>
        <w:spacing w:before="1"/>
        <w:ind w:right="1459"/>
        <w:jc w:val="both"/>
      </w:pPr>
    </w:p>
    <w:p w14:paraId="0462DE79" w14:textId="537D43D7" w:rsidR="002A2470" w:rsidRDefault="002A2470" w:rsidP="002A2470">
      <w:pPr>
        <w:pStyle w:val="Heading1"/>
        <w:ind w:left="720" w:firstLine="720"/>
        <w:jc w:val="left"/>
      </w:pPr>
      <w:r>
        <w:t>Trommel Panel Life</w:t>
      </w:r>
    </w:p>
    <w:p w14:paraId="5FFD6A0C" w14:textId="26195558" w:rsidR="002A2470" w:rsidRDefault="002A2470" w:rsidP="002A2470">
      <w:pPr>
        <w:pStyle w:val="BodyText"/>
        <w:spacing w:before="11"/>
        <w:rPr>
          <w:b/>
        </w:rPr>
      </w:pPr>
    </w:p>
    <w:p w14:paraId="2A6DECB5" w14:textId="33779981" w:rsidR="00521798" w:rsidRDefault="007D72F3" w:rsidP="002A2470">
      <w:pPr>
        <w:pStyle w:val="BodyText"/>
        <w:spacing w:before="1"/>
        <w:ind w:left="1474" w:right="1459" w:firstLine="686"/>
        <w:jc w:val="both"/>
      </w:pPr>
      <w:r>
        <w:t>In 2025, t</w:t>
      </w:r>
      <w:r w:rsidR="00521798">
        <w:t xml:space="preserve">he </w:t>
      </w:r>
      <w:r>
        <w:t>t</w:t>
      </w:r>
      <w:r w:rsidR="00521798">
        <w:t xml:space="preserve">rommel panel design was modified to </w:t>
      </w:r>
      <w:r w:rsidR="006211B5">
        <w:t xml:space="preserve">increase its lifespan in order </w:t>
      </w:r>
      <w:r w:rsidR="00061A73">
        <w:t xml:space="preserve">align </w:t>
      </w:r>
      <w:r w:rsidR="00DC2955">
        <w:t xml:space="preserve">with </w:t>
      </w:r>
      <w:r w:rsidR="00061A73">
        <w:t>the SAG reline</w:t>
      </w:r>
      <w:r w:rsidR="00DC2955">
        <w:t>s</w:t>
      </w:r>
      <w:r w:rsidR="00521798">
        <w:t xml:space="preserve">. Despite </w:t>
      </w:r>
      <w:r w:rsidR="00767B25">
        <w:t xml:space="preserve">the </w:t>
      </w:r>
      <w:r w:rsidR="00573A05">
        <w:t xml:space="preserve">high </w:t>
      </w:r>
      <w:r w:rsidR="00767B25">
        <w:t xml:space="preserve">confidence </w:t>
      </w:r>
      <w:r w:rsidR="00D67FE2">
        <w:t xml:space="preserve">in </w:t>
      </w:r>
      <w:r w:rsidR="00521798">
        <w:t xml:space="preserve">achieving the </w:t>
      </w:r>
      <w:r w:rsidR="00D67FE2">
        <w:t xml:space="preserve">targeted </w:t>
      </w:r>
      <w:r w:rsidR="00573A05">
        <w:t>lifespan</w:t>
      </w:r>
      <w:r w:rsidR="00521798">
        <w:t xml:space="preserve">, the </w:t>
      </w:r>
      <w:r w:rsidR="00573A05">
        <w:t xml:space="preserve">new </w:t>
      </w:r>
      <w:r>
        <w:t xml:space="preserve">design </w:t>
      </w:r>
      <w:r w:rsidR="00573A05">
        <w:t xml:space="preserve">exhibited </w:t>
      </w:r>
      <w:r w:rsidR="00D67FE2">
        <w:t xml:space="preserve">a </w:t>
      </w:r>
      <w:r w:rsidR="00573A05">
        <w:t xml:space="preserve">lower </w:t>
      </w:r>
      <w:r>
        <w:t>classification efficiency and</w:t>
      </w:r>
      <w:r w:rsidR="00521798">
        <w:t xml:space="preserve"> </w:t>
      </w:r>
      <w:r w:rsidR="009F119E">
        <w:t>as such,</w:t>
      </w:r>
      <w:r w:rsidR="00D67FE2">
        <w:t xml:space="preserve"> the</w:t>
      </w:r>
      <w:r w:rsidR="00573A05">
        <w:t xml:space="preserve"> plant decided </w:t>
      </w:r>
      <w:r w:rsidR="00521798">
        <w:t xml:space="preserve">to revert to the previous design </w:t>
      </w:r>
      <w:r w:rsidR="0007412E">
        <w:t>to ensure</w:t>
      </w:r>
      <w:r w:rsidR="00573A05">
        <w:t xml:space="preserve"> </w:t>
      </w:r>
      <w:r w:rsidR="00521798">
        <w:t>operation</w:t>
      </w:r>
      <w:r w:rsidR="00573A05">
        <w:t>al</w:t>
      </w:r>
      <w:r w:rsidR="00521798">
        <w:t xml:space="preserve"> stability. Clarabelle</w:t>
      </w:r>
      <w:r>
        <w:t xml:space="preserve"> </w:t>
      </w:r>
      <w:r w:rsidR="00F718F6">
        <w:t xml:space="preserve">will continue </w:t>
      </w:r>
      <w:r>
        <w:t xml:space="preserve">to pursue </w:t>
      </w:r>
      <w:r w:rsidR="00521798">
        <w:t>panel life</w:t>
      </w:r>
      <w:r w:rsidR="009F119E">
        <w:t>span</w:t>
      </w:r>
      <w:r>
        <w:t xml:space="preserve"> improvements</w:t>
      </w:r>
      <w:r w:rsidR="00C47C62">
        <w:t>,</w:t>
      </w:r>
      <w:r w:rsidR="00521798">
        <w:t xml:space="preserve"> </w:t>
      </w:r>
      <w:r w:rsidR="00767B25">
        <w:t xml:space="preserve">while </w:t>
      </w:r>
      <w:r w:rsidR="00A7675D">
        <w:t>ensuring</w:t>
      </w:r>
      <w:r w:rsidR="00767B25">
        <w:t xml:space="preserve"> classification efficiency</w:t>
      </w:r>
      <w:r w:rsidR="004578F0">
        <w:t>,</w:t>
      </w:r>
      <w:r w:rsidR="00636ECE">
        <w:t xml:space="preserve"> </w:t>
      </w:r>
      <w:r w:rsidR="00521798">
        <w:t xml:space="preserve">to align </w:t>
      </w:r>
      <w:r w:rsidR="00EF2E0A">
        <w:t xml:space="preserve">with </w:t>
      </w:r>
      <w:r w:rsidR="00521798">
        <w:t>the SAG reline strategy</w:t>
      </w:r>
      <w:r w:rsidR="0039608F">
        <w:t>.</w:t>
      </w:r>
    </w:p>
    <w:p w14:paraId="3EA568E8" w14:textId="77777777" w:rsidR="0088626E" w:rsidRDefault="0088626E" w:rsidP="002A2470">
      <w:pPr>
        <w:pStyle w:val="BodyText"/>
        <w:spacing w:before="1"/>
        <w:ind w:left="1474" w:right="1459" w:firstLine="686"/>
        <w:jc w:val="both"/>
        <w:rPr>
          <w:ins w:id="181" w:author="Nestor Orcon" w:date="2026-02-16T14:28:00Z" w16du:dateUtc="2026-02-16T19:28:00Z"/>
        </w:rPr>
      </w:pPr>
    </w:p>
    <w:p w14:paraId="5B56F28D" w14:textId="77777777" w:rsidR="00F004A6" w:rsidRDefault="00F004A6" w:rsidP="002A2470">
      <w:pPr>
        <w:pStyle w:val="BodyText"/>
        <w:spacing w:before="1"/>
        <w:ind w:left="1474" w:right="1459" w:firstLine="686"/>
        <w:jc w:val="both"/>
        <w:rPr>
          <w:ins w:id="182" w:author="Nestor Orcon" w:date="2026-02-15T14:39:00Z" w16du:dateUtc="2026-02-15T19:39:00Z"/>
        </w:rPr>
      </w:pPr>
    </w:p>
    <w:p w14:paraId="20330491" w14:textId="77777777" w:rsidR="00680506" w:rsidRDefault="00680506" w:rsidP="002A2470">
      <w:pPr>
        <w:pStyle w:val="BodyText"/>
        <w:spacing w:before="1"/>
        <w:ind w:left="1474" w:right="1459" w:firstLine="686"/>
        <w:jc w:val="both"/>
        <w:rPr>
          <w:ins w:id="183" w:author="Nestor Orcon" w:date="2026-02-15T22:55:00Z" w16du:dateUtc="2026-02-16T03:55:00Z"/>
        </w:rPr>
      </w:pPr>
    </w:p>
    <w:p w14:paraId="58789E9C" w14:textId="77777777" w:rsidR="000230B5" w:rsidRDefault="000230B5" w:rsidP="002A2470">
      <w:pPr>
        <w:pStyle w:val="BodyText"/>
        <w:spacing w:before="1"/>
        <w:ind w:left="1474" w:right="1459" w:firstLine="686"/>
        <w:jc w:val="both"/>
      </w:pPr>
    </w:p>
    <w:p w14:paraId="0FC24A54" w14:textId="1CF94A74" w:rsidR="00D10CD8" w:rsidRDefault="00D10CD8" w:rsidP="00D10CD8">
      <w:pPr>
        <w:pStyle w:val="Heading1"/>
        <w:ind w:left="720" w:firstLine="720"/>
        <w:jc w:val="left"/>
      </w:pPr>
      <w:r>
        <w:lastRenderedPageBreak/>
        <w:t>Condition-Base Liner Maintenance</w:t>
      </w:r>
    </w:p>
    <w:p w14:paraId="2BAA3270" w14:textId="33A118C6" w:rsidR="00D10CD8" w:rsidRDefault="00D10CD8" w:rsidP="00D10CD8">
      <w:pPr>
        <w:pStyle w:val="BodyText"/>
        <w:spacing w:before="11"/>
        <w:rPr>
          <w:b/>
        </w:rPr>
      </w:pPr>
    </w:p>
    <w:p w14:paraId="6D36C91F" w14:textId="56F8A40F" w:rsidR="0039608F" w:rsidRDefault="0039608F" w:rsidP="0039608F">
      <w:pPr>
        <w:pStyle w:val="BodyText"/>
        <w:spacing w:before="80"/>
        <w:ind w:left="1474" w:right="1480" w:firstLine="719"/>
        <w:jc w:val="both"/>
      </w:pPr>
      <w:r>
        <w:t xml:space="preserve">Since 2024, Clarabelle’s SAG mill </w:t>
      </w:r>
      <w:r w:rsidR="001A38E8">
        <w:t xml:space="preserve">has </w:t>
      </w:r>
      <w:r>
        <w:t>adopted</w:t>
      </w:r>
      <w:r w:rsidR="00B45BFC">
        <w:t xml:space="preserve"> an in-house </w:t>
      </w:r>
      <w:r>
        <w:t>Condition-Based Maintenance</w:t>
      </w:r>
      <w:r w:rsidR="001A38E8">
        <w:t xml:space="preserve"> program</w:t>
      </w:r>
      <w:r w:rsidR="00B45BFC">
        <w:t xml:space="preserve"> for SAG liner</w:t>
      </w:r>
      <w:r w:rsidR="00BF61F5">
        <w:t xml:space="preserve"> </w:t>
      </w:r>
      <w:r w:rsidR="007B22FC">
        <w:t xml:space="preserve">integrity </w:t>
      </w:r>
      <w:r w:rsidR="00BF61F5">
        <w:t>control</w:t>
      </w:r>
      <w:r>
        <w:t xml:space="preserve">. </w:t>
      </w:r>
      <w:r w:rsidR="001A38E8">
        <w:t xml:space="preserve">Routine inspections now include systematic </w:t>
      </w:r>
      <w:r>
        <w:t>3D laser scan</w:t>
      </w:r>
      <w:r w:rsidR="007B22FC">
        <w:t xml:space="preserve">s </w:t>
      </w:r>
      <w:r w:rsidR="009955D3">
        <w:t xml:space="preserve">and </w:t>
      </w:r>
      <w:r w:rsidR="00A75313">
        <w:t xml:space="preserve">liner </w:t>
      </w:r>
      <w:r w:rsidR="009955D3">
        <w:t>ultrasonic</w:t>
      </w:r>
      <w:r w:rsidR="001A38E8">
        <w:t xml:space="preserve"> thickness</w:t>
      </w:r>
      <w:r w:rsidR="00A75313">
        <w:t xml:space="preserve"> (UT) </w:t>
      </w:r>
      <w:r w:rsidR="001A38E8">
        <w:t>measurement</w:t>
      </w:r>
      <w:r w:rsidR="007B22FC">
        <w:t>s</w:t>
      </w:r>
      <w:r w:rsidR="009C2A4D">
        <w:t xml:space="preserve"> to track wear</w:t>
      </w:r>
      <w:r w:rsidR="004733DC">
        <w:t xml:space="preserve">. </w:t>
      </w:r>
      <w:r w:rsidR="00127D48">
        <w:t xml:space="preserve">Figure 9 </w:t>
      </w:r>
      <w:r w:rsidR="000713B3">
        <w:t>shows</w:t>
      </w:r>
      <w:r w:rsidR="00127D48">
        <w:t xml:space="preserve"> t</w:t>
      </w:r>
      <w:r w:rsidR="004733DC">
        <w:t xml:space="preserve">he </w:t>
      </w:r>
      <w:r>
        <w:t>drone</w:t>
      </w:r>
      <w:r w:rsidR="00B45BFC">
        <w:t>-assisted inspections</w:t>
      </w:r>
      <w:ins w:id="184" w:author="Nestor Orcon" w:date="2026-02-16T14:44:00Z" w16du:dateUtc="2026-02-16T19:44:00Z">
        <w:r w:rsidR="00614CD8">
          <w:t xml:space="preserve"> (Helliu</w:t>
        </w:r>
      </w:ins>
      <w:ins w:id="185" w:author="Nestor Orcon" w:date="2026-02-16T14:45:00Z" w16du:dateUtc="2026-02-16T19:45:00Z">
        <w:r w:rsidR="00BD1CBD">
          <w:t>n</w:t>
        </w:r>
      </w:ins>
      <w:ins w:id="186" w:author="Nestor Orcon" w:date="2026-02-16T14:44:00Z" w16du:dateUtc="2026-02-16T19:44:00Z">
        <w:r w:rsidR="00614CD8">
          <w:t>, 2025</w:t>
        </w:r>
      </w:ins>
      <w:del w:id="187" w:author="Nestor Orcon" w:date="2026-02-16T14:46:00Z" w16du:dateUtc="2026-02-16T19:46:00Z">
        <w:r w:rsidR="00B45BFC" w:rsidDel="00E17857">
          <w:delText xml:space="preserve"> </w:delText>
        </w:r>
        <w:r w:rsidR="00127D48" w:rsidDel="00E17857">
          <w:delText>that</w:delText>
        </w:r>
      </w:del>
      <w:ins w:id="188" w:author="Nestor Orcon" w:date="2026-02-16T14:46:00Z" w16du:dateUtc="2026-02-16T19:46:00Z">
        <w:r w:rsidR="00E17857">
          <w:t>) that</w:t>
        </w:r>
      </w:ins>
      <w:r w:rsidR="00127D48">
        <w:t xml:space="preserve"> </w:t>
      </w:r>
      <w:r w:rsidR="00BC7E0C">
        <w:t>eliminate</w:t>
      </w:r>
      <w:r w:rsidR="001A38E8">
        <w:t xml:space="preserve"> the need to </w:t>
      </w:r>
      <w:r w:rsidR="009D1E58">
        <w:t>pull</w:t>
      </w:r>
      <w:r w:rsidR="001A38E8">
        <w:t xml:space="preserve"> the feed chute for liner </w:t>
      </w:r>
      <w:r w:rsidR="00BF61F5">
        <w:t>accessibility</w:t>
      </w:r>
      <w:r w:rsidR="001A38E8">
        <w:t>, reducing downtime</w:t>
      </w:r>
      <w:r w:rsidR="007B22FC">
        <w:t xml:space="preserve">, increasing </w:t>
      </w:r>
      <w:r w:rsidR="00D039A9">
        <w:t xml:space="preserve">plant personnel </w:t>
      </w:r>
      <w:r w:rsidR="007B22FC">
        <w:t>safety,</w:t>
      </w:r>
      <w:r w:rsidR="001A38E8">
        <w:t xml:space="preserve"> and improving inspection quality. </w:t>
      </w:r>
    </w:p>
    <w:p w14:paraId="01C21E70" w14:textId="44475C02" w:rsidR="00812019" w:rsidRDefault="004733DC">
      <w:pPr>
        <w:pStyle w:val="BodyText"/>
        <w:spacing w:before="9"/>
      </w:pPr>
      <w:r w:rsidRPr="004733DC">
        <w:t xml:space="preserve"> </w:t>
      </w:r>
      <w:r w:rsidR="0039608F" w:rsidRPr="0039608F">
        <w:rPr>
          <w:noProof/>
        </w:rPr>
        <w:drawing>
          <wp:anchor distT="0" distB="0" distL="114300" distR="114300" simplePos="0" relativeHeight="251725824" behindDoc="0" locked="0" layoutInCell="1" allowOverlap="1" wp14:anchorId="3928F641" wp14:editId="30A89423">
            <wp:simplePos x="0" y="0"/>
            <wp:positionH relativeFrom="margin">
              <wp:posOffset>2746375</wp:posOffset>
            </wp:positionH>
            <wp:positionV relativeFrom="paragraph">
              <wp:posOffset>112395</wp:posOffset>
            </wp:positionV>
            <wp:extent cx="1919432" cy="1547163"/>
            <wp:effectExtent l="0" t="0" r="5080" b="0"/>
            <wp:wrapNone/>
            <wp:docPr id="1355033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033907" name="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9432" cy="15471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4ADC3B" w14:textId="72D064B9" w:rsidR="00812019" w:rsidRDefault="00812019">
      <w:pPr>
        <w:pStyle w:val="BodyText"/>
        <w:spacing w:before="9"/>
      </w:pPr>
    </w:p>
    <w:p w14:paraId="7B259667" w14:textId="74967035" w:rsidR="00812019" w:rsidRDefault="00812019">
      <w:pPr>
        <w:pStyle w:val="BodyText"/>
        <w:spacing w:before="9"/>
      </w:pPr>
    </w:p>
    <w:p w14:paraId="03DB250D" w14:textId="69B428F8" w:rsidR="00812019" w:rsidRDefault="00812019">
      <w:pPr>
        <w:pStyle w:val="BodyText"/>
        <w:spacing w:before="9"/>
      </w:pPr>
    </w:p>
    <w:p w14:paraId="333D6829" w14:textId="2FC2EBB5" w:rsidR="00AD1768" w:rsidRDefault="00AD1768">
      <w:pPr>
        <w:pStyle w:val="BodyText"/>
        <w:spacing w:before="9"/>
      </w:pPr>
    </w:p>
    <w:p w14:paraId="370B4635" w14:textId="0D3664E5" w:rsidR="00AD1768" w:rsidRDefault="00AD1768">
      <w:pPr>
        <w:pStyle w:val="BodyText"/>
        <w:spacing w:before="9"/>
      </w:pPr>
    </w:p>
    <w:p w14:paraId="4A42B6AB" w14:textId="2CC3E2F3" w:rsidR="00AD1768" w:rsidRDefault="00AD1768">
      <w:pPr>
        <w:pStyle w:val="BodyText"/>
        <w:spacing w:before="9"/>
      </w:pPr>
    </w:p>
    <w:p w14:paraId="08BDB493" w14:textId="08977458" w:rsidR="00AD1768" w:rsidRDefault="00AD1768">
      <w:pPr>
        <w:pStyle w:val="BodyText"/>
        <w:spacing w:before="9"/>
      </w:pPr>
    </w:p>
    <w:p w14:paraId="6A230656" w14:textId="0A806F1F" w:rsidR="00976034" w:rsidRDefault="00976034">
      <w:pPr>
        <w:pStyle w:val="BodyText"/>
        <w:spacing w:before="9"/>
      </w:pPr>
    </w:p>
    <w:p w14:paraId="73F1AD6E" w14:textId="5102C49A" w:rsidR="00976034" w:rsidRDefault="00976034">
      <w:pPr>
        <w:pStyle w:val="BodyText"/>
        <w:spacing w:before="9"/>
      </w:pPr>
    </w:p>
    <w:p w14:paraId="5DEA3B28" w14:textId="77777777" w:rsidR="00976034" w:rsidRDefault="00976034">
      <w:pPr>
        <w:pStyle w:val="BodyText"/>
        <w:spacing w:before="9"/>
      </w:pPr>
    </w:p>
    <w:p w14:paraId="3B566EC3" w14:textId="0382A191" w:rsidR="00B45BFC" w:rsidRDefault="00B45BFC" w:rsidP="00B45BFC">
      <w:pPr>
        <w:pStyle w:val="BodyText"/>
        <w:spacing w:before="94"/>
        <w:ind w:left="4494" w:right="1294" w:hanging="2979"/>
        <w:rPr>
          <w:spacing w:val="-4"/>
        </w:rPr>
      </w:pPr>
      <w:r>
        <w:t>Figure</w:t>
      </w:r>
      <w:r>
        <w:rPr>
          <w:spacing w:val="-4"/>
        </w:rPr>
        <w:t xml:space="preserve"> </w:t>
      </w:r>
      <w:r>
        <w:t>9</w:t>
      </w:r>
      <w:r>
        <w:rPr>
          <w:spacing w:val="-2"/>
        </w:rPr>
        <w:t xml:space="preserve"> </w:t>
      </w:r>
      <w:r>
        <w:t>–</w:t>
      </w:r>
      <w:r>
        <w:rPr>
          <w:spacing w:val="-4"/>
        </w:rPr>
        <w:t xml:space="preserve"> Drone</w:t>
      </w:r>
      <w:r w:rsidR="00431E80">
        <w:rPr>
          <w:spacing w:val="-4"/>
        </w:rPr>
        <w:t>-based</w:t>
      </w:r>
      <w:r>
        <w:rPr>
          <w:spacing w:val="-4"/>
        </w:rPr>
        <w:t xml:space="preserve"> inspections, </w:t>
      </w:r>
      <w:r w:rsidR="00FE39BD">
        <w:rPr>
          <w:spacing w:val="-4"/>
        </w:rPr>
        <w:t xml:space="preserve">indicating </w:t>
      </w:r>
      <w:r w:rsidR="00431E80">
        <w:rPr>
          <w:spacing w:val="-4"/>
        </w:rPr>
        <w:t xml:space="preserve">drone </w:t>
      </w:r>
      <w:r w:rsidR="00FE39BD">
        <w:rPr>
          <w:spacing w:val="-4"/>
        </w:rPr>
        <w:t>location</w:t>
      </w:r>
      <w:r w:rsidR="00431E80">
        <w:rPr>
          <w:spacing w:val="-4"/>
        </w:rPr>
        <w:t xml:space="preserve"> </w:t>
      </w:r>
      <w:r w:rsidR="00D65654">
        <w:rPr>
          <w:spacing w:val="-4"/>
        </w:rPr>
        <w:t xml:space="preserve">while </w:t>
      </w:r>
      <w:r w:rsidR="002A4080">
        <w:rPr>
          <w:spacing w:val="-4"/>
        </w:rPr>
        <w:t xml:space="preserve">performing </w:t>
      </w:r>
      <w:r>
        <w:rPr>
          <w:spacing w:val="-4"/>
        </w:rPr>
        <w:t xml:space="preserve">UT thickness measurement </w:t>
      </w:r>
    </w:p>
    <w:p w14:paraId="7CFA1C24" w14:textId="063F4E40" w:rsidR="00976034" w:rsidDel="00096AE0" w:rsidRDefault="00976034">
      <w:pPr>
        <w:pStyle w:val="BodyText"/>
        <w:spacing w:before="9"/>
        <w:rPr>
          <w:del w:id="189" w:author="Nestor Orcon" w:date="2026-02-15T22:08:00Z" w16du:dateUtc="2026-02-16T03:08:00Z"/>
        </w:rPr>
      </w:pPr>
    </w:p>
    <w:p w14:paraId="55A2768E" w14:textId="06F71D61" w:rsidR="00976034" w:rsidRDefault="00976034">
      <w:pPr>
        <w:pStyle w:val="BodyText"/>
        <w:spacing w:before="9"/>
      </w:pPr>
    </w:p>
    <w:p w14:paraId="0F20D14E" w14:textId="5E17FE77" w:rsidR="007830B8" w:rsidRDefault="007830B8" w:rsidP="005A5862">
      <w:pPr>
        <w:pStyle w:val="Heading1"/>
        <w:numPr>
          <w:ilvl w:val="0"/>
          <w:numId w:val="2"/>
        </w:numPr>
      </w:pPr>
      <w:r>
        <w:t>GRINDING EFFICIENCY</w:t>
      </w:r>
    </w:p>
    <w:p w14:paraId="790A63EA" w14:textId="2AB923D5" w:rsidR="007830B8" w:rsidRDefault="007830B8" w:rsidP="007830B8">
      <w:pPr>
        <w:pStyle w:val="BodyText"/>
        <w:spacing w:before="11"/>
      </w:pPr>
    </w:p>
    <w:p w14:paraId="35FFF03F" w14:textId="216916DB" w:rsidR="00825709" w:rsidRDefault="00190E31" w:rsidP="009E6110">
      <w:pPr>
        <w:pStyle w:val="BodyText"/>
        <w:spacing w:before="80"/>
        <w:ind w:left="1474" w:right="1294" w:firstLine="719"/>
        <w:jc w:val="both"/>
      </w:pPr>
      <w:r>
        <w:t xml:space="preserve">Clarabelle’s SAG </w:t>
      </w:r>
      <w:r w:rsidR="00C62272">
        <w:t xml:space="preserve">mill </w:t>
      </w:r>
      <w:r>
        <w:t xml:space="preserve">is fed by </w:t>
      </w:r>
      <w:r w:rsidR="00CB70ED">
        <w:t xml:space="preserve">at least 5 </w:t>
      </w:r>
      <w:r w:rsidR="001365F0">
        <w:t xml:space="preserve">underground </w:t>
      </w:r>
      <w:r w:rsidR="00CB70ED">
        <w:t xml:space="preserve">mines </w:t>
      </w:r>
      <w:r w:rsidR="001365F0">
        <w:t xml:space="preserve">(with </w:t>
      </w:r>
      <w:r w:rsidR="00233534">
        <w:t xml:space="preserve">more </w:t>
      </w:r>
      <w:r w:rsidR="001365F0">
        <w:t xml:space="preserve">mines coming online), </w:t>
      </w:r>
      <w:r w:rsidR="005022AC">
        <w:t xml:space="preserve">with the ore </w:t>
      </w:r>
      <w:r w:rsidR="00CB70ED">
        <w:t xml:space="preserve">consisting of 3 major </w:t>
      </w:r>
      <w:r w:rsidR="006125CB">
        <w:t>sulfides:</w:t>
      </w:r>
      <w:r w:rsidR="00753BD7" w:rsidRPr="00E61ED0">
        <w:t xml:space="preserve"> pentlandite, primary nickel </w:t>
      </w:r>
      <w:r w:rsidR="00CB70ED">
        <w:t>mineral</w:t>
      </w:r>
      <w:r w:rsidR="00753BD7" w:rsidRPr="00E61ED0">
        <w:t>, chalcopyrite</w:t>
      </w:r>
      <w:r w:rsidR="00BB783D">
        <w:t>,</w:t>
      </w:r>
      <w:r w:rsidR="00753BD7" w:rsidRPr="00E61ED0">
        <w:t xml:space="preserve"> </w:t>
      </w:r>
      <w:r w:rsidR="00CB70ED">
        <w:t xml:space="preserve">primary copper </w:t>
      </w:r>
      <w:r w:rsidR="00753BD7" w:rsidRPr="00E61ED0">
        <w:t>mineral,</w:t>
      </w:r>
      <w:r w:rsidR="00BB783D">
        <w:t xml:space="preserve"> and </w:t>
      </w:r>
      <w:r w:rsidR="00753BD7" w:rsidRPr="00E61ED0">
        <w:t>pyrrhotite</w:t>
      </w:r>
      <w:r w:rsidR="00CB70ED">
        <w:t>, sulfide gangue mineral,</w:t>
      </w:r>
      <w:r w:rsidR="00753BD7" w:rsidRPr="00E61ED0">
        <w:t xml:space="preserve"> with the balance being </w:t>
      </w:r>
      <w:r w:rsidR="00CB70ED">
        <w:t>silicate gangue</w:t>
      </w:r>
      <w:r w:rsidR="00AF3A69">
        <w:t>. The feed variability is significant</w:t>
      </w:r>
      <w:r w:rsidR="001365F0">
        <w:t>;</w:t>
      </w:r>
      <w:r w:rsidR="00AF3A69">
        <w:t xml:space="preserve"> SAG </w:t>
      </w:r>
      <w:r w:rsidR="00D64547">
        <w:t xml:space="preserve">specific energy </w:t>
      </w:r>
      <w:r w:rsidR="00AF3A69">
        <w:t xml:space="preserve">ranging </w:t>
      </w:r>
      <w:r w:rsidR="00D64547">
        <w:t xml:space="preserve">from </w:t>
      </w:r>
      <w:r w:rsidR="00825709">
        <w:t xml:space="preserve">5 </w:t>
      </w:r>
      <w:r w:rsidR="00D64547">
        <w:t xml:space="preserve">to </w:t>
      </w:r>
      <w:r w:rsidR="001365F0">
        <w:t xml:space="preserve">20 </w:t>
      </w:r>
      <w:r w:rsidR="00825709">
        <w:t>kWh/t</w:t>
      </w:r>
      <w:r w:rsidR="009E6110">
        <w:t>.</w:t>
      </w:r>
      <w:r w:rsidR="00BA1548">
        <w:t xml:space="preserve"> The feed </w:t>
      </w:r>
      <w:r w:rsidR="00D64547">
        <w:t xml:space="preserve">size is also </w:t>
      </w:r>
      <w:r w:rsidR="00C95DC5">
        <w:t>high</w:t>
      </w:r>
      <w:r w:rsidR="00AF3A69">
        <w:t>ly</w:t>
      </w:r>
      <w:r w:rsidR="00C95DC5">
        <w:t xml:space="preserve"> variable</w:t>
      </w:r>
      <w:r w:rsidR="00D64547">
        <w:t>, typical</w:t>
      </w:r>
      <w:r w:rsidR="00233534">
        <w:t>ly</w:t>
      </w:r>
      <w:r w:rsidR="00D64547">
        <w:t xml:space="preserve"> F80 of</w:t>
      </w:r>
      <w:r w:rsidR="00BA1548">
        <w:t xml:space="preserve"> 6”</w:t>
      </w:r>
      <w:r w:rsidR="00D64547">
        <w:t xml:space="preserve"> </w:t>
      </w:r>
      <w:r w:rsidR="00BA1548">
        <w:t xml:space="preserve">and product size </w:t>
      </w:r>
      <w:r w:rsidR="00D64547">
        <w:t xml:space="preserve">of </w:t>
      </w:r>
      <w:r w:rsidR="00BA1548">
        <w:t>2” (P80)</w:t>
      </w:r>
      <w:r w:rsidR="00233534">
        <w:t xml:space="preserve">, though </w:t>
      </w:r>
      <w:r w:rsidR="00EA73EA">
        <w:t>o</w:t>
      </w:r>
      <w:r w:rsidR="00BA1548">
        <w:t>versize</w:t>
      </w:r>
      <w:r w:rsidR="00D64547">
        <w:t xml:space="preserve"> material</w:t>
      </w:r>
      <w:r w:rsidR="00233534">
        <w:t xml:space="preserve"> commonly enters the mill (sizes reaching </w:t>
      </w:r>
      <w:r w:rsidR="00D64547">
        <w:t>up to 30”x6”</w:t>
      </w:r>
      <w:r w:rsidR="00233534">
        <w:t xml:space="preserve">) </w:t>
      </w:r>
      <w:r w:rsidR="00D64547">
        <w:t xml:space="preserve">as well as </w:t>
      </w:r>
      <w:r w:rsidR="004C6EA8">
        <w:t>variation</w:t>
      </w:r>
      <w:r w:rsidR="005022AC">
        <w:t>s</w:t>
      </w:r>
      <w:r w:rsidR="004C6EA8">
        <w:t xml:space="preserve"> </w:t>
      </w:r>
      <w:r w:rsidR="00233534">
        <w:t xml:space="preserve">in </w:t>
      </w:r>
      <w:r w:rsidR="004C6EA8">
        <w:t xml:space="preserve">fines and coarse </w:t>
      </w:r>
      <w:r w:rsidR="00233534">
        <w:t xml:space="preserve">content </w:t>
      </w:r>
      <w:r w:rsidR="005022AC">
        <w:t xml:space="preserve">are </w:t>
      </w:r>
      <w:r w:rsidR="00233534">
        <w:t xml:space="preserve">commonly observed, which </w:t>
      </w:r>
      <w:r w:rsidR="004C6EA8">
        <w:t xml:space="preserve">further contribute to the </w:t>
      </w:r>
      <w:r w:rsidR="00233534">
        <w:t xml:space="preserve">challenges of maintaining a stable SAG mill </w:t>
      </w:r>
      <w:r w:rsidR="004C6EA8">
        <w:t>operation.</w:t>
      </w:r>
      <w:r w:rsidR="00C674CD">
        <w:t xml:space="preserve"> Pebble </w:t>
      </w:r>
      <w:r w:rsidR="005022AC">
        <w:t xml:space="preserve">generation is typically </w:t>
      </w:r>
      <w:r w:rsidR="00C674CD">
        <w:t xml:space="preserve">between 10 </w:t>
      </w:r>
      <w:r w:rsidR="005022AC">
        <w:t>and 30</w:t>
      </w:r>
      <w:r w:rsidR="00C674CD">
        <w:t>%</w:t>
      </w:r>
      <w:r w:rsidR="005022AC">
        <w:t xml:space="preserve"> (function of feed type/grade and state of liners), where it increases steadily over a given liner campaign</w:t>
      </w:r>
      <w:r w:rsidR="00C674CD">
        <w:t xml:space="preserve">. </w:t>
      </w:r>
      <w:r w:rsidR="00D64547">
        <w:t>Under th</w:t>
      </w:r>
      <w:r w:rsidR="004C6EA8">
        <w:t>e</w:t>
      </w:r>
      <w:r w:rsidR="00D64547">
        <w:t>s</w:t>
      </w:r>
      <w:r w:rsidR="004C6EA8">
        <w:t>e</w:t>
      </w:r>
      <w:r w:rsidR="00D64547">
        <w:t xml:space="preserve"> conditions, t</w:t>
      </w:r>
      <w:r w:rsidR="00C62272">
        <w:t xml:space="preserve">he </w:t>
      </w:r>
      <w:r w:rsidR="003F3B7E">
        <w:t xml:space="preserve">SAG mill </w:t>
      </w:r>
      <w:r w:rsidR="00BB783D">
        <w:t>operates</w:t>
      </w:r>
      <w:r w:rsidR="004C6EA8">
        <w:t xml:space="preserve"> </w:t>
      </w:r>
      <w:r w:rsidR="00C62272">
        <w:t>at</w:t>
      </w:r>
      <w:r w:rsidR="004C6EA8">
        <w:t xml:space="preserve"> an</w:t>
      </w:r>
      <w:r w:rsidR="00C62272">
        <w:t xml:space="preserve"> </w:t>
      </w:r>
      <w:r w:rsidR="004C6EA8">
        <w:t>average rate of 18</w:t>
      </w:r>
      <w:r w:rsidR="00C62272">
        <w:t xml:space="preserve">,000 t/d. </w:t>
      </w:r>
    </w:p>
    <w:p w14:paraId="3D0FAECF" w14:textId="064B66CA" w:rsidR="00825709" w:rsidRDefault="00E55634" w:rsidP="00825709">
      <w:pPr>
        <w:pStyle w:val="BodyText"/>
        <w:spacing w:before="80"/>
        <w:ind w:left="1474" w:right="1294" w:firstLine="719"/>
        <w:jc w:val="both"/>
      </w:pPr>
      <w:bookmarkStart w:id="190" w:name="_Hlk215400520"/>
      <w:r>
        <w:t xml:space="preserve">Figure 10 shows the </w:t>
      </w:r>
      <w:r w:rsidR="00825709">
        <w:t xml:space="preserve">SAG mill performance after </w:t>
      </w:r>
      <w:r w:rsidR="00A8744D">
        <w:t xml:space="preserve">the </w:t>
      </w:r>
      <w:r w:rsidR="00825709">
        <w:t xml:space="preserve">new Hi-Hi </w:t>
      </w:r>
      <w:r w:rsidR="001347E1">
        <w:t>liner reline,</w:t>
      </w:r>
      <w:r w:rsidR="0009484C">
        <w:t xml:space="preserve"> </w:t>
      </w:r>
      <w:r w:rsidR="00A8744D">
        <w:t xml:space="preserve">demonstrating </w:t>
      </w:r>
      <w:r w:rsidR="00FD5009">
        <w:t xml:space="preserve">SAG mill </w:t>
      </w:r>
      <w:r w:rsidR="00825709">
        <w:t>tons</w:t>
      </w:r>
      <w:r w:rsidR="00075304">
        <w:t>/</w:t>
      </w:r>
      <w:r w:rsidR="00825709">
        <w:t xml:space="preserve">hour increased by </w:t>
      </w:r>
      <w:r w:rsidR="00053D4F">
        <w:t>9</w:t>
      </w:r>
      <w:r w:rsidR="00825709">
        <w:t xml:space="preserve">% </w:t>
      </w:r>
      <w:r>
        <w:t>(</w:t>
      </w:r>
      <w:r w:rsidR="002E7229">
        <w:t>+</w:t>
      </w:r>
      <w:r w:rsidR="00053D4F">
        <w:t>66</w:t>
      </w:r>
      <w:r>
        <w:t xml:space="preserve"> </w:t>
      </w:r>
      <w:r w:rsidR="00F740DB">
        <w:t>tons/hour</w:t>
      </w:r>
      <w:r>
        <w:t xml:space="preserve">) </w:t>
      </w:r>
      <w:r w:rsidR="00825709">
        <w:t xml:space="preserve">compared </w:t>
      </w:r>
      <w:r w:rsidR="00A8744D">
        <w:t xml:space="preserve">to </w:t>
      </w:r>
      <w:r w:rsidR="00825709">
        <w:t xml:space="preserve">the </w:t>
      </w:r>
      <w:r w:rsidR="00096AE0">
        <w:t>original</w:t>
      </w:r>
      <w:r w:rsidR="00825709">
        <w:t xml:space="preserve"> Hi-Hi liner </w:t>
      </w:r>
      <w:r w:rsidR="003C765F">
        <w:t>design</w:t>
      </w:r>
      <w:r w:rsidR="00A8744D">
        <w:t>,</w:t>
      </w:r>
      <w:r w:rsidR="003C765F">
        <w:t xml:space="preserve"> </w:t>
      </w:r>
      <w:r w:rsidR="00825709">
        <w:t xml:space="preserve">and </w:t>
      </w:r>
      <w:r w:rsidR="00096AE0">
        <w:t xml:space="preserve">specific </w:t>
      </w:r>
      <w:r w:rsidR="005240E1">
        <w:t>energy consumption</w:t>
      </w:r>
      <w:r w:rsidR="00825709">
        <w:t xml:space="preserve"> </w:t>
      </w:r>
      <w:r w:rsidR="005240E1">
        <w:t>decreased</w:t>
      </w:r>
      <w:r w:rsidR="00825709">
        <w:t xml:space="preserve"> by </w:t>
      </w:r>
      <w:r w:rsidR="005240E1">
        <w:t>7</w:t>
      </w:r>
      <w:r w:rsidR="00825709">
        <w:t>%</w:t>
      </w:r>
      <w:r w:rsidR="005240E1">
        <w:t xml:space="preserve"> (-0.4 kWh/t)</w:t>
      </w:r>
      <w:r w:rsidR="00F25A0B">
        <w:t>.</w:t>
      </w:r>
      <w:r>
        <w:t xml:space="preserve"> </w:t>
      </w:r>
      <w:r w:rsidR="005240E1">
        <w:t>I</w:t>
      </w:r>
      <w:r w:rsidR="00A8744D">
        <w:t>t signifies improved charge lift</w:t>
      </w:r>
      <w:r>
        <w:t>, optimized ore/</w:t>
      </w:r>
      <w:r w:rsidR="00A604F1">
        <w:t>media</w:t>
      </w:r>
      <w:r>
        <w:t xml:space="preserve"> </w:t>
      </w:r>
      <w:r w:rsidR="00A8744D">
        <w:t>trajectory</w:t>
      </w:r>
      <w:r>
        <w:t xml:space="preserve">, and </w:t>
      </w:r>
      <w:r w:rsidR="00D81660">
        <w:t xml:space="preserve">more energy </w:t>
      </w:r>
      <w:r w:rsidR="00A8744D">
        <w:t xml:space="preserve">conversion towards ore </w:t>
      </w:r>
      <w:r w:rsidR="00D81660">
        <w:t xml:space="preserve">breakage. </w:t>
      </w:r>
      <w:r>
        <w:t xml:space="preserve">The SAG </w:t>
      </w:r>
      <w:r w:rsidR="00A604F1">
        <w:t xml:space="preserve">used </w:t>
      </w:r>
      <w:r>
        <w:t>more available power to generate more throughput, essentially what the new liner design was expected to achieve.</w:t>
      </w:r>
    </w:p>
    <w:bookmarkEnd w:id="190"/>
    <w:p w14:paraId="06FC6440" w14:textId="261E7B6D" w:rsidR="00F85914" w:rsidRDefault="00096AE0" w:rsidP="00825709">
      <w:pPr>
        <w:pStyle w:val="BodyText"/>
        <w:spacing w:before="9"/>
      </w:pPr>
      <w:ins w:id="191" w:author="Nestor Orcon" w:date="2026-02-15T22:06:00Z" w16du:dateUtc="2026-02-16T03:06:00Z">
        <w:r>
          <w:rPr>
            <w:noProof/>
          </w:rPr>
          <w:drawing>
            <wp:anchor distT="0" distB="0" distL="114300" distR="114300" simplePos="0" relativeHeight="251734016" behindDoc="0" locked="0" layoutInCell="1" allowOverlap="1" wp14:anchorId="750E994F" wp14:editId="01F894DC">
              <wp:simplePos x="0" y="0"/>
              <wp:positionH relativeFrom="column">
                <wp:posOffset>3727450</wp:posOffset>
              </wp:positionH>
              <wp:positionV relativeFrom="paragraph">
                <wp:posOffset>130493</wp:posOffset>
              </wp:positionV>
              <wp:extent cx="2769081" cy="2071370"/>
              <wp:effectExtent l="0" t="0" r="0" b="5080"/>
              <wp:wrapNone/>
              <wp:docPr id="1816778349" name="Picture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4"/>
                      <pic:cNvPicPr>
                        <a:picLocks noChangeAspect="1" noChangeArrowheads="1"/>
                      </pic:cNvPicPr>
                    </pic:nvPicPr>
                    <pic:blipFill>
                      <a:blip r:embed="rId33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788174" cy="2085652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</w:ins>
      <w:ins w:id="192" w:author="Nestor Orcon" w:date="2026-02-15T18:27:00Z" w16du:dateUtc="2026-02-15T23:27:00Z">
        <w:r w:rsidR="00A6546C" w:rsidRPr="00A6546C">
          <w:rPr>
            <w:noProof/>
          </w:rPr>
          <w:drawing>
            <wp:anchor distT="0" distB="0" distL="114300" distR="114300" simplePos="0" relativeHeight="251732992" behindDoc="0" locked="0" layoutInCell="1" allowOverlap="1" wp14:anchorId="29363E3B" wp14:editId="3C0EC1EB">
              <wp:simplePos x="0" y="0"/>
              <wp:positionH relativeFrom="margin">
                <wp:posOffset>884238</wp:posOffset>
              </wp:positionH>
              <wp:positionV relativeFrom="paragraph">
                <wp:posOffset>82867</wp:posOffset>
              </wp:positionV>
              <wp:extent cx="2870291" cy="2085975"/>
              <wp:effectExtent l="0" t="0" r="6350" b="0"/>
              <wp:wrapNone/>
              <wp:docPr id="1725189005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725189005" name=""/>
                      <pic:cNvPicPr/>
                    </pic:nvPicPr>
                    <pic:blipFill>
                      <a:blip r:embed="rId34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875628" cy="208985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</w:ins>
      <w:r w:rsidR="00825709">
        <w:tab/>
      </w:r>
      <w:r w:rsidR="00825709">
        <w:tab/>
      </w:r>
    </w:p>
    <w:p w14:paraId="5A6CF631" w14:textId="1BBBEFC6" w:rsidR="00F85914" w:rsidRDefault="00F85914">
      <w:pPr>
        <w:pStyle w:val="BodyText"/>
        <w:spacing w:before="9"/>
      </w:pPr>
    </w:p>
    <w:p w14:paraId="6B84DCE7" w14:textId="60C7E5CC" w:rsidR="00F85914" w:rsidRDefault="00F85914" w:rsidP="00F85914">
      <w:pPr>
        <w:pStyle w:val="BodyText"/>
        <w:spacing w:before="9"/>
        <w:jc w:val="center"/>
      </w:pPr>
    </w:p>
    <w:p w14:paraId="31B9E294" w14:textId="1D036C30" w:rsidR="00F85914" w:rsidRDefault="00F85914">
      <w:pPr>
        <w:pStyle w:val="BodyText"/>
        <w:spacing w:before="9"/>
      </w:pPr>
    </w:p>
    <w:p w14:paraId="0F636118" w14:textId="6684AD6F" w:rsidR="00F85914" w:rsidRDefault="00F85914">
      <w:pPr>
        <w:pStyle w:val="BodyText"/>
        <w:spacing w:before="9"/>
      </w:pPr>
    </w:p>
    <w:p w14:paraId="306D17FF" w14:textId="2F854114" w:rsidR="00F85914" w:rsidRDefault="00F85914">
      <w:pPr>
        <w:pStyle w:val="BodyText"/>
        <w:spacing w:before="9"/>
      </w:pPr>
    </w:p>
    <w:p w14:paraId="49E1B6AA" w14:textId="64C2EBEA" w:rsidR="00F85914" w:rsidRDefault="00F85914">
      <w:pPr>
        <w:pStyle w:val="BodyText"/>
        <w:spacing w:before="9"/>
      </w:pPr>
    </w:p>
    <w:p w14:paraId="184848A3" w14:textId="1CEA7EBD" w:rsidR="00F85914" w:rsidRDefault="00F85914">
      <w:pPr>
        <w:pStyle w:val="BodyText"/>
        <w:spacing w:before="9"/>
      </w:pPr>
    </w:p>
    <w:p w14:paraId="20358102" w14:textId="4C99A80A" w:rsidR="00F85914" w:rsidRDefault="00F85914">
      <w:pPr>
        <w:pStyle w:val="BodyText"/>
        <w:spacing w:before="9"/>
      </w:pPr>
    </w:p>
    <w:p w14:paraId="6080C696" w14:textId="151F8EEE" w:rsidR="00CD6B3B" w:rsidRDefault="00CD6B3B">
      <w:pPr>
        <w:pStyle w:val="BodyText"/>
        <w:spacing w:before="9"/>
      </w:pPr>
    </w:p>
    <w:p w14:paraId="48A1D22D" w14:textId="4EB33A1B" w:rsidR="00CD6B3B" w:rsidRDefault="00CD6B3B">
      <w:pPr>
        <w:pStyle w:val="BodyText"/>
        <w:spacing w:before="9"/>
      </w:pPr>
    </w:p>
    <w:p w14:paraId="092D2258" w14:textId="66A0FABE" w:rsidR="00CD6B3B" w:rsidRDefault="00CD6B3B">
      <w:pPr>
        <w:pStyle w:val="BodyText"/>
        <w:spacing w:before="9"/>
      </w:pPr>
    </w:p>
    <w:p w14:paraId="2E541781" w14:textId="02C02873" w:rsidR="00CD6B3B" w:rsidRDefault="00CD6B3B">
      <w:pPr>
        <w:pStyle w:val="BodyText"/>
        <w:spacing w:before="9"/>
      </w:pPr>
    </w:p>
    <w:p w14:paraId="5AA94041" w14:textId="079A2F98" w:rsidR="00CD6B3B" w:rsidRDefault="00CD6B3B">
      <w:pPr>
        <w:pStyle w:val="BodyText"/>
        <w:spacing w:before="9"/>
      </w:pPr>
    </w:p>
    <w:p w14:paraId="33A0639E" w14:textId="3A818BDE" w:rsidR="00CD6B3B" w:rsidRDefault="00CD6B3B">
      <w:pPr>
        <w:pStyle w:val="BodyText"/>
        <w:spacing w:before="9"/>
      </w:pPr>
    </w:p>
    <w:p w14:paraId="419F4C1B" w14:textId="3C71CCDB" w:rsidR="00D5008A" w:rsidRDefault="00D5008A" w:rsidP="00D5008A">
      <w:pPr>
        <w:pStyle w:val="BodyText"/>
        <w:spacing w:before="94"/>
        <w:ind w:left="4494" w:right="1294" w:hanging="2979"/>
        <w:rPr>
          <w:spacing w:val="-4"/>
        </w:rPr>
      </w:pPr>
      <w:bookmarkStart w:id="193" w:name="_Hlk215403457"/>
      <w:r>
        <w:t>Figure</w:t>
      </w:r>
      <w:r>
        <w:rPr>
          <w:spacing w:val="-4"/>
        </w:rPr>
        <w:t xml:space="preserve"> </w:t>
      </w:r>
      <w:r w:rsidR="000C4049">
        <w:t>10</w:t>
      </w:r>
      <w:r>
        <w:rPr>
          <w:spacing w:val="-2"/>
        </w:rPr>
        <w:t xml:space="preserve"> </w:t>
      </w:r>
      <w:r>
        <w:t>–</w:t>
      </w:r>
      <w:r>
        <w:rPr>
          <w:spacing w:val="-4"/>
        </w:rPr>
        <w:t xml:space="preserve"> </w:t>
      </w:r>
      <w:r w:rsidR="00096AB0">
        <w:rPr>
          <w:spacing w:val="-4"/>
        </w:rPr>
        <w:t>SAG mill t</w:t>
      </w:r>
      <w:r>
        <w:rPr>
          <w:spacing w:val="-4"/>
        </w:rPr>
        <w:t>ons</w:t>
      </w:r>
      <w:r w:rsidR="000D3910">
        <w:rPr>
          <w:spacing w:val="-4"/>
        </w:rPr>
        <w:t>/</w:t>
      </w:r>
      <w:r>
        <w:rPr>
          <w:spacing w:val="-4"/>
        </w:rPr>
        <w:t xml:space="preserve">hour and </w:t>
      </w:r>
      <w:r w:rsidR="00AC7D8C">
        <w:rPr>
          <w:spacing w:val="-4"/>
        </w:rPr>
        <w:t>energy specific consumption kWh/t</w:t>
      </w:r>
      <w:bookmarkEnd w:id="193"/>
      <w:r w:rsidR="00900F31">
        <w:rPr>
          <w:spacing w:val="-4"/>
        </w:rPr>
        <w:t>.</w:t>
      </w:r>
    </w:p>
    <w:p w14:paraId="1A90C56F" w14:textId="222A522C" w:rsidR="00F85914" w:rsidRDefault="00F85914">
      <w:pPr>
        <w:pStyle w:val="BodyText"/>
        <w:spacing w:before="9"/>
      </w:pPr>
    </w:p>
    <w:p w14:paraId="57D9014F" w14:textId="6C75BF11" w:rsidR="00E80EC5" w:rsidDel="006D6B31" w:rsidRDefault="00E80EC5">
      <w:pPr>
        <w:pStyle w:val="BodyText"/>
        <w:spacing w:before="9"/>
        <w:rPr>
          <w:del w:id="194" w:author="Nestor Orcon" w:date="2026-02-15T22:07:00Z" w16du:dateUtc="2026-02-16T03:07:00Z"/>
        </w:rPr>
      </w:pPr>
    </w:p>
    <w:p w14:paraId="31B1A949" w14:textId="77777777" w:rsidR="006D6B31" w:rsidRDefault="006D6B31">
      <w:pPr>
        <w:pStyle w:val="BodyText"/>
        <w:spacing w:before="9"/>
        <w:rPr>
          <w:ins w:id="195" w:author="Nestor Orcon" w:date="2026-02-16T14:28:00Z" w16du:dateUtc="2026-02-16T19:28:00Z"/>
        </w:rPr>
      </w:pPr>
    </w:p>
    <w:p w14:paraId="70A755BF" w14:textId="77777777" w:rsidR="006D6B31" w:rsidRDefault="006D6B31">
      <w:pPr>
        <w:pStyle w:val="BodyText"/>
        <w:spacing w:before="9"/>
        <w:rPr>
          <w:ins w:id="196" w:author="Nestor Orcon" w:date="2026-02-16T14:28:00Z" w16du:dateUtc="2026-02-16T19:28:00Z"/>
        </w:rPr>
      </w:pPr>
    </w:p>
    <w:p w14:paraId="79BC0BAA" w14:textId="77777777" w:rsidR="001374AA" w:rsidRDefault="001374AA">
      <w:pPr>
        <w:pStyle w:val="BodyText"/>
        <w:spacing w:before="9"/>
        <w:rPr>
          <w:ins w:id="197" w:author="Nestor Orcon" w:date="2026-02-15T22:43:00Z" w16du:dateUtc="2026-02-16T03:43:00Z"/>
        </w:rPr>
      </w:pPr>
    </w:p>
    <w:p w14:paraId="1EEFB35C" w14:textId="5E50863F" w:rsidR="00A6546C" w:rsidDel="00096AE0" w:rsidRDefault="00A6546C">
      <w:pPr>
        <w:pStyle w:val="BodyText"/>
        <w:spacing w:before="9"/>
        <w:rPr>
          <w:del w:id="198" w:author="Nestor Orcon" w:date="2026-02-15T22:07:00Z" w16du:dateUtc="2026-02-16T03:07:00Z"/>
        </w:rPr>
      </w:pPr>
    </w:p>
    <w:p w14:paraId="515C77D6" w14:textId="36C6E633" w:rsidR="0088626E" w:rsidRDefault="0088626E" w:rsidP="00D5008A">
      <w:pPr>
        <w:pStyle w:val="BodyText"/>
        <w:spacing w:before="80"/>
        <w:ind w:right="1294"/>
        <w:jc w:val="both"/>
      </w:pPr>
    </w:p>
    <w:p w14:paraId="689EAD2F" w14:textId="121852B2" w:rsidR="003A17C1" w:rsidRDefault="003A17C1" w:rsidP="007E79B5">
      <w:pPr>
        <w:pStyle w:val="Heading1"/>
        <w:numPr>
          <w:ilvl w:val="0"/>
          <w:numId w:val="2"/>
        </w:numPr>
      </w:pPr>
      <w:r>
        <w:lastRenderedPageBreak/>
        <w:t>CONCLUSION</w:t>
      </w:r>
      <w:r w:rsidR="00DB5401">
        <w:t>S</w:t>
      </w:r>
    </w:p>
    <w:p w14:paraId="2A66E27B" w14:textId="01BEB27E" w:rsidR="003A17C1" w:rsidRDefault="003A17C1" w:rsidP="003A17C1">
      <w:pPr>
        <w:pStyle w:val="BodyText"/>
        <w:spacing w:before="11"/>
      </w:pPr>
    </w:p>
    <w:p w14:paraId="2A8477FA" w14:textId="13ED2751" w:rsidR="00B84F6A" w:rsidRDefault="00B84F6A" w:rsidP="00B84F6A">
      <w:pPr>
        <w:pStyle w:val="BodyText"/>
        <w:ind w:left="1474" w:right="1294" w:firstLine="719"/>
      </w:pPr>
      <w:r>
        <w:t>The</w:t>
      </w:r>
      <w:r w:rsidR="00597D73">
        <w:t xml:space="preserve"> Clarabelle </w:t>
      </w:r>
      <w:r w:rsidR="0098492F">
        <w:t xml:space="preserve">Mill </w:t>
      </w:r>
      <w:r w:rsidR="00597D73">
        <w:t xml:space="preserve">reliability </w:t>
      </w:r>
      <w:r w:rsidR="0098492F">
        <w:t xml:space="preserve">and efficiency improvement </w:t>
      </w:r>
      <w:r w:rsidR="00597D73">
        <w:t>transformation is progressing</w:t>
      </w:r>
      <w:r w:rsidR="00284124">
        <w:t xml:space="preserve"> </w:t>
      </w:r>
      <w:r w:rsidR="0098492F">
        <w:t>well</w:t>
      </w:r>
      <w:r w:rsidR="00EE1249">
        <w:t xml:space="preserve">. A key catalyst for this advancement has been </w:t>
      </w:r>
      <w:r w:rsidR="0098492F">
        <w:t xml:space="preserve">the </w:t>
      </w:r>
      <w:r w:rsidR="00D0343C">
        <w:t xml:space="preserve">SAG liner </w:t>
      </w:r>
      <w:r w:rsidR="007B04D2">
        <w:t>failure</w:t>
      </w:r>
      <w:r w:rsidR="00D0343C">
        <w:t xml:space="preserve"> event</w:t>
      </w:r>
      <w:r w:rsidR="00D07992">
        <w:t xml:space="preserve">, </w:t>
      </w:r>
      <w:r w:rsidR="007B04D2">
        <w:t>consequently the</w:t>
      </w:r>
      <w:r w:rsidR="00D0343C">
        <w:t xml:space="preserve"> </w:t>
      </w:r>
      <w:r w:rsidR="007B04D2">
        <w:t xml:space="preserve">liner design optimization, and </w:t>
      </w:r>
      <w:r w:rsidR="00EE1249">
        <w:t xml:space="preserve">the implementation of a revised SAG mill </w:t>
      </w:r>
      <w:r w:rsidR="000D5CBC">
        <w:t>reline</w:t>
      </w:r>
      <w:r w:rsidR="00EE1249">
        <w:t xml:space="preserve"> strategy.</w:t>
      </w:r>
    </w:p>
    <w:p w14:paraId="36FB7C3A" w14:textId="62AF0229" w:rsidR="00B84F6A" w:rsidRDefault="00B84F6A" w:rsidP="00B84F6A">
      <w:pPr>
        <w:pStyle w:val="BodyText"/>
        <w:spacing w:before="11"/>
      </w:pPr>
    </w:p>
    <w:p w14:paraId="41475DED" w14:textId="31CA38C4" w:rsidR="00E265AE" w:rsidRPr="00E265AE" w:rsidRDefault="00E265AE" w:rsidP="00E265AE">
      <w:pPr>
        <w:pStyle w:val="ListParagraph"/>
        <w:numPr>
          <w:ilvl w:val="0"/>
          <w:numId w:val="1"/>
        </w:numPr>
        <w:tabs>
          <w:tab w:val="left" w:pos="1832"/>
          <w:tab w:val="left" w:pos="1833"/>
        </w:tabs>
        <w:ind w:right="1507"/>
        <w:jc w:val="both"/>
        <w:rPr>
          <w:sz w:val="20"/>
        </w:rPr>
      </w:pPr>
      <w:r>
        <w:rPr>
          <w:sz w:val="20"/>
        </w:rPr>
        <w:t>Worker safety risk</w:t>
      </w:r>
      <w:r w:rsidR="00375435">
        <w:rPr>
          <w:sz w:val="20"/>
        </w:rPr>
        <w:t xml:space="preserve"> for SAG entry</w:t>
      </w:r>
      <w:r w:rsidR="00B419BA">
        <w:rPr>
          <w:sz w:val="20"/>
        </w:rPr>
        <w:t xml:space="preserve"> </w:t>
      </w:r>
      <w:r w:rsidR="00142427">
        <w:rPr>
          <w:sz w:val="20"/>
        </w:rPr>
        <w:t xml:space="preserve">was </w:t>
      </w:r>
      <w:r w:rsidR="00B419BA">
        <w:rPr>
          <w:sz w:val="20"/>
        </w:rPr>
        <w:t>significantly reduced</w:t>
      </w:r>
      <w:r w:rsidR="00142427">
        <w:rPr>
          <w:sz w:val="20"/>
          <w:szCs w:val="20"/>
        </w:rPr>
        <w:t xml:space="preserve"> </w:t>
      </w:r>
      <w:r w:rsidR="00B419BA">
        <w:rPr>
          <w:sz w:val="20"/>
        </w:rPr>
        <w:t>with the elimination of packing an</w:t>
      </w:r>
      <w:r w:rsidR="00B8694B">
        <w:rPr>
          <w:sz w:val="20"/>
        </w:rPr>
        <w:t>d</w:t>
      </w:r>
      <w:r w:rsidR="00B419BA">
        <w:rPr>
          <w:sz w:val="20"/>
        </w:rPr>
        <w:t xml:space="preserve"> pegging</w:t>
      </w:r>
      <w:r w:rsidR="00142427">
        <w:rPr>
          <w:sz w:val="20"/>
        </w:rPr>
        <w:t xml:space="preserve"> between the liner</w:t>
      </w:r>
      <w:r w:rsidR="00835B0B">
        <w:rPr>
          <w:sz w:val="20"/>
        </w:rPr>
        <w:t>s</w:t>
      </w:r>
      <w:r w:rsidR="00C33550">
        <w:rPr>
          <w:sz w:val="20"/>
          <w:szCs w:val="20"/>
        </w:rPr>
        <w:t>;</w:t>
      </w:r>
      <w:r w:rsidR="00142427">
        <w:rPr>
          <w:sz w:val="20"/>
        </w:rPr>
        <w:t xml:space="preserve"> </w:t>
      </w:r>
      <w:r w:rsidR="009068E4">
        <w:rPr>
          <w:sz w:val="20"/>
        </w:rPr>
        <w:t>risk</w:t>
      </w:r>
      <w:r w:rsidR="00B419BA">
        <w:rPr>
          <w:sz w:val="20"/>
        </w:rPr>
        <w:t xml:space="preserve"> of falling material from the liners</w:t>
      </w:r>
      <w:r w:rsidR="009068E4">
        <w:rPr>
          <w:sz w:val="20"/>
        </w:rPr>
        <w:t xml:space="preserve"> </w:t>
      </w:r>
      <w:r w:rsidR="00142427">
        <w:rPr>
          <w:sz w:val="20"/>
        </w:rPr>
        <w:t xml:space="preserve">was </w:t>
      </w:r>
      <w:r w:rsidR="008C08BC">
        <w:rPr>
          <w:sz w:val="20"/>
        </w:rPr>
        <w:t>eliminated</w:t>
      </w:r>
      <w:r w:rsidR="009068E4">
        <w:rPr>
          <w:sz w:val="20"/>
        </w:rPr>
        <w:t>.</w:t>
      </w:r>
    </w:p>
    <w:p w14:paraId="57CD75AF" w14:textId="76CD3707" w:rsidR="00F42D7E" w:rsidRPr="00F42D7E" w:rsidRDefault="00F42D7E" w:rsidP="00F42D7E">
      <w:pPr>
        <w:pStyle w:val="ListParagraph"/>
        <w:numPr>
          <w:ilvl w:val="0"/>
          <w:numId w:val="1"/>
        </w:numPr>
        <w:tabs>
          <w:tab w:val="left" w:pos="1832"/>
          <w:tab w:val="left" w:pos="1833"/>
        </w:tabs>
        <w:ind w:right="1514"/>
        <w:jc w:val="both"/>
        <w:rPr>
          <w:sz w:val="20"/>
        </w:rPr>
      </w:pPr>
      <w:r>
        <w:rPr>
          <w:sz w:val="20"/>
        </w:rPr>
        <w:t xml:space="preserve">Clarabelle </w:t>
      </w:r>
      <w:r w:rsidR="00074AD5">
        <w:rPr>
          <w:sz w:val="20"/>
        </w:rPr>
        <w:t xml:space="preserve">SAG </w:t>
      </w:r>
      <w:r>
        <w:rPr>
          <w:sz w:val="20"/>
        </w:rPr>
        <w:t xml:space="preserve">mill </w:t>
      </w:r>
      <w:r w:rsidR="002A645C">
        <w:rPr>
          <w:sz w:val="20"/>
        </w:rPr>
        <w:t>availability increase</w:t>
      </w:r>
      <w:r w:rsidR="003D358A">
        <w:rPr>
          <w:sz w:val="20"/>
        </w:rPr>
        <w:t>d</w:t>
      </w:r>
      <w:r w:rsidR="002A645C">
        <w:rPr>
          <w:sz w:val="20"/>
        </w:rPr>
        <w:t xml:space="preserve"> </w:t>
      </w:r>
      <w:r w:rsidR="00597D73">
        <w:rPr>
          <w:sz w:val="20"/>
        </w:rPr>
        <w:t>by</w:t>
      </w:r>
      <w:r w:rsidR="002A645C">
        <w:rPr>
          <w:sz w:val="20"/>
        </w:rPr>
        <w:t xml:space="preserve"> 2%</w:t>
      </w:r>
      <w:r w:rsidR="002260C4">
        <w:rPr>
          <w:sz w:val="20"/>
        </w:rPr>
        <w:t xml:space="preserve">, </w:t>
      </w:r>
      <w:r w:rsidR="00B8694B">
        <w:rPr>
          <w:sz w:val="20"/>
        </w:rPr>
        <w:t xml:space="preserve">driven by </w:t>
      </w:r>
      <w:r w:rsidR="00B92A0F">
        <w:rPr>
          <w:sz w:val="20"/>
        </w:rPr>
        <w:t xml:space="preserve">successfully </w:t>
      </w:r>
      <w:r w:rsidR="00784632">
        <w:rPr>
          <w:sz w:val="20"/>
        </w:rPr>
        <w:t xml:space="preserve">implementing </w:t>
      </w:r>
      <w:r w:rsidR="00B92A0F">
        <w:rPr>
          <w:sz w:val="20"/>
        </w:rPr>
        <w:t xml:space="preserve">the </w:t>
      </w:r>
      <w:r w:rsidR="00784632">
        <w:rPr>
          <w:sz w:val="20"/>
        </w:rPr>
        <w:t xml:space="preserve">new </w:t>
      </w:r>
      <w:r w:rsidR="00B92A0F">
        <w:rPr>
          <w:sz w:val="20"/>
        </w:rPr>
        <w:t xml:space="preserve">SAG reline strategy, resulting in </w:t>
      </w:r>
      <w:r w:rsidR="00E2023C">
        <w:rPr>
          <w:sz w:val="20"/>
        </w:rPr>
        <w:t>a</w:t>
      </w:r>
      <w:r w:rsidR="00B92A0F">
        <w:rPr>
          <w:sz w:val="20"/>
        </w:rPr>
        <w:t xml:space="preserve"> </w:t>
      </w:r>
      <w:r w:rsidR="002260C4">
        <w:rPr>
          <w:sz w:val="20"/>
        </w:rPr>
        <w:t>reduc</w:t>
      </w:r>
      <w:r w:rsidR="00B92A0F">
        <w:rPr>
          <w:sz w:val="20"/>
        </w:rPr>
        <w:t>tion</w:t>
      </w:r>
      <w:r w:rsidR="003F191C">
        <w:rPr>
          <w:sz w:val="20"/>
        </w:rPr>
        <w:t xml:space="preserve"> from 4 to 2</w:t>
      </w:r>
      <w:r w:rsidR="00B92A0F">
        <w:rPr>
          <w:sz w:val="20"/>
        </w:rPr>
        <w:t xml:space="preserve"> </w:t>
      </w:r>
      <w:r w:rsidR="002A645C">
        <w:rPr>
          <w:sz w:val="20"/>
        </w:rPr>
        <w:t>relines</w:t>
      </w:r>
      <w:r w:rsidR="003F191C">
        <w:rPr>
          <w:sz w:val="20"/>
        </w:rPr>
        <w:t xml:space="preserve"> per year.</w:t>
      </w:r>
    </w:p>
    <w:p w14:paraId="1CAF7B5D" w14:textId="61B3CE34" w:rsidR="002A645C" w:rsidRDefault="00F42D7E" w:rsidP="00F42D7E">
      <w:pPr>
        <w:pStyle w:val="ListParagraph"/>
        <w:numPr>
          <w:ilvl w:val="0"/>
          <w:numId w:val="1"/>
        </w:numPr>
        <w:tabs>
          <w:tab w:val="left" w:pos="1832"/>
          <w:tab w:val="left" w:pos="1833"/>
        </w:tabs>
        <w:ind w:right="1512"/>
        <w:jc w:val="both"/>
        <w:rPr>
          <w:sz w:val="20"/>
        </w:rPr>
      </w:pPr>
      <w:r>
        <w:rPr>
          <w:sz w:val="20"/>
        </w:rPr>
        <w:t xml:space="preserve">SAG mill </w:t>
      </w:r>
      <w:ins w:id="199" w:author="Nestor Orcon" w:date="2026-02-16T14:37:00Z" w16du:dateUtc="2026-02-16T19:37:00Z">
        <w:r w:rsidR="00F54CA0">
          <w:rPr>
            <w:sz w:val="20"/>
          </w:rPr>
          <w:t xml:space="preserve">high wear </w:t>
        </w:r>
      </w:ins>
      <w:r>
        <w:rPr>
          <w:sz w:val="20"/>
        </w:rPr>
        <w:t xml:space="preserve">reline </w:t>
      </w:r>
      <w:ins w:id="200" w:author="Nestor Orcon" w:date="2026-02-16T14:49:00Z" w16du:dateUtc="2026-02-16T19:49:00Z">
        <w:r w:rsidR="0043341D">
          <w:rPr>
            <w:sz w:val="20"/>
          </w:rPr>
          <w:t>down</w:t>
        </w:r>
      </w:ins>
      <w:r>
        <w:rPr>
          <w:sz w:val="20"/>
        </w:rPr>
        <w:t xml:space="preserve">time </w:t>
      </w:r>
      <w:r w:rsidR="00B8694B">
        <w:rPr>
          <w:sz w:val="20"/>
        </w:rPr>
        <w:t>decreased</w:t>
      </w:r>
      <w:r>
        <w:rPr>
          <w:sz w:val="20"/>
        </w:rPr>
        <w:t xml:space="preserve"> </w:t>
      </w:r>
      <w:ins w:id="201" w:author="Nestor Orcon" w:date="2026-02-16T14:36:00Z" w16du:dateUtc="2026-02-16T19:36:00Z">
        <w:r w:rsidR="001F5EC9">
          <w:rPr>
            <w:sz w:val="20"/>
          </w:rPr>
          <w:t>25 hours</w:t>
        </w:r>
      </w:ins>
      <w:del w:id="202" w:author="Nestor Orcon" w:date="2026-02-16T14:36:00Z" w16du:dateUtc="2026-02-16T19:36:00Z">
        <w:r w:rsidDel="001F5EC9">
          <w:rPr>
            <w:sz w:val="20"/>
          </w:rPr>
          <w:delText>by 40%</w:delText>
        </w:r>
        <w:r w:rsidR="00835B0B" w:rsidDel="001F5EC9">
          <w:rPr>
            <w:sz w:val="20"/>
          </w:rPr>
          <w:delText xml:space="preserve"> </w:delText>
        </w:r>
      </w:del>
      <w:ins w:id="203" w:author="Nestor Orcon" w:date="2026-02-16T14:36:00Z" w16du:dateUtc="2026-02-16T19:36:00Z">
        <w:r w:rsidR="001F5EC9">
          <w:rPr>
            <w:sz w:val="20"/>
          </w:rPr>
          <w:t xml:space="preserve"> </w:t>
        </w:r>
      </w:ins>
      <w:r w:rsidR="00572716">
        <w:rPr>
          <w:sz w:val="20"/>
        </w:rPr>
        <w:t xml:space="preserve">as a result of the new </w:t>
      </w:r>
      <w:r w:rsidR="00B8694B">
        <w:rPr>
          <w:sz w:val="20"/>
        </w:rPr>
        <w:t>liner configuration</w:t>
      </w:r>
      <w:r w:rsidR="00572716">
        <w:rPr>
          <w:sz w:val="20"/>
        </w:rPr>
        <w:t>, which</w:t>
      </w:r>
      <w:r w:rsidR="00B8694B">
        <w:rPr>
          <w:sz w:val="20"/>
        </w:rPr>
        <w:t xml:space="preserve"> </w:t>
      </w:r>
      <w:ins w:id="204" w:author="Nestor Orcon" w:date="2026-02-16T14:47:00Z" w16du:dateUtc="2026-02-16T19:47:00Z">
        <w:r w:rsidR="00A42E6D">
          <w:rPr>
            <w:sz w:val="20"/>
          </w:rPr>
          <w:t>decr</w:t>
        </w:r>
      </w:ins>
      <w:ins w:id="205" w:author="Nestor Orcon" w:date="2026-02-16T14:48:00Z" w16du:dateUtc="2026-02-16T19:48:00Z">
        <w:r w:rsidR="00A42E6D">
          <w:rPr>
            <w:sz w:val="20"/>
          </w:rPr>
          <w:t>e</w:t>
        </w:r>
      </w:ins>
      <w:ins w:id="206" w:author="Nestor Orcon" w:date="2026-02-16T14:47:00Z" w16du:dateUtc="2026-02-16T19:47:00Z">
        <w:r w:rsidR="00A42E6D">
          <w:rPr>
            <w:sz w:val="20"/>
          </w:rPr>
          <w:t>a</w:t>
        </w:r>
      </w:ins>
      <w:ins w:id="207" w:author="Nestor Orcon" w:date="2026-02-16T14:48:00Z" w16du:dateUtc="2026-02-16T19:48:00Z">
        <w:r w:rsidR="00A42E6D">
          <w:rPr>
            <w:sz w:val="20"/>
          </w:rPr>
          <w:t>sed</w:t>
        </w:r>
      </w:ins>
      <w:del w:id="208" w:author="Nestor Orcon" w:date="2026-02-16T14:47:00Z" w16du:dateUtc="2026-02-16T19:47:00Z">
        <w:r w:rsidR="00B8694B" w:rsidDel="00A42E6D">
          <w:rPr>
            <w:sz w:val="20"/>
          </w:rPr>
          <w:delText>reduced</w:delText>
        </w:r>
      </w:del>
      <w:r w:rsidR="00B8694B">
        <w:rPr>
          <w:sz w:val="20"/>
        </w:rPr>
        <w:t xml:space="preserve"> the total number of </w:t>
      </w:r>
      <w:ins w:id="209" w:author="Nestor Orcon" w:date="2026-02-16T14:48:00Z" w16du:dateUtc="2026-02-16T19:48:00Z">
        <w:r w:rsidR="00A42E6D">
          <w:rPr>
            <w:sz w:val="20"/>
          </w:rPr>
          <w:t xml:space="preserve">shell </w:t>
        </w:r>
      </w:ins>
      <w:r w:rsidR="00B8694B">
        <w:rPr>
          <w:sz w:val="20"/>
        </w:rPr>
        <w:t>liner</w:t>
      </w:r>
      <w:ins w:id="210" w:author="Nestor Orcon" w:date="2026-02-16T14:48:00Z" w16du:dateUtc="2026-02-16T19:48:00Z">
        <w:r w:rsidR="00A42E6D">
          <w:rPr>
            <w:sz w:val="20"/>
          </w:rPr>
          <w:t xml:space="preserve"> pieces</w:t>
        </w:r>
      </w:ins>
      <w:del w:id="211" w:author="Nestor Orcon" w:date="2026-02-16T14:48:00Z" w16du:dateUtc="2026-02-16T19:48:00Z">
        <w:r w:rsidR="00B8694B" w:rsidDel="00A42E6D">
          <w:rPr>
            <w:sz w:val="20"/>
          </w:rPr>
          <w:delText>s</w:delText>
        </w:r>
      </w:del>
      <w:r w:rsidR="00B8694B">
        <w:rPr>
          <w:sz w:val="20"/>
        </w:rPr>
        <w:t xml:space="preserve"> </w:t>
      </w:r>
      <w:ins w:id="212" w:author="Nestor Orcon" w:date="2026-02-16T14:36:00Z" w16du:dateUtc="2026-02-16T19:36:00Z">
        <w:r w:rsidR="001F5EC9">
          <w:rPr>
            <w:sz w:val="20"/>
          </w:rPr>
          <w:t>by 100</w:t>
        </w:r>
      </w:ins>
      <w:ins w:id="213" w:author="Nestor Orcon" w:date="2026-02-16T14:48:00Z" w16du:dateUtc="2026-02-16T19:48:00Z">
        <w:r w:rsidR="00A42E6D">
          <w:rPr>
            <w:sz w:val="20"/>
          </w:rPr>
          <w:t>.</w:t>
        </w:r>
      </w:ins>
      <w:ins w:id="214" w:author="Nestor Orcon" w:date="2026-02-16T14:36:00Z" w16du:dateUtc="2026-02-16T19:36:00Z">
        <w:r w:rsidR="001F5EC9">
          <w:rPr>
            <w:sz w:val="20"/>
          </w:rPr>
          <w:t xml:space="preserve"> </w:t>
        </w:r>
      </w:ins>
    </w:p>
    <w:p w14:paraId="54DF1407" w14:textId="06BE4D68" w:rsidR="002A645C" w:rsidRPr="00B56977" w:rsidRDefault="00B8694B" w:rsidP="00B56977">
      <w:pPr>
        <w:pStyle w:val="ListParagraph"/>
        <w:numPr>
          <w:ilvl w:val="0"/>
          <w:numId w:val="1"/>
        </w:numPr>
        <w:tabs>
          <w:tab w:val="left" w:pos="1832"/>
          <w:tab w:val="left" w:pos="1833"/>
        </w:tabs>
        <w:ind w:right="1512"/>
        <w:jc w:val="both"/>
        <w:rPr>
          <w:sz w:val="20"/>
        </w:rPr>
      </w:pPr>
      <w:r>
        <w:rPr>
          <w:sz w:val="20"/>
        </w:rPr>
        <w:t xml:space="preserve">Unplanned </w:t>
      </w:r>
      <w:r w:rsidR="002260C4" w:rsidRPr="002260C4">
        <w:rPr>
          <w:sz w:val="20"/>
        </w:rPr>
        <w:t>SAG mill</w:t>
      </w:r>
      <w:r w:rsidR="00835B0B">
        <w:rPr>
          <w:sz w:val="20"/>
        </w:rPr>
        <w:t xml:space="preserve"> liners</w:t>
      </w:r>
      <w:r w:rsidR="002A645C" w:rsidRPr="002260C4">
        <w:rPr>
          <w:sz w:val="20"/>
        </w:rPr>
        <w:t xml:space="preserve"> </w:t>
      </w:r>
      <w:r>
        <w:rPr>
          <w:sz w:val="20"/>
        </w:rPr>
        <w:t xml:space="preserve">downtime </w:t>
      </w:r>
      <w:r w:rsidR="002A645C" w:rsidRPr="002260C4">
        <w:rPr>
          <w:sz w:val="20"/>
        </w:rPr>
        <w:t xml:space="preserve">was mitigated </w:t>
      </w:r>
      <w:r>
        <w:rPr>
          <w:sz w:val="20"/>
        </w:rPr>
        <w:t xml:space="preserve">by </w:t>
      </w:r>
      <w:r w:rsidR="002A645C" w:rsidRPr="002260C4">
        <w:rPr>
          <w:sz w:val="20"/>
        </w:rPr>
        <w:t>the elimination of chronic liner failure</w:t>
      </w:r>
      <w:r w:rsidR="002260C4">
        <w:rPr>
          <w:sz w:val="20"/>
        </w:rPr>
        <w:t xml:space="preserve"> </w:t>
      </w:r>
      <w:r w:rsidR="002A645C" w:rsidRPr="002260C4">
        <w:rPr>
          <w:sz w:val="20"/>
        </w:rPr>
        <w:t>events</w:t>
      </w:r>
      <w:r>
        <w:rPr>
          <w:sz w:val="20"/>
        </w:rPr>
        <w:t xml:space="preserve"> through improved reliability-</w:t>
      </w:r>
      <w:r w:rsidR="00835B0B">
        <w:rPr>
          <w:sz w:val="20"/>
        </w:rPr>
        <w:t>centered</w:t>
      </w:r>
      <w:r>
        <w:rPr>
          <w:sz w:val="20"/>
        </w:rPr>
        <w:t xml:space="preserve"> liner design and</w:t>
      </w:r>
      <w:r w:rsidR="00592DC8">
        <w:rPr>
          <w:sz w:val="20"/>
        </w:rPr>
        <w:t xml:space="preserve"> condition</w:t>
      </w:r>
      <w:r w:rsidR="002C173A">
        <w:rPr>
          <w:sz w:val="20"/>
        </w:rPr>
        <w:t>-</w:t>
      </w:r>
      <w:r w:rsidR="00592DC8">
        <w:rPr>
          <w:sz w:val="20"/>
        </w:rPr>
        <w:t>base</w:t>
      </w:r>
      <w:r w:rsidR="002C173A">
        <w:rPr>
          <w:sz w:val="20"/>
        </w:rPr>
        <w:t>d</w:t>
      </w:r>
      <w:r>
        <w:rPr>
          <w:sz w:val="20"/>
        </w:rPr>
        <w:t xml:space="preserve"> monitoring practices</w:t>
      </w:r>
    </w:p>
    <w:p w14:paraId="03685D6D" w14:textId="2270C839" w:rsidR="00226AAA" w:rsidRDefault="00592DC8" w:rsidP="00BE6715">
      <w:pPr>
        <w:pStyle w:val="ListParagraph"/>
        <w:numPr>
          <w:ilvl w:val="0"/>
          <w:numId w:val="1"/>
        </w:numPr>
        <w:tabs>
          <w:tab w:val="left" w:pos="1832"/>
          <w:tab w:val="left" w:pos="1833"/>
        </w:tabs>
        <w:ind w:right="1512"/>
        <w:jc w:val="both"/>
        <w:rPr>
          <w:sz w:val="20"/>
        </w:rPr>
      </w:pPr>
      <w:r>
        <w:rPr>
          <w:sz w:val="20"/>
        </w:rPr>
        <w:t xml:space="preserve">Unscheduled shutdown due to </w:t>
      </w:r>
      <w:r w:rsidR="00364105">
        <w:rPr>
          <w:sz w:val="20"/>
        </w:rPr>
        <w:t>broken bolts</w:t>
      </w:r>
      <w:r w:rsidR="002260C4">
        <w:rPr>
          <w:sz w:val="20"/>
        </w:rPr>
        <w:t xml:space="preserve"> were mitigated</w:t>
      </w:r>
      <w:r w:rsidR="00364105">
        <w:rPr>
          <w:sz w:val="20"/>
        </w:rPr>
        <w:t xml:space="preserve"> </w:t>
      </w:r>
      <w:r>
        <w:rPr>
          <w:sz w:val="20"/>
        </w:rPr>
        <w:t xml:space="preserve">via the optimization of bolting procedure, lubrication and </w:t>
      </w:r>
      <w:r w:rsidR="00364105">
        <w:rPr>
          <w:sz w:val="20"/>
        </w:rPr>
        <w:t>implementation of smart bolt technology that enables real-time tension monitoring</w:t>
      </w:r>
      <w:r w:rsidR="00673BB3">
        <w:rPr>
          <w:sz w:val="20"/>
        </w:rPr>
        <w:t xml:space="preserve"> </w:t>
      </w:r>
      <w:r w:rsidR="00226AAA">
        <w:rPr>
          <w:sz w:val="20"/>
        </w:rPr>
        <w:t xml:space="preserve"> </w:t>
      </w:r>
    </w:p>
    <w:p w14:paraId="58C563CE" w14:textId="13361CD5" w:rsidR="00B56977" w:rsidRDefault="00B56977" w:rsidP="00BE6715">
      <w:pPr>
        <w:pStyle w:val="ListParagraph"/>
        <w:numPr>
          <w:ilvl w:val="0"/>
          <w:numId w:val="1"/>
        </w:numPr>
        <w:tabs>
          <w:tab w:val="left" w:pos="1832"/>
          <w:tab w:val="left" w:pos="1833"/>
        </w:tabs>
        <w:ind w:right="1512"/>
        <w:jc w:val="both"/>
        <w:rPr>
          <w:sz w:val="20"/>
        </w:rPr>
      </w:pPr>
      <w:r w:rsidRPr="002260C4">
        <w:rPr>
          <w:sz w:val="20"/>
        </w:rPr>
        <w:t>Grinding efficiency</w:t>
      </w:r>
      <w:r w:rsidR="00E56E82">
        <w:rPr>
          <w:sz w:val="20"/>
        </w:rPr>
        <w:t xml:space="preserve"> was</w:t>
      </w:r>
      <w:r w:rsidRPr="002260C4">
        <w:rPr>
          <w:sz w:val="20"/>
        </w:rPr>
        <w:t xml:space="preserve"> </w:t>
      </w:r>
      <w:r w:rsidR="000E27F1">
        <w:rPr>
          <w:sz w:val="20"/>
        </w:rPr>
        <w:t xml:space="preserve">significantly </w:t>
      </w:r>
      <w:r w:rsidRPr="002260C4">
        <w:rPr>
          <w:sz w:val="20"/>
        </w:rPr>
        <w:t xml:space="preserve">improved, </w:t>
      </w:r>
      <w:r>
        <w:rPr>
          <w:sz w:val="20"/>
        </w:rPr>
        <w:t>resulting in a throughput i</w:t>
      </w:r>
      <w:r w:rsidR="00F07BF9">
        <w:rPr>
          <w:sz w:val="20"/>
        </w:rPr>
        <w:t>ncr</w:t>
      </w:r>
      <w:ins w:id="215" w:author="Nestor Orcon" w:date="2026-02-16T14:33:00Z" w16du:dateUtc="2026-02-16T19:33:00Z">
        <w:r w:rsidR="00C3605C">
          <w:rPr>
            <w:sz w:val="20"/>
          </w:rPr>
          <w:t>ease</w:t>
        </w:r>
      </w:ins>
      <w:del w:id="216" w:author="Nestor Orcon" w:date="2026-02-16T14:33:00Z" w16du:dateUtc="2026-02-16T19:33:00Z">
        <w:r w:rsidR="00F07BF9" w:rsidDel="00C3605C">
          <w:rPr>
            <w:sz w:val="20"/>
          </w:rPr>
          <w:delText>ement</w:delText>
        </w:r>
      </w:del>
      <w:r w:rsidR="00F07BF9">
        <w:rPr>
          <w:sz w:val="20"/>
        </w:rPr>
        <w:t xml:space="preserve"> </w:t>
      </w:r>
      <w:r>
        <w:rPr>
          <w:sz w:val="20"/>
        </w:rPr>
        <w:t xml:space="preserve">of </w:t>
      </w:r>
      <w:r w:rsidR="00F07BF9">
        <w:rPr>
          <w:sz w:val="20"/>
        </w:rPr>
        <w:t>66</w:t>
      </w:r>
      <w:r w:rsidR="006C7B9A">
        <w:rPr>
          <w:sz w:val="20"/>
        </w:rPr>
        <w:t xml:space="preserve"> tons/hour</w:t>
      </w:r>
      <w:r w:rsidRPr="002260C4">
        <w:rPr>
          <w:sz w:val="20"/>
        </w:rPr>
        <w:t xml:space="preserve"> </w:t>
      </w:r>
      <w:del w:id="217" w:author="Nestor Orcon" w:date="2026-02-15T22:38:00Z" w16du:dateUtc="2026-02-16T03:38:00Z">
        <w:r w:rsidR="000E27F1" w:rsidDel="006C7B9A">
          <w:rPr>
            <w:sz w:val="20"/>
          </w:rPr>
          <w:delText xml:space="preserve"> </w:delText>
        </w:r>
      </w:del>
      <w:r w:rsidR="006C7B9A">
        <w:rPr>
          <w:sz w:val="20"/>
        </w:rPr>
        <w:t>and</w:t>
      </w:r>
      <w:ins w:id="218" w:author="Nestor Orcon" w:date="2026-02-16T14:34:00Z" w16du:dateUtc="2026-02-16T19:34:00Z">
        <w:r w:rsidR="00C3605C">
          <w:rPr>
            <w:sz w:val="20"/>
          </w:rPr>
          <w:t xml:space="preserve"> a 7% reduction in</w:t>
        </w:r>
      </w:ins>
      <w:r w:rsidR="006C7B9A">
        <w:rPr>
          <w:sz w:val="20"/>
        </w:rPr>
        <w:t xml:space="preserve"> specific energy consumption</w:t>
      </w:r>
      <w:del w:id="219" w:author="Nestor Orcon" w:date="2026-02-16T14:34:00Z" w16du:dateUtc="2026-02-16T19:34:00Z">
        <w:r w:rsidR="006C7B9A" w:rsidDel="00C3605C">
          <w:rPr>
            <w:sz w:val="20"/>
          </w:rPr>
          <w:delText xml:space="preserve"> decreased by 7%</w:delText>
        </w:r>
      </w:del>
    </w:p>
    <w:p w14:paraId="3D4BA4B4" w14:textId="10A8FA88" w:rsidR="0035623E" w:rsidRDefault="0035623E">
      <w:pPr>
        <w:jc w:val="both"/>
        <w:rPr>
          <w:ins w:id="220" w:author="Nestor Orcon" w:date="2026-02-15T22:08:00Z" w16du:dateUtc="2026-02-16T03:08:00Z"/>
        </w:rPr>
      </w:pPr>
    </w:p>
    <w:p w14:paraId="009526A5" w14:textId="1F48712E" w:rsidR="00096AE0" w:rsidDel="00714967" w:rsidRDefault="00096AE0">
      <w:pPr>
        <w:jc w:val="both"/>
        <w:rPr>
          <w:del w:id="221" w:author="Nestor Orcon" w:date="2026-02-15T22:15:00Z" w16du:dateUtc="2026-02-16T03:15:00Z"/>
        </w:rPr>
      </w:pPr>
    </w:p>
    <w:p w14:paraId="2D99F4C3" w14:textId="3BFE488B" w:rsidR="009B79B5" w:rsidRDefault="009B79B5" w:rsidP="009B79B5">
      <w:pPr>
        <w:pStyle w:val="Heading1"/>
        <w:numPr>
          <w:ilvl w:val="0"/>
          <w:numId w:val="2"/>
        </w:numPr>
      </w:pPr>
      <w:r>
        <w:t>FURTHER TRANSFORMATION</w:t>
      </w:r>
    </w:p>
    <w:p w14:paraId="064FAAC5" w14:textId="29E5531A" w:rsidR="009B79B5" w:rsidRDefault="009B79B5" w:rsidP="005560CD">
      <w:pPr>
        <w:pStyle w:val="BodyText"/>
        <w:spacing w:before="11"/>
        <w:jc w:val="both"/>
      </w:pPr>
    </w:p>
    <w:p w14:paraId="4336637A" w14:textId="68A63393" w:rsidR="009B79B5" w:rsidRDefault="003763E4" w:rsidP="005560CD">
      <w:pPr>
        <w:pStyle w:val="BodyText"/>
        <w:ind w:left="1474" w:right="1294" w:firstLine="719"/>
        <w:jc w:val="both"/>
      </w:pPr>
      <w:r>
        <w:t>In</w:t>
      </w:r>
      <w:r w:rsidR="008C2111">
        <w:t xml:space="preserve"> 202</w:t>
      </w:r>
      <w:r>
        <w:t>6</w:t>
      </w:r>
      <w:r w:rsidR="008C2111">
        <w:t>,</w:t>
      </w:r>
      <w:r w:rsidR="009A4256">
        <w:t xml:space="preserve"> in alignment with the S</w:t>
      </w:r>
      <w:r w:rsidR="005560CD">
        <w:t>AG reline strategy roadmap</w:t>
      </w:r>
      <w:r w:rsidR="00FB4A52">
        <w:t xml:space="preserve"> </w:t>
      </w:r>
      <w:r w:rsidR="007B04D2">
        <w:t>focused on improving m</w:t>
      </w:r>
      <w:r w:rsidR="00FB4A52">
        <w:t xml:space="preserve">ill </w:t>
      </w:r>
      <w:r w:rsidR="007B04D2">
        <w:t>a</w:t>
      </w:r>
      <w:r w:rsidR="00FB4A52">
        <w:t>vailability</w:t>
      </w:r>
      <w:r w:rsidR="005560CD">
        <w:t xml:space="preserve">, a </w:t>
      </w:r>
      <w:r w:rsidR="008C2111">
        <w:t xml:space="preserve">new </w:t>
      </w:r>
      <w:r w:rsidR="00E8073C">
        <w:t xml:space="preserve">iteration of </w:t>
      </w:r>
      <w:r w:rsidR="008234D2">
        <w:t>this</w:t>
      </w:r>
      <w:r w:rsidR="00E8073C">
        <w:t xml:space="preserve"> </w:t>
      </w:r>
      <w:r w:rsidR="008C2111">
        <w:t xml:space="preserve">Hi-Hi </w:t>
      </w:r>
      <w:r w:rsidR="009A4256">
        <w:t xml:space="preserve">shell liner </w:t>
      </w:r>
      <w:r w:rsidR="008C2111">
        <w:t xml:space="preserve">design will be </w:t>
      </w:r>
      <w:r w:rsidR="004C5150">
        <w:t>evaluated to</w:t>
      </w:r>
      <w:r w:rsidR="00E8073C">
        <w:t xml:space="preserve"> achieve its </w:t>
      </w:r>
      <w:r w:rsidR="008C2111">
        <w:t xml:space="preserve">full </w:t>
      </w:r>
      <w:r w:rsidR="009A4256">
        <w:t xml:space="preserve">wear </w:t>
      </w:r>
      <w:r w:rsidR="005560CD">
        <w:t>life</w:t>
      </w:r>
      <w:r w:rsidR="007B04D2">
        <w:t xml:space="preserve"> potential</w:t>
      </w:r>
      <w:r w:rsidR="009A4256">
        <w:t>. This trial will support ongoing c</w:t>
      </w:r>
      <w:r w:rsidR="005560CD">
        <w:t>ontinuous improvement</w:t>
      </w:r>
      <w:r w:rsidR="009A4256">
        <w:t xml:space="preserve"> initiatives and determin</w:t>
      </w:r>
      <w:r w:rsidR="00AC7A77">
        <w:t>e</w:t>
      </w:r>
      <w:r w:rsidR="009A4256">
        <w:t xml:space="preserve"> the feasibility of transitioning to a </w:t>
      </w:r>
      <w:r w:rsidR="005560CD">
        <w:t>Hi</w:t>
      </w:r>
      <w:r w:rsidR="008C2111">
        <w:t xml:space="preserve">-Lo </w:t>
      </w:r>
      <w:r w:rsidR="005560CD">
        <w:t xml:space="preserve">liner </w:t>
      </w:r>
      <w:r w:rsidR="009A4256">
        <w:t xml:space="preserve">configuration </w:t>
      </w:r>
      <w:r w:rsidR="00AC7A77">
        <w:t xml:space="preserve">for future </w:t>
      </w:r>
      <w:r w:rsidR="008234D2">
        <w:t>installs</w:t>
      </w:r>
      <w:r w:rsidR="00AC7A77">
        <w:t xml:space="preserve"> (</w:t>
      </w:r>
      <w:r w:rsidR="009A4256">
        <w:t xml:space="preserve">long-term objective of achieving </w:t>
      </w:r>
      <w:r w:rsidR="00AC7A77">
        <w:t xml:space="preserve">1 </w:t>
      </w:r>
      <w:r w:rsidR="009A4256">
        <w:t xml:space="preserve">SAG </w:t>
      </w:r>
      <w:r w:rsidR="008C2111">
        <w:t>reline per year</w:t>
      </w:r>
      <w:r w:rsidR="00AC7A77">
        <w:t>)</w:t>
      </w:r>
      <w:r w:rsidR="008C2111">
        <w:t>.</w:t>
      </w:r>
    </w:p>
    <w:p w14:paraId="6083712F" w14:textId="77777777" w:rsidR="009B79B5" w:rsidRDefault="009B79B5">
      <w:pPr>
        <w:jc w:val="both"/>
      </w:pPr>
    </w:p>
    <w:p w14:paraId="2F4E67C0" w14:textId="7CD24580" w:rsidR="007E79B5" w:rsidRDefault="007E79B5" w:rsidP="007E79B5">
      <w:pPr>
        <w:pStyle w:val="Heading1"/>
        <w:ind w:left="3458"/>
      </w:pPr>
      <w:r>
        <w:t>ACKNOWLED</w:t>
      </w:r>
      <w:r w:rsidR="005E7B52">
        <w:t>GE</w:t>
      </w:r>
    </w:p>
    <w:p w14:paraId="6DEF0B56" w14:textId="4631290F" w:rsidR="007E79B5" w:rsidRDefault="007E79B5" w:rsidP="00A50652">
      <w:pPr>
        <w:pStyle w:val="BodyText"/>
        <w:spacing w:before="11"/>
        <w:jc w:val="both"/>
      </w:pPr>
    </w:p>
    <w:p w14:paraId="7EF06DCC" w14:textId="02DCFC49" w:rsidR="00CA1331" w:rsidRDefault="00070EC7" w:rsidP="00A50652">
      <w:pPr>
        <w:pStyle w:val="BodyText"/>
        <w:ind w:left="1474" w:right="1294" w:firstLine="719"/>
        <w:jc w:val="both"/>
      </w:pPr>
      <w:r>
        <w:t xml:space="preserve">The authors </w:t>
      </w:r>
      <w:r w:rsidR="006A54FA">
        <w:t>acknowledge</w:t>
      </w:r>
      <w:r w:rsidR="00836EAC">
        <w:t xml:space="preserve"> </w:t>
      </w:r>
      <w:r w:rsidR="00054174">
        <w:t xml:space="preserve">Vale’s </w:t>
      </w:r>
      <w:r w:rsidR="00ED3CDF">
        <w:t xml:space="preserve">Clarabelle </w:t>
      </w:r>
      <w:r w:rsidR="00D306CA">
        <w:t xml:space="preserve">Mill </w:t>
      </w:r>
      <w:r w:rsidR="00054174">
        <w:t xml:space="preserve">for </w:t>
      </w:r>
      <w:r w:rsidR="00604528">
        <w:t xml:space="preserve">permission </w:t>
      </w:r>
      <w:r w:rsidR="00054174">
        <w:t xml:space="preserve">to publish this paper. Also, </w:t>
      </w:r>
      <w:r w:rsidR="007E79B5">
        <w:t>Kaltech, R</w:t>
      </w:r>
      <w:r w:rsidR="00250EDC">
        <w:t>ussel Mineral Equipment,</w:t>
      </w:r>
      <w:r w:rsidR="007E79B5">
        <w:t xml:space="preserve"> Copper State</w:t>
      </w:r>
      <w:r w:rsidR="00C35839">
        <w:t xml:space="preserve"> Bolts, Unmanned Aerial Inc</w:t>
      </w:r>
      <w:r w:rsidR="00831C08">
        <w:t>.</w:t>
      </w:r>
      <w:r w:rsidR="00C35839">
        <w:t xml:space="preserve"> </w:t>
      </w:r>
      <w:r w:rsidR="00836EAC">
        <w:t xml:space="preserve"> for th</w:t>
      </w:r>
      <w:r w:rsidR="00054174">
        <w:t>eir support</w:t>
      </w:r>
      <w:r w:rsidR="00A50652">
        <w:t xml:space="preserve"> on SAG reline strategy</w:t>
      </w:r>
    </w:p>
    <w:p w14:paraId="1385613F" w14:textId="77777777" w:rsidR="00CA1331" w:rsidRDefault="00CA1331" w:rsidP="00EC7F8A">
      <w:pPr>
        <w:pStyle w:val="Heading1"/>
      </w:pPr>
    </w:p>
    <w:p w14:paraId="1C3484C3" w14:textId="04D2514B" w:rsidR="00EC7F8A" w:rsidRDefault="00EC7F8A" w:rsidP="00EC7F8A">
      <w:pPr>
        <w:pStyle w:val="Heading1"/>
      </w:pPr>
      <w:r>
        <w:t>REFERENCES</w:t>
      </w:r>
    </w:p>
    <w:p w14:paraId="25D5FE83" w14:textId="77777777" w:rsidR="00EC7F8A" w:rsidRDefault="00EC7F8A" w:rsidP="00EC7F8A">
      <w:pPr>
        <w:pStyle w:val="BodyText"/>
        <w:spacing w:before="11"/>
      </w:pPr>
    </w:p>
    <w:p w14:paraId="6CEB75D0" w14:textId="0C48462D" w:rsidR="00A00861" w:rsidRPr="00FA5B4E" w:rsidRDefault="00A00861" w:rsidP="00963982">
      <w:pPr>
        <w:pStyle w:val="BodyText"/>
        <w:ind w:left="1474" w:right="1294"/>
      </w:pPr>
      <w:r>
        <w:t xml:space="preserve">Breininger, R. (2025). </w:t>
      </w:r>
      <w:r>
        <w:rPr>
          <w:i/>
          <w:iCs/>
        </w:rPr>
        <w:t xml:space="preserve">Clarabelle SAG Mill </w:t>
      </w:r>
      <w:r w:rsidR="00457724">
        <w:rPr>
          <w:i/>
          <w:iCs/>
        </w:rPr>
        <w:t xml:space="preserve">Bolting </w:t>
      </w:r>
      <w:r>
        <w:rPr>
          <w:i/>
          <w:iCs/>
        </w:rPr>
        <w:t>Report – LMF+ Installation Report</w:t>
      </w:r>
      <w:r w:rsidR="0000253E">
        <w:rPr>
          <w:i/>
          <w:iCs/>
        </w:rPr>
        <w:t xml:space="preserve">, </w:t>
      </w:r>
      <w:r w:rsidR="0000253E" w:rsidRPr="00FA5B4E">
        <w:t>Copper State Bolt and Nut / BoltSense LMF+,</w:t>
      </w:r>
    </w:p>
    <w:p w14:paraId="6A9C5F0E" w14:textId="3087CA5B" w:rsidR="00963982" w:rsidRDefault="00963982" w:rsidP="00963982">
      <w:pPr>
        <w:pStyle w:val="BodyText"/>
        <w:ind w:left="1474" w:right="1294"/>
      </w:pPr>
      <w:r>
        <w:t xml:space="preserve">Hart, S., Nordell, L. and Faulkner, C. (2006). </w:t>
      </w:r>
      <w:r w:rsidRPr="00D03ECB">
        <w:rPr>
          <w:i/>
          <w:iCs/>
        </w:rPr>
        <w:t>Development of a SAG mill shell liner design at Cadia DEM modelling</w:t>
      </w:r>
      <w:r>
        <w:rPr>
          <w:i/>
          <w:iCs/>
        </w:rPr>
        <w:t xml:space="preserve">, </w:t>
      </w:r>
      <w:r>
        <w:t xml:space="preserve">SAG Conference </w:t>
      </w:r>
    </w:p>
    <w:p w14:paraId="596CCA57" w14:textId="7FB0C657" w:rsidR="00FA5B4E" w:rsidRPr="00FA5B4E" w:rsidRDefault="00FA5B4E" w:rsidP="00963982">
      <w:pPr>
        <w:pStyle w:val="BodyText"/>
        <w:ind w:left="1474" w:right="1294"/>
      </w:pPr>
      <w:r>
        <w:t xml:space="preserve">Helluin, G. (2025). </w:t>
      </w:r>
      <w:r w:rsidRPr="00FA5B4E">
        <w:rPr>
          <w:i/>
          <w:iCs/>
        </w:rPr>
        <w:t>Clarabelle</w:t>
      </w:r>
      <w:r w:rsidR="009F6109">
        <w:rPr>
          <w:i/>
          <w:iCs/>
        </w:rPr>
        <w:t xml:space="preserve"> </w:t>
      </w:r>
      <w:r w:rsidR="00605512">
        <w:rPr>
          <w:i/>
          <w:iCs/>
        </w:rPr>
        <w:t xml:space="preserve">SAG </w:t>
      </w:r>
      <w:r w:rsidR="009F6109">
        <w:rPr>
          <w:i/>
          <w:iCs/>
        </w:rPr>
        <w:t>Mill</w:t>
      </w:r>
      <w:r w:rsidRPr="00FA5B4E">
        <w:rPr>
          <w:i/>
          <w:iCs/>
        </w:rPr>
        <w:t xml:space="preserve"> Drone</w:t>
      </w:r>
      <w:r w:rsidR="009F6109">
        <w:rPr>
          <w:i/>
          <w:iCs/>
        </w:rPr>
        <w:t>-</w:t>
      </w:r>
      <w:r w:rsidRPr="00FA5B4E">
        <w:rPr>
          <w:i/>
          <w:iCs/>
        </w:rPr>
        <w:t>UT Inspection Report</w:t>
      </w:r>
      <w:r>
        <w:rPr>
          <w:i/>
          <w:iCs/>
        </w:rPr>
        <w:t xml:space="preserve">, </w:t>
      </w:r>
      <w:r>
        <w:t>Unmanned Aerial Services Inc.</w:t>
      </w:r>
    </w:p>
    <w:p w14:paraId="33076B2D" w14:textId="15A79787" w:rsidR="00EC0E5D" w:rsidRDefault="00EC0E5D" w:rsidP="00963982">
      <w:pPr>
        <w:pStyle w:val="BodyText"/>
        <w:ind w:left="1474" w:right="1294"/>
      </w:pPr>
      <w:r>
        <w:t xml:space="preserve">Jansch, J., Birkhofer, H. (2006). </w:t>
      </w:r>
      <w:r w:rsidRPr="00EC0E5D">
        <w:rPr>
          <w:i/>
          <w:iCs/>
        </w:rPr>
        <w:t>The Development of The Guideline VDI 2221 – The Change Direction</w:t>
      </w:r>
      <w:r>
        <w:t xml:space="preserve">, International Design Conference – Design 2006  </w:t>
      </w:r>
    </w:p>
    <w:p w14:paraId="7EDD5395" w14:textId="5CC3C04C" w:rsidR="00FB1BB6" w:rsidRDefault="00FB1BB6" w:rsidP="00FB1BB6">
      <w:pPr>
        <w:pStyle w:val="BodyText"/>
        <w:ind w:left="1474" w:right="1294"/>
      </w:pPr>
      <w:r>
        <w:t>Orcon,</w:t>
      </w:r>
      <w:r w:rsidR="009D5D36">
        <w:t xml:space="preserve"> N. (2022).</w:t>
      </w:r>
      <w:r>
        <w:t xml:space="preserve"> </w:t>
      </w:r>
      <w:r w:rsidRPr="009D5D36">
        <w:rPr>
          <w:i/>
          <w:iCs/>
        </w:rPr>
        <w:t>Root Cause Analysis – SAG Shell Liner Failure,</w:t>
      </w:r>
      <w:r>
        <w:t xml:space="preserve"> Clarabelle Mill</w:t>
      </w:r>
      <w:r w:rsidR="009D5D36">
        <w:t xml:space="preserve"> </w:t>
      </w:r>
      <w:r w:rsidR="00346126">
        <w:t xml:space="preserve">Reliability </w:t>
      </w:r>
      <w:r w:rsidR="009D5D36">
        <w:t>Engineering</w:t>
      </w:r>
    </w:p>
    <w:p w14:paraId="57323BA9" w14:textId="16964DF6" w:rsidR="00346126" w:rsidRDefault="00FB1BB6" w:rsidP="00346126">
      <w:pPr>
        <w:pStyle w:val="BodyText"/>
        <w:ind w:left="1474" w:right="1294"/>
      </w:pPr>
      <w:r>
        <w:t>Orcon,</w:t>
      </w:r>
      <w:r w:rsidR="009D5D36">
        <w:t xml:space="preserve"> N. (2023).</w:t>
      </w:r>
      <w:r>
        <w:t xml:space="preserve"> </w:t>
      </w:r>
      <w:r w:rsidRPr="009D5D36">
        <w:rPr>
          <w:i/>
          <w:iCs/>
        </w:rPr>
        <w:t>Study of Shell Liner Wear Profile</w:t>
      </w:r>
      <w:r>
        <w:t>, Clarabelle Mill</w:t>
      </w:r>
      <w:r w:rsidR="009D5D36">
        <w:t xml:space="preserve"> Reliability Engineering</w:t>
      </w:r>
    </w:p>
    <w:p w14:paraId="21A31B24" w14:textId="5E251637" w:rsidR="00C34B3D" w:rsidRDefault="00C34B3D" w:rsidP="00FB1BB6">
      <w:pPr>
        <w:pStyle w:val="BodyText"/>
        <w:ind w:left="1474" w:right="1294"/>
      </w:pPr>
      <w:r>
        <w:t xml:space="preserve">Outkes, C. (2025). </w:t>
      </w:r>
      <w:r w:rsidRPr="00C34B3D">
        <w:rPr>
          <w:i/>
          <w:iCs/>
        </w:rPr>
        <w:t>Clarabelle Mill SAG Mill Reline Service Report,</w:t>
      </w:r>
      <w:r>
        <w:t xml:space="preserve"> Kaltech</w:t>
      </w:r>
    </w:p>
    <w:p w14:paraId="6D89EB70" w14:textId="1626446D" w:rsidR="00F91A3F" w:rsidRPr="00EA3A54" w:rsidRDefault="00F91A3F" w:rsidP="00F91A3F">
      <w:pPr>
        <w:pStyle w:val="BodyText"/>
        <w:ind w:left="1474" w:right="1294"/>
      </w:pPr>
      <w:r>
        <w:t>Powel</w:t>
      </w:r>
      <w:r w:rsidRPr="00EA3A54">
        <w:t xml:space="preserve">, </w:t>
      </w:r>
      <w:r>
        <w:t>M</w:t>
      </w:r>
      <w:r w:rsidRPr="00EA3A54">
        <w:t>., Smit, I., Rad</w:t>
      </w:r>
      <w:r>
        <w:t xml:space="preserve">ziszewski, P., Cleary, P., Rattray, B., Eriksson, K., Schaeffer, L (2006) </w:t>
      </w:r>
      <w:r w:rsidRPr="00EA3A54">
        <w:rPr>
          <w:i/>
          <w:iCs/>
        </w:rPr>
        <w:t>The Selection and Design of Mill Liners</w:t>
      </w:r>
      <w:r>
        <w:rPr>
          <w:i/>
          <w:iCs/>
        </w:rPr>
        <w:t xml:space="preserve">. </w:t>
      </w:r>
      <w:r>
        <w:t>SAG Conference</w:t>
      </w:r>
    </w:p>
    <w:p w14:paraId="25A7CFDD" w14:textId="40245BF9" w:rsidR="00FB1BB6" w:rsidRPr="00BB5FB0" w:rsidRDefault="00FB1BB6" w:rsidP="00FB1BB6">
      <w:pPr>
        <w:pStyle w:val="BodyText"/>
        <w:ind w:left="1474" w:right="1294"/>
      </w:pPr>
      <w:r>
        <w:t>Royston</w:t>
      </w:r>
      <w:r w:rsidR="009D5D36">
        <w:t>,</w:t>
      </w:r>
      <w:r>
        <w:t xml:space="preserve"> D</w:t>
      </w:r>
      <w:r w:rsidR="009D5D36">
        <w:t>. (2006).</w:t>
      </w:r>
      <w:r>
        <w:t xml:space="preserve"> </w:t>
      </w:r>
      <w:r w:rsidR="007140D1">
        <w:t xml:space="preserve">Current </w:t>
      </w:r>
      <w:r w:rsidRPr="009D5D36">
        <w:rPr>
          <w:i/>
          <w:iCs/>
        </w:rPr>
        <w:t>Development in SAG Liners Design</w:t>
      </w:r>
      <w:r w:rsidR="00BB5FB0">
        <w:rPr>
          <w:i/>
          <w:iCs/>
        </w:rPr>
        <w:t xml:space="preserve">, </w:t>
      </w:r>
      <w:r w:rsidR="00D70C96">
        <w:t>S</w:t>
      </w:r>
      <w:r w:rsidR="007140D1">
        <w:t>AG Conference</w:t>
      </w:r>
    </w:p>
    <w:p w14:paraId="31DE25A8" w14:textId="7AF1A36E" w:rsidR="00FB1BB6" w:rsidRPr="00E3119D" w:rsidRDefault="00FB1BB6" w:rsidP="00FB1BB6">
      <w:pPr>
        <w:pStyle w:val="BodyText"/>
        <w:ind w:left="1474" w:right="1294"/>
      </w:pPr>
      <w:r>
        <w:t>Royston</w:t>
      </w:r>
      <w:r w:rsidR="00E3119D">
        <w:t>,</w:t>
      </w:r>
      <w:r>
        <w:t xml:space="preserve"> D</w:t>
      </w:r>
      <w:r w:rsidR="00E3119D">
        <w:t>. (20</w:t>
      </w:r>
      <w:r w:rsidR="009D3453">
        <w:t>12</w:t>
      </w:r>
      <w:r w:rsidR="00E3119D">
        <w:t>).</w:t>
      </w:r>
      <w:r>
        <w:t xml:space="preserve"> </w:t>
      </w:r>
      <w:r w:rsidRPr="00E3119D">
        <w:rPr>
          <w:i/>
          <w:iCs/>
        </w:rPr>
        <w:t>Packing in SAG Mill Liners - Issues and Controls</w:t>
      </w:r>
      <w:r w:rsidR="00E3119D">
        <w:rPr>
          <w:i/>
          <w:iCs/>
        </w:rPr>
        <w:t xml:space="preserve">, </w:t>
      </w:r>
      <w:r w:rsidR="009D3453">
        <w:t>CIM</w:t>
      </w:r>
    </w:p>
    <w:p w14:paraId="48BA6B56" w14:textId="243E59BA" w:rsidR="00275D82" w:rsidRDefault="00275D82" w:rsidP="00943C86">
      <w:pPr>
        <w:pStyle w:val="BodyText"/>
        <w:ind w:left="1474" w:right="1294"/>
      </w:pPr>
      <w:r>
        <w:t xml:space="preserve">Russel, J. (2006). </w:t>
      </w:r>
      <w:r w:rsidRPr="00275D82">
        <w:rPr>
          <w:i/>
          <w:iCs/>
        </w:rPr>
        <w:t>Advanced Grinding Mill Relining for Process Metallurgists and Management</w:t>
      </w:r>
      <w:r>
        <w:t>, SAG Conference</w:t>
      </w:r>
    </w:p>
    <w:p w14:paraId="179222EB" w14:textId="42D27E56" w:rsidR="001809FE" w:rsidRDefault="001809FE" w:rsidP="00943C86">
      <w:pPr>
        <w:pStyle w:val="BodyText"/>
        <w:ind w:left="1474" w:right="1294"/>
        <w:rPr>
          <w:sz w:val="22"/>
        </w:rPr>
      </w:pPr>
      <w:r>
        <w:t xml:space="preserve">Wadekar, A. (2025). </w:t>
      </w:r>
      <w:r w:rsidRPr="001809FE">
        <w:rPr>
          <w:i/>
          <w:iCs/>
        </w:rPr>
        <w:t>Clarabelle SAG</w:t>
      </w:r>
      <w:r w:rsidR="00A50652">
        <w:rPr>
          <w:i/>
          <w:iCs/>
        </w:rPr>
        <w:t xml:space="preserve"> Mill</w:t>
      </w:r>
      <w:r w:rsidRPr="001809FE">
        <w:rPr>
          <w:i/>
          <w:iCs/>
        </w:rPr>
        <w:t xml:space="preserve"> Liner 3D Laser Scan Report,</w:t>
      </w:r>
      <w:r>
        <w:t xml:space="preserve"> Bradken </w:t>
      </w:r>
    </w:p>
    <w:sectPr w:rsidR="001809FE">
      <w:headerReference w:type="default" r:id="rId35"/>
      <w:pgSz w:w="12240" w:h="15840"/>
      <w:pgMar w:top="1500" w:right="340" w:bottom="280" w:left="340" w:header="315" w:footer="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58" w:author="Ravinder Multani" w:date="2026-02-09T14:13:00Z" w:initials="RM">
    <w:p w14:paraId="18B85846" w14:textId="77777777" w:rsidR="000A39CC" w:rsidRDefault="000A39CC" w:rsidP="000A39CC">
      <w:pPr>
        <w:pStyle w:val="CommentText"/>
      </w:pPr>
      <w:r>
        <w:rPr>
          <w:rStyle w:val="CommentReference"/>
        </w:rPr>
        <w:annotationRef/>
      </w:r>
      <w:r>
        <w:t>Update table, it’s the same as table 1</w:t>
      </w:r>
    </w:p>
  </w:comment>
  <w:comment w:id="140" w:author="Ravinder Multani" w:date="2026-02-10T08:29:00Z" w:initials="RM">
    <w:p w14:paraId="1DD7CE58" w14:textId="77777777" w:rsidR="00FA61B6" w:rsidRDefault="00FA61B6" w:rsidP="00FA61B6">
      <w:pPr>
        <w:pStyle w:val="CommentText"/>
      </w:pPr>
      <w:r>
        <w:rPr>
          <w:rStyle w:val="CommentReference"/>
        </w:rPr>
        <w:annotationRef/>
      </w:r>
      <w:r>
        <w:t>I thought we also told them the timeline was 6 months &amp; 3.2M mt?</w:t>
      </w:r>
    </w:p>
  </w:comment>
  <w:comment w:id="141" w:author="Ravinder Multani" w:date="2026-02-10T08:26:00Z" w:initials="RM">
    <w:p w14:paraId="3C14FB54" w14:textId="42577252" w:rsidR="002B7A37" w:rsidRDefault="002B7A37" w:rsidP="002B7A37">
      <w:pPr>
        <w:pStyle w:val="CommentText"/>
      </w:pPr>
      <w:r>
        <w:rPr>
          <w:rStyle w:val="CommentReference"/>
        </w:rPr>
        <w:annotationRef/>
      </w:r>
      <w:r>
        <w:t>This is supposed to be 3.2M metric tonnes. Can we ensure we’re using same units across the entire paper (e.g. update tables to reflect metric tonnes if not already done)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8B85846" w15:done="1"/>
  <w15:commentEx w15:paraId="1DD7CE58" w15:done="1"/>
  <w15:commentEx w15:paraId="3C14FB54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EE1E3EA" w16cex:dateUtc="2026-02-09T19:13:00Z"/>
  <w16cex:commentExtensible w16cex:durableId="0A2E2651" w16cex:dateUtc="2026-02-10T13:29:00Z"/>
  <w16cex:commentExtensible w16cex:durableId="4AA13599" w16cex:dateUtc="2026-02-10T13:2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8B85846" w16cid:durableId="2EE1E3EA"/>
  <w16cid:commentId w16cid:paraId="1DD7CE58" w16cid:durableId="0A2E2651"/>
  <w16cid:commentId w16cid:paraId="3C14FB54" w16cid:durableId="4AA1359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EED8D2" w14:textId="77777777" w:rsidR="0028200D" w:rsidRDefault="0028200D">
      <w:r>
        <w:separator/>
      </w:r>
    </w:p>
  </w:endnote>
  <w:endnote w:type="continuationSeparator" w:id="0">
    <w:p w14:paraId="71256E62" w14:textId="77777777" w:rsidR="0028200D" w:rsidRDefault="002820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5BB7A4" w14:textId="77777777" w:rsidR="0028200D" w:rsidRDefault="0028200D">
      <w:r>
        <w:separator/>
      </w:r>
    </w:p>
  </w:footnote>
  <w:footnote w:type="continuationSeparator" w:id="0">
    <w:p w14:paraId="11BC25A6" w14:textId="77777777" w:rsidR="0028200D" w:rsidRDefault="002820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8553B5" w14:textId="5E32D4B5" w:rsidR="00241387" w:rsidRDefault="00241387">
    <w:pPr>
      <w:pStyle w:val="Header"/>
    </w:pPr>
    <w:r>
      <w:rPr>
        <w:noProof/>
      </w:rPr>
      <w:drawing>
        <wp:anchor distT="0" distB="0" distL="114300" distR="114300" simplePos="0" relativeHeight="251661312" behindDoc="0" locked="0" layoutInCell="1" allowOverlap="0" wp14:anchorId="7C8446FE" wp14:editId="2F11CE31">
          <wp:simplePos x="0" y="0"/>
          <wp:positionH relativeFrom="page">
            <wp:posOffset>5986492</wp:posOffset>
          </wp:positionH>
          <wp:positionV relativeFrom="page">
            <wp:posOffset>357156</wp:posOffset>
          </wp:positionV>
          <wp:extent cx="1529715" cy="496570"/>
          <wp:effectExtent l="0" t="0" r="0" b="0"/>
          <wp:wrapSquare wrapText="bothSides"/>
          <wp:docPr id="272542724" name="Picture 272542724" descr="A black background with white text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2542724" name="Picture 272542724" descr="A black background with white text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29715" cy="4965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color w:val="000000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2B165E1" wp14:editId="4E8E5AD8">
              <wp:simplePos x="0" y="0"/>
              <wp:positionH relativeFrom="column">
                <wp:posOffset>243086</wp:posOffset>
              </wp:positionH>
              <wp:positionV relativeFrom="paragraph">
                <wp:posOffset>122383</wp:posOffset>
              </wp:positionV>
              <wp:extent cx="1604010" cy="506730"/>
              <wp:effectExtent l="0" t="0" r="0" b="1270"/>
              <wp:wrapNone/>
              <wp:docPr id="17347" name="Group 1734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604010" cy="506730"/>
                        <a:chOff x="0" y="0"/>
                        <a:chExt cx="1604236" cy="506809"/>
                      </a:xfrm>
                    </wpg:grpSpPr>
                    <wps:wsp>
                      <wps:cNvPr id="17348" name="Shape 17348"/>
                      <wps:cNvSpPr/>
                      <wps:spPr>
                        <a:xfrm>
                          <a:off x="86092" y="239448"/>
                          <a:ext cx="85890" cy="5961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5890" h="59614">
                              <a:moveTo>
                                <a:pt x="152" y="0"/>
                              </a:moveTo>
                              <a:lnTo>
                                <a:pt x="85293" y="0"/>
                              </a:lnTo>
                              <a:cubicBezTo>
                                <a:pt x="85242" y="3175"/>
                                <a:pt x="85230" y="6375"/>
                                <a:pt x="85230" y="9576"/>
                              </a:cubicBezTo>
                              <a:cubicBezTo>
                                <a:pt x="85230" y="20041"/>
                                <a:pt x="85446" y="30378"/>
                                <a:pt x="85890" y="40576"/>
                              </a:cubicBezTo>
                              <a:cubicBezTo>
                                <a:pt x="56794" y="44640"/>
                                <a:pt x="29248" y="51054"/>
                                <a:pt x="4178" y="59614"/>
                              </a:cubicBezTo>
                              <a:cubicBezTo>
                                <a:pt x="1448" y="43536"/>
                                <a:pt x="0" y="26784"/>
                                <a:pt x="0" y="9576"/>
                              </a:cubicBezTo>
                              <a:cubicBezTo>
                                <a:pt x="0" y="6375"/>
                                <a:pt x="51" y="3175"/>
                                <a:pt x="15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B3D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349" name="Shape 17349"/>
                      <wps:cNvSpPr/>
                      <wps:spPr>
                        <a:xfrm>
                          <a:off x="324357" y="239451"/>
                          <a:ext cx="85890" cy="5961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5890" h="59614">
                              <a:moveTo>
                                <a:pt x="597" y="0"/>
                              </a:moveTo>
                              <a:lnTo>
                                <a:pt x="85738" y="0"/>
                              </a:lnTo>
                              <a:cubicBezTo>
                                <a:pt x="85839" y="3175"/>
                                <a:pt x="85890" y="6363"/>
                                <a:pt x="85890" y="9576"/>
                              </a:cubicBezTo>
                              <a:cubicBezTo>
                                <a:pt x="85890" y="26784"/>
                                <a:pt x="84442" y="43523"/>
                                <a:pt x="81712" y="59614"/>
                              </a:cubicBezTo>
                              <a:cubicBezTo>
                                <a:pt x="56642" y="51054"/>
                                <a:pt x="29083" y="44641"/>
                                <a:pt x="0" y="40577"/>
                              </a:cubicBezTo>
                              <a:cubicBezTo>
                                <a:pt x="445" y="30378"/>
                                <a:pt x="660" y="20028"/>
                                <a:pt x="660" y="9576"/>
                              </a:cubicBezTo>
                              <a:cubicBezTo>
                                <a:pt x="660" y="6363"/>
                                <a:pt x="648" y="3175"/>
                                <a:pt x="59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B3D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350" name="Shape 17350"/>
                      <wps:cNvSpPr/>
                      <wps:spPr>
                        <a:xfrm>
                          <a:off x="181399" y="239447"/>
                          <a:ext cx="61722" cy="3928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722" h="39281">
                              <a:moveTo>
                                <a:pt x="64" y="0"/>
                              </a:moveTo>
                              <a:lnTo>
                                <a:pt x="61722" y="0"/>
                              </a:lnTo>
                              <a:lnTo>
                                <a:pt x="61722" y="35395"/>
                              </a:lnTo>
                              <a:cubicBezTo>
                                <a:pt x="40881" y="35573"/>
                                <a:pt x="20409" y="36881"/>
                                <a:pt x="597" y="39281"/>
                              </a:cubicBezTo>
                              <a:cubicBezTo>
                                <a:pt x="203" y="29642"/>
                                <a:pt x="0" y="19749"/>
                                <a:pt x="0" y="9576"/>
                              </a:cubicBezTo>
                              <a:cubicBezTo>
                                <a:pt x="0" y="6363"/>
                                <a:pt x="25" y="3162"/>
                                <a:pt x="6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B3D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351" name="Shape 17351"/>
                      <wps:cNvSpPr/>
                      <wps:spPr>
                        <a:xfrm>
                          <a:off x="253202" y="239451"/>
                          <a:ext cx="61735" cy="392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735" h="39268">
                              <a:moveTo>
                                <a:pt x="0" y="0"/>
                              </a:moveTo>
                              <a:lnTo>
                                <a:pt x="61671" y="0"/>
                              </a:lnTo>
                              <a:cubicBezTo>
                                <a:pt x="61709" y="3162"/>
                                <a:pt x="61735" y="6363"/>
                                <a:pt x="61735" y="9576"/>
                              </a:cubicBezTo>
                              <a:cubicBezTo>
                                <a:pt x="61735" y="19736"/>
                                <a:pt x="61532" y="29642"/>
                                <a:pt x="61138" y="39268"/>
                              </a:cubicBezTo>
                              <a:cubicBezTo>
                                <a:pt x="41326" y="36881"/>
                                <a:pt x="20841" y="35573"/>
                                <a:pt x="0" y="35395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B3D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352" name="Shape 17352"/>
                      <wps:cNvSpPr/>
                      <wps:spPr>
                        <a:xfrm>
                          <a:off x="311226" y="339501"/>
                          <a:ext cx="77089" cy="613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089" h="61328">
                              <a:moveTo>
                                <a:pt x="7912" y="0"/>
                              </a:moveTo>
                              <a:cubicBezTo>
                                <a:pt x="33236" y="4483"/>
                                <a:pt x="56693" y="11392"/>
                                <a:pt x="77089" y="20485"/>
                              </a:cubicBezTo>
                              <a:cubicBezTo>
                                <a:pt x="70790" y="35268"/>
                                <a:pt x="63259" y="48971"/>
                                <a:pt x="54699" y="61328"/>
                              </a:cubicBezTo>
                              <a:cubicBezTo>
                                <a:pt x="38646" y="53670"/>
                                <a:pt x="20104" y="47765"/>
                                <a:pt x="0" y="43790"/>
                              </a:cubicBezTo>
                              <a:cubicBezTo>
                                <a:pt x="3162" y="30074"/>
                                <a:pt x="5804" y="15405"/>
                                <a:pt x="791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B3D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353" name="Shape 17353"/>
                      <wps:cNvSpPr/>
                      <wps:spPr>
                        <a:xfrm>
                          <a:off x="253200" y="333476"/>
                          <a:ext cx="56071" cy="4803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071" h="48031">
                              <a:moveTo>
                                <a:pt x="0" y="0"/>
                              </a:moveTo>
                              <a:cubicBezTo>
                                <a:pt x="19279" y="229"/>
                                <a:pt x="38087" y="1714"/>
                                <a:pt x="56071" y="4407"/>
                              </a:cubicBezTo>
                              <a:cubicBezTo>
                                <a:pt x="53937" y="20142"/>
                                <a:pt x="51283" y="34735"/>
                                <a:pt x="48184" y="48031"/>
                              </a:cubicBezTo>
                              <a:cubicBezTo>
                                <a:pt x="32791" y="45504"/>
                                <a:pt x="16599" y="44082"/>
                                <a:pt x="0" y="43853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B3D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354" name="Shape 17354"/>
                      <wps:cNvSpPr/>
                      <wps:spPr>
                        <a:xfrm>
                          <a:off x="187063" y="333477"/>
                          <a:ext cx="56058" cy="4803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058" h="48031">
                              <a:moveTo>
                                <a:pt x="56058" y="0"/>
                              </a:moveTo>
                              <a:lnTo>
                                <a:pt x="56058" y="43853"/>
                              </a:lnTo>
                              <a:cubicBezTo>
                                <a:pt x="39484" y="44082"/>
                                <a:pt x="23292" y="45504"/>
                                <a:pt x="7887" y="48031"/>
                              </a:cubicBezTo>
                              <a:cubicBezTo>
                                <a:pt x="4788" y="34722"/>
                                <a:pt x="2134" y="20142"/>
                                <a:pt x="0" y="4407"/>
                              </a:cubicBezTo>
                              <a:cubicBezTo>
                                <a:pt x="17983" y="1714"/>
                                <a:pt x="36792" y="216"/>
                                <a:pt x="5605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B3D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355" name="Shape 17355"/>
                      <wps:cNvSpPr/>
                      <wps:spPr>
                        <a:xfrm>
                          <a:off x="108010" y="339499"/>
                          <a:ext cx="77102" cy="613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102" h="61328">
                              <a:moveTo>
                                <a:pt x="69190" y="0"/>
                              </a:moveTo>
                              <a:cubicBezTo>
                                <a:pt x="71298" y="15405"/>
                                <a:pt x="73939" y="30074"/>
                                <a:pt x="77102" y="43790"/>
                              </a:cubicBezTo>
                              <a:cubicBezTo>
                                <a:pt x="56998" y="47765"/>
                                <a:pt x="38456" y="53670"/>
                                <a:pt x="22403" y="61328"/>
                              </a:cubicBezTo>
                              <a:cubicBezTo>
                                <a:pt x="13843" y="48971"/>
                                <a:pt x="6312" y="35268"/>
                                <a:pt x="0" y="20485"/>
                              </a:cubicBezTo>
                              <a:cubicBezTo>
                                <a:pt x="20396" y="11392"/>
                                <a:pt x="43853" y="4483"/>
                                <a:pt x="6919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B3D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356" name="Shape 17356"/>
                      <wps:cNvSpPr/>
                      <wps:spPr>
                        <a:xfrm>
                          <a:off x="92159" y="290123"/>
                          <a:ext cx="83757" cy="6051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3757" h="60515">
                              <a:moveTo>
                                <a:pt x="80328" y="0"/>
                              </a:moveTo>
                              <a:cubicBezTo>
                                <a:pt x="81090" y="13487"/>
                                <a:pt x="82245" y="26657"/>
                                <a:pt x="83757" y="39370"/>
                              </a:cubicBezTo>
                              <a:cubicBezTo>
                                <a:pt x="57569" y="43967"/>
                                <a:pt x="33274" y="51092"/>
                                <a:pt x="12078" y="60515"/>
                              </a:cubicBezTo>
                              <a:cubicBezTo>
                                <a:pt x="7074" y="47371"/>
                                <a:pt x="3010" y="33464"/>
                                <a:pt x="0" y="18936"/>
                              </a:cubicBezTo>
                              <a:cubicBezTo>
                                <a:pt x="24587" y="10439"/>
                                <a:pt x="51676" y="4051"/>
                                <a:pt x="8032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B3D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357" name="Shape 17357"/>
                      <wps:cNvSpPr/>
                      <wps:spPr>
                        <a:xfrm>
                          <a:off x="182466" y="284924"/>
                          <a:ext cx="60655" cy="4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655" h="42964">
                              <a:moveTo>
                                <a:pt x="60655" y="0"/>
                              </a:moveTo>
                              <a:lnTo>
                                <a:pt x="60655" y="38468"/>
                              </a:lnTo>
                              <a:cubicBezTo>
                                <a:pt x="40983" y="38697"/>
                                <a:pt x="21742" y="40208"/>
                                <a:pt x="3340" y="42964"/>
                              </a:cubicBezTo>
                              <a:cubicBezTo>
                                <a:pt x="1880" y="30569"/>
                                <a:pt x="762" y="17539"/>
                                <a:pt x="0" y="3899"/>
                              </a:cubicBezTo>
                              <a:cubicBezTo>
                                <a:pt x="19647" y="1499"/>
                                <a:pt x="39954" y="178"/>
                                <a:pt x="6065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B3D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358" name="Shape 17358"/>
                      <wps:cNvSpPr/>
                      <wps:spPr>
                        <a:xfrm>
                          <a:off x="253200" y="284917"/>
                          <a:ext cx="60668" cy="4297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668" h="42977">
                              <a:moveTo>
                                <a:pt x="0" y="0"/>
                              </a:moveTo>
                              <a:cubicBezTo>
                                <a:pt x="20701" y="190"/>
                                <a:pt x="41021" y="1511"/>
                                <a:pt x="60668" y="3899"/>
                              </a:cubicBezTo>
                              <a:cubicBezTo>
                                <a:pt x="59906" y="17539"/>
                                <a:pt x="58788" y="30582"/>
                                <a:pt x="57328" y="42977"/>
                              </a:cubicBezTo>
                              <a:cubicBezTo>
                                <a:pt x="38925" y="40221"/>
                                <a:pt x="19685" y="38697"/>
                                <a:pt x="0" y="38481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B3D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359" name="Shape 17359"/>
                      <wps:cNvSpPr/>
                      <wps:spPr>
                        <a:xfrm>
                          <a:off x="320407" y="290128"/>
                          <a:ext cx="83769" cy="6051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3769" h="60515">
                              <a:moveTo>
                                <a:pt x="3442" y="0"/>
                              </a:moveTo>
                              <a:cubicBezTo>
                                <a:pt x="32106" y="4064"/>
                                <a:pt x="59195" y="10439"/>
                                <a:pt x="83769" y="18936"/>
                              </a:cubicBezTo>
                              <a:cubicBezTo>
                                <a:pt x="80759" y="33452"/>
                                <a:pt x="76695" y="47358"/>
                                <a:pt x="71692" y="60515"/>
                              </a:cubicBezTo>
                              <a:cubicBezTo>
                                <a:pt x="50495" y="51092"/>
                                <a:pt x="26187" y="43967"/>
                                <a:pt x="0" y="39357"/>
                              </a:cubicBezTo>
                              <a:cubicBezTo>
                                <a:pt x="1524" y="26645"/>
                                <a:pt x="2680" y="13475"/>
                                <a:pt x="344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B3D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360" name="Shape 17360"/>
                      <wps:cNvSpPr/>
                      <wps:spPr>
                        <a:xfrm>
                          <a:off x="285805" y="393083"/>
                          <a:ext cx="74054" cy="631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054" h="63195">
                              <a:moveTo>
                                <a:pt x="23025" y="0"/>
                              </a:moveTo>
                              <a:cubicBezTo>
                                <a:pt x="41745" y="3670"/>
                                <a:pt x="59017" y="9068"/>
                                <a:pt x="74054" y="16040"/>
                              </a:cubicBezTo>
                              <a:cubicBezTo>
                                <a:pt x="58318" y="36474"/>
                                <a:pt x="39599" y="52654"/>
                                <a:pt x="18872" y="63195"/>
                              </a:cubicBezTo>
                              <a:cubicBezTo>
                                <a:pt x="12649" y="61659"/>
                                <a:pt x="6363" y="60363"/>
                                <a:pt x="0" y="59334"/>
                              </a:cubicBezTo>
                              <a:cubicBezTo>
                                <a:pt x="6604" y="48425"/>
                                <a:pt x="12649" y="34493"/>
                                <a:pt x="17945" y="17780"/>
                              </a:cubicBezTo>
                              <a:cubicBezTo>
                                <a:pt x="19749" y="12103"/>
                                <a:pt x="21450" y="6160"/>
                                <a:pt x="2302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B3D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361" name="Shape 17361"/>
                      <wps:cNvSpPr/>
                      <wps:spPr>
                        <a:xfrm>
                          <a:off x="253204" y="387416"/>
                          <a:ext cx="45771" cy="635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71" h="63500">
                              <a:moveTo>
                                <a:pt x="0" y="0"/>
                              </a:moveTo>
                              <a:cubicBezTo>
                                <a:pt x="15786" y="229"/>
                                <a:pt x="31153" y="1549"/>
                                <a:pt x="45771" y="3899"/>
                              </a:cubicBezTo>
                              <a:cubicBezTo>
                                <a:pt x="39053" y="29642"/>
                                <a:pt x="30709" y="49898"/>
                                <a:pt x="21666" y="63500"/>
                              </a:cubicBezTo>
                              <a:cubicBezTo>
                                <a:pt x="14516" y="62700"/>
                                <a:pt x="7277" y="62217"/>
                                <a:pt x="0" y="62065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B3D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362" name="Shape 17362"/>
                      <wps:cNvSpPr/>
                      <wps:spPr>
                        <a:xfrm>
                          <a:off x="197363" y="387414"/>
                          <a:ext cx="45758" cy="635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58" h="63500">
                              <a:moveTo>
                                <a:pt x="45758" y="0"/>
                              </a:moveTo>
                              <a:lnTo>
                                <a:pt x="45758" y="62065"/>
                              </a:lnTo>
                              <a:cubicBezTo>
                                <a:pt x="38481" y="62205"/>
                                <a:pt x="31255" y="62700"/>
                                <a:pt x="24105" y="63500"/>
                              </a:cubicBezTo>
                              <a:cubicBezTo>
                                <a:pt x="15062" y="49898"/>
                                <a:pt x="6718" y="29642"/>
                                <a:pt x="0" y="3899"/>
                              </a:cubicBezTo>
                              <a:cubicBezTo>
                                <a:pt x="14618" y="1549"/>
                                <a:pt x="29985" y="229"/>
                                <a:pt x="4575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B3D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363" name="Shape 17363"/>
                      <wps:cNvSpPr/>
                      <wps:spPr>
                        <a:xfrm>
                          <a:off x="136481" y="393076"/>
                          <a:ext cx="74041" cy="6320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041" h="63208">
                              <a:moveTo>
                                <a:pt x="51016" y="0"/>
                              </a:moveTo>
                              <a:cubicBezTo>
                                <a:pt x="52603" y="6172"/>
                                <a:pt x="54293" y="12103"/>
                                <a:pt x="56109" y="17793"/>
                              </a:cubicBezTo>
                              <a:cubicBezTo>
                                <a:pt x="61392" y="34506"/>
                                <a:pt x="67437" y="48438"/>
                                <a:pt x="74041" y="59347"/>
                              </a:cubicBezTo>
                              <a:cubicBezTo>
                                <a:pt x="67678" y="60376"/>
                                <a:pt x="61392" y="61671"/>
                                <a:pt x="55182" y="63208"/>
                              </a:cubicBezTo>
                              <a:lnTo>
                                <a:pt x="55169" y="63208"/>
                              </a:lnTo>
                              <a:cubicBezTo>
                                <a:pt x="34455" y="52667"/>
                                <a:pt x="15723" y="36487"/>
                                <a:pt x="0" y="16053"/>
                              </a:cubicBezTo>
                              <a:cubicBezTo>
                                <a:pt x="15037" y="9081"/>
                                <a:pt x="32309" y="3670"/>
                                <a:pt x="5101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B3D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364" name="Shape 17364"/>
                      <wps:cNvSpPr/>
                      <wps:spPr>
                        <a:xfrm>
                          <a:off x="0" y="85177"/>
                          <a:ext cx="62357" cy="3276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357" h="327636">
                              <a:moveTo>
                                <a:pt x="62357" y="0"/>
                              </a:moveTo>
                              <a:lnTo>
                                <a:pt x="62357" y="15735"/>
                              </a:lnTo>
                              <a:lnTo>
                                <a:pt x="59576" y="18672"/>
                              </a:lnTo>
                              <a:lnTo>
                                <a:pt x="62357" y="21006"/>
                              </a:lnTo>
                              <a:lnTo>
                                <a:pt x="62357" y="34128"/>
                              </a:lnTo>
                              <a:lnTo>
                                <a:pt x="53543" y="26851"/>
                              </a:lnTo>
                              <a:cubicBezTo>
                                <a:pt x="43840" y="40580"/>
                                <a:pt x="35573" y="55375"/>
                                <a:pt x="28918" y="71035"/>
                              </a:cubicBezTo>
                              <a:cubicBezTo>
                                <a:pt x="36779" y="76267"/>
                                <a:pt x="45479" y="81258"/>
                                <a:pt x="54991" y="85970"/>
                              </a:cubicBezTo>
                              <a:lnTo>
                                <a:pt x="62357" y="89164"/>
                              </a:lnTo>
                              <a:lnTo>
                                <a:pt x="62357" y="100105"/>
                              </a:lnTo>
                              <a:lnTo>
                                <a:pt x="50521" y="95012"/>
                              </a:lnTo>
                              <a:cubicBezTo>
                                <a:pt x="41338" y="90466"/>
                                <a:pt x="32855" y="85640"/>
                                <a:pt x="25108" y="80585"/>
                              </a:cubicBezTo>
                              <a:cubicBezTo>
                                <a:pt x="16510" y="103521"/>
                                <a:pt x="11367" y="128121"/>
                                <a:pt x="10287" y="153762"/>
                              </a:cubicBezTo>
                              <a:cubicBezTo>
                                <a:pt x="10287" y="153940"/>
                                <a:pt x="10287" y="154105"/>
                                <a:pt x="10274" y="154270"/>
                              </a:cubicBezTo>
                              <a:lnTo>
                                <a:pt x="62357" y="154270"/>
                              </a:lnTo>
                              <a:lnTo>
                                <a:pt x="62357" y="225204"/>
                              </a:lnTo>
                              <a:lnTo>
                                <a:pt x="50521" y="230305"/>
                              </a:lnTo>
                              <a:cubicBezTo>
                                <a:pt x="41059" y="235004"/>
                                <a:pt x="32347" y="239983"/>
                                <a:pt x="24397" y="245190"/>
                              </a:cubicBezTo>
                              <a:cubicBezTo>
                                <a:pt x="25578" y="248428"/>
                                <a:pt x="26835" y="251641"/>
                                <a:pt x="28143" y="254816"/>
                              </a:cubicBezTo>
                              <a:cubicBezTo>
                                <a:pt x="36208" y="249393"/>
                                <a:pt x="45174" y="244212"/>
                                <a:pt x="54991" y="239348"/>
                              </a:cubicBezTo>
                              <a:lnTo>
                                <a:pt x="62357" y="236147"/>
                              </a:lnTo>
                              <a:lnTo>
                                <a:pt x="62357" y="291219"/>
                              </a:lnTo>
                              <a:lnTo>
                                <a:pt x="52565" y="299444"/>
                              </a:lnTo>
                              <a:cubicBezTo>
                                <a:pt x="54508" y="302238"/>
                                <a:pt x="56502" y="304994"/>
                                <a:pt x="58572" y="307699"/>
                              </a:cubicBezTo>
                              <a:lnTo>
                                <a:pt x="62357" y="304449"/>
                              </a:lnTo>
                              <a:lnTo>
                                <a:pt x="62357" y="327636"/>
                              </a:lnTo>
                              <a:lnTo>
                                <a:pt x="51867" y="315751"/>
                              </a:lnTo>
                              <a:cubicBezTo>
                                <a:pt x="49721" y="312995"/>
                                <a:pt x="47638" y="310188"/>
                                <a:pt x="45618" y="307344"/>
                              </a:cubicBezTo>
                              <a:cubicBezTo>
                                <a:pt x="35243" y="292764"/>
                                <a:pt x="26543" y="277206"/>
                                <a:pt x="19609" y="260900"/>
                              </a:cubicBezTo>
                              <a:cubicBezTo>
                                <a:pt x="18263" y="257699"/>
                                <a:pt x="16967" y="254473"/>
                                <a:pt x="15748" y="251209"/>
                              </a:cubicBezTo>
                              <a:cubicBezTo>
                                <a:pt x="5397" y="223651"/>
                                <a:pt x="0" y="194174"/>
                                <a:pt x="0" y="163846"/>
                              </a:cubicBezTo>
                              <a:cubicBezTo>
                                <a:pt x="0" y="160811"/>
                                <a:pt x="51" y="157788"/>
                                <a:pt x="165" y="154778"/>
                              </a:cubicBezTo>
                              <a:cubicBezTo>
                                <a:pt x="165" y="154601"/>
                                <a:pt x="165" y="154435"/>
                                <a:pt x="178" y="154270"/>
                              </a:cubicBezTo>
                              <a:cubicBezTo>
                                <a:pt x="178" y="154105"/>
                                <a:pt x="190" y="153940"/>
                                <a:pt x="203" y="153762"/>
                              </a:cubicBezTo>
                              <a:cubicBezTo>
                                <a:pt x="1283" y="126318"/>
                                <a:pt x="6820" y="99660"/>
                                <a:pt x="16459" y="74616"/>
                              </a:cubicBezTo>
                              <a:cubicBezTo>
                                <a:pt x="17691" y="71377"/>
                                <a:pt x="18999" y="68177"/>
                                <a:pt x="20383" y="65002"/>
                              </a:cubicBezTo>
                              <a:cubicBezTo>
                                <a:pt x="27381" y="48873"/>
                                <a:pt x="36132" y="33493"/>
                                <a:pt x="46507" y="19092"/>
                              </a:cubicBezTo>
                              <a:cubicBezTo>
                                <a:pt x="48527" y="16285"/>
                                <a:pt x="50622" y="13529"/>
                                <a:pt x="52781" y="10786"/>
                              </a:cubicBezTo>
                              <a:lnTo>
                                <a:pt x="6235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B3D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365" name="Shape 17365"/>
                      <wps:cNvSpPr/>
                      <wps:spPr>
                        <a:xfrm>
                          <a:off x="62357" y="364327"/>
                          <a:ext cx="72060" cy="1042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2060" h="104202">
                              <a:moveTo>
                                <a:pt x="36474" y="0"/>
                              </a:moveTo>
                              <a:cubicBezTo>
                                <a:pt x="42761" y="14656"/>
                                <a:pt x="50279" y="28448"/>
                                <a:pt x="58992" y="41148"/>
                              </a:cubicBezTo>
                              <a:cubicBezTo>
                                <a:pt x="46647" y="47968"/>
                                <a:pt x="36678" y="55664"/>
                                <a:pt x="29312" y="63970"/>
                              </a:cubicBezTo>
                              <a:cubicBezTo>
                                <a:pt x="31826" y="66192"/>
                                <a:pt x="34404" y="68339"/>
                                <a:pt x="37020" y="70434"/>
                              </a:cubicBezTo>
                              <a:cubicBezTo>
                                <a:pt x="43815" y="62865"/>
                                <a:pt x="53175" y="55766"/>
                                <a:pt x="64910" y="49390"/>
                              </a:cubicBezTo>
                              <a:lnTo>
                                <a:pt x="72060" y="57314"/>
                              </a:lnTo>
                              <a:lnTo>
                                <a:pt x="72060" y="104202"/>
                              </a:lnTo>
                              <a:lnTo>
                                <a:pt x="30848" y="78588"/>
                              </a:lnTo>
                              <a:cubicBezTo>
                                <a:pt x="28219" y="76479"/>
                                <a:pt x="25616" y="74308"/>
                                <a:pt x="23063" y="72073"/>
                              </a:cubicBezTo>
                              <a:cubicBezTo>
                                <a:pt x="18707" y="68275"/>
                                <a:pt x="14453" y="64313"/>
                                <a:pt x="10325" y="60185"/>
                              </a:cubicBezTo>
                              <a:lnTo>
                                <a:pt x="0" y="48487"/>
                              </a:lnTo>
                              <a:lnTo>
                                <a:pt x="0" y="25300"/>
                              </a:lnTo>
                              <a:lnTo>
                                <a:pt x="13659" y="13570"/>
                              </a:lnTo>
                              <a:cubicBezTo>
                                <a:pt x="20383" y="8795"/>
                                <a:pt x="28003" y="4254"/>
                                <a:pt x="3647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B3D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366" name="Shape 17366"/>
                      <wps:cNvSpPr/>
                      <wps:spPr>
                        <a:xfrm>
                          <a:off x="62357" y="312549"/>
                          <a:ext cx="32664" cy="638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664" h="63848">
                              <a:moveTo>
                                <a:pt x="20193" y="0"/>
                              </a:moveTo>
                              <a:cubicBezTo>
                                <a:pt x="23292" y="14681"/>
                                <a:pt x="27470" y="28867"/>
                                <a:pt x="32664" y="42405"/>
                              </a:cubicBezTo>
                              <a:cubicBezTo>
                                <a:pt x="23876" y="46780"/>
                                <a:pt x="15919" y="51470"/>
                                <a:pt x="8831" y="56429"/>
                              </a:cubicBezTo>
                              <a:lnTo>
                                <a:pt x="0" y="63848"/>
                              </a:lnTo>
                              <a:lnTo>
                                <a:pt x="0" y="8775"/>
                              </a:lnTo>
                              <a:lnTo>
                                <a:pt x="2019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B3D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367" name="Shape 17367"/>
                      <wps:cNvSpPr/>
                      <wps:spPr>
                        <a:xfrm>
                          <a:off x="62357" y="239447"/>
                          <a:ext cx="18250" cy="7093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50" h="70934">
                              <a:moveTo>
                                <a:pt x="0" y="0"/>
                              </a:moveTo>
                              <a:lnTo>
                                <a:pt x="13805" y="0"/>
                              </a:lnTo>
                              <a:cubicBezTo>
                                <a:pt x="13703" y="3188"/>
                                <a:pt x="13653" y="6375"/>
                                <a:pt x="13653" y="9576"/>
                              </a:cubicBezTo>
                              <a:cubicBezTo>
                                <a:pt x="13653" y="27826"/>
                                <a:pt x="15215" y="45745"/>
                                <a:pt x="18250" y="63068"/>
                              </a:cubicBezTo>
                              <a:lnTo>
                                <a:pt x="0" y="7093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B3D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368" name="Shape 17368"/>
                      <wps:cNvSpPr/>
                      <wps:spPr>
                        <a:xfrm>
                          <a:off x="62357" y="29787"/>
                          <a:ext cx="72060" cy="2096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2060" h="209660">
                              <a:moveTo>
                                <a:pt x="72060" y="0"/>
                              </a:moveTo>
                              <a:lnTo>
                                <a:pt x="72060" y="12755"/>
                              </a:lnTo>
                              <a:lnTo>
                                <a:pt x="38290" y="32495"/>
                              </a:lnTo>
                              <a:cubicBezTo>
                                <a:pt x="45212" y="39823"/>
                                <a:pt x="54572" y="46694"/>
                                <a:pt x="66192" y="52853"/>
                              </a:cubicBezTo>
                              <a:lnTo>
                                <a:pt x="66205" y="52853"/>
                              </a:lnTo>
                              <a:lnTo>
                                <a:pt x="72060" y="46519"/>
                              </a:lnTo>
                              <a:lnTo>
                                <a:pt x="72060" y="66526"/>
                              </a:lnTo>
                              <a:lnTo>
                                <a:pt x="69304" y="65655"/>
                              </a:lnTo>
                              <a:cubicBezTo>
                                <a:pt x="60617" y="77923"/>
                                <a:pt x="52959" y="91550"/>
                                <a:pt x="46520" y="106282"/>
                              </a:cubicBezTo>
                              <a:lnTo>
                                <a:pt x="72060" y="114879"/>
                              </a:lnTo>
                              <a:lnTo>
                                <a:pt x="72060" y="125833"/>
                              </a:lnTo>
                              <a:lnTo>
                                <a:pt x="42672" y="115591"/>
                              </a:lnTo>
                              <a:cubicBezTo>
                                <a:pt x="37554" y="128659"/>
                                <a:pt x="33388" y="142515"/>
                                <a:pt x="30277" y="156980"/>
                              </a:cubicBezTo>
                              <a:cubicBezTo>
                                <a:pt x="35941" y="158923"/>
                                <a:pt x="41720" y="160765"/>
                                <a:pt x="47638" y="162479"/>
                              </a:cubicBezTo>
                              <a:lnTo>
                                <a:pt x="72060" y="168280"/>
                              </a:lnTo>
                              <a:lnTo>
                                <a:pt x="72060" y="178894"/>
                              </a:lnTo>
                              <a:lnTo>
                                <a:pt x="47930" y="173046"/>
                              </a:lnTo>
                              <a:cubicBezTo>
                                <a:pt x="41237" y="171166"/>
                                <a:pt x="34696" y="169134"/>
                                <a:pt x="28308" y="166963"/>
                              </a:cubicBezTo>
                              <a:cubicBezTo>
                                <a:pt x="25857" y="180729"/>
                                <a:pt x="24333" y="195017"/>
                                <a:pt x="23889" y="209660"/>
                              </a:cubicBezTo>
                              <a:lnTo>
                                <a:pt x="13805" y="209660"/>
                              </a:lnTo>
                              <a:cubicBezTo>
                                <a:pt x="14262" y="193937"/>
                                <a:pt x="15913" y="178507"/>
                                <a:pt x="18656" y="163521"/>
                              </a:cubicBezTo>
                              <a:lnTo>
                                <a:pt x="0" y="155494"/>
                              </a:lnTo>
                              <a:lnTo>
                                <a:pt x="0" y="144553"/>
                              </a:lnTo>
                              <a:lnTo>
                                <a:pt x="20663" y="153513"/>
                              </a:lnTo>
                              <a:cubicBezTo>
                                <a:pt x="23863" y="138896"/>
                                <a:pt x="28143" y="124760"/>
                                <a:pt x="33439" y="111298"/>
                              </a:cubicBezTo>
                              <a:cubicBezTo>
                                <a:pt x="33249" y="111210"/>
                                <a:pt x="33071" y="111121"/>
                                <a:pt x="32893" y="111032"/>
                              </a:cubicBezTo>
                              <a:cubicBezTo>
                                <a:pt x="24321" y="106784"/>
                                <a:pt x="16532" y="102231"/>
                                <a:pt x="9568" y="97417"/>
                              </a:cubicBezTo>
                              <a:lnTo>
                                <a:pt x="0" y="89518"/>
                              </a:lnTo>
                              <a:lnTo>
                                <a:pt x="0" y="76395"/>
                              </a:lnTo>
                              <a:lnTo>
                                <a:pt x="14686" y="88715"/>
                              </a:lnTo>
                              <a:cubicBezTo>
                                <a:pt x="21384" y="93385"/>
                                <a:pt x="28943" y="97824"/>
                                <a:pt x="37325" y="101977"/>
                              </a:cubicBezTo>
                              <a:cubicBezTo>
                                <a:pt x="43726" y="87384"/>
                                <a:pt x="51359" y="73668"/>
                                <a:pt x="60173" y="61057"/>
                              </a:cubicBezTo>
                              <a:cubicBezTo>
                                <a:pt x="47955" y="54441"/>
                                <a:pt x="37998" y="46973"/>
                                <a:pt x="30505" y="38908"/>
                              </a:cubicBezTo>
                              <a:lnTo>
                                <a:pt x="0" y="71125"/>
                              </a:lnTo>
                              <a:lnTo>
                                <a:pt x="0" y="55390"/>
                              </a:lnTo>
                              <a:lnTo>
                                <a:pt x="10325" y="43760"/>
                              </a:lnTo>
                              <a:cubicBezTo>
                                <a:pt x="14770" y="39302"/>
                                <a:pt x="19367" y="35048"/>
                                <a:pt x="24092" y="30984"/>
                              </a:cubicBezTo>
                              <a:cubicBezTo>
                                <a:pt x="26632" y="28774"/>
                                <a:pt x="29235" y="26628"/>
                                <a:pt x="31877" y="24532"/>
                              </a:cubicBezTo>
                              <a:lnTo>
                                <a:pt x="7206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B3D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369" name="Shape 17369"/>
                      <wps:cNvSpPr/>
                      <wps:spPr>
                        <a:xfrm>
                          <a:off x="134417" y="421640"/>
                          <a:ext cx="40443" cy="6356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443" h="63563">
                              <a:moveTo>
                                <a:pt x="0" y="0"/>
                              </a:moveTo>
                              <a:lnTo>
                                <a:pt x="16720" y="18528"/>
                              </a:lnTo>
                              <a:lnTo>
                                <a:pt x="40443" y="36384"/>
                              </a:lnTo>
                              <a:lnTo>
                                <a:pt x="40443" y="39638"/>
                              </a:lnTo>
                              <a:lnTo>
                                <a:pt x="21311" y="46788"/>
                              </a:lnTo>
                              <a:cubicBezTo>
                                <a:pt x="25870" y="48719"/>
                                <a:pt x="30505" y="50509"/>
                                <a:pt x="35217" y="52160"/>
                              </a:cubicBezTo>
                              <a:lnTo>
                                <a:pt x="40443" y="50474"/>
                              </a:lnTo>
                              <a:lnTo>
                                <a:pt x="40443" y="63563"/>
                              </a:lnTo>
                              <a:lnTo>
                                <a:pt x="21463" y="57901"/>
                              </a:lnTo>
                              <a:cubicBezTo>
                                <a:pt x="17272" y="56224"/>
                                <a:pt x="13144" y="54434"/>
                                <a:pt x="9055" y="52516"/>
                              </a:cubicBezTo>
                              <a:lnTo>
                                <a:pt x="0" y="4688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B3D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370" name="Shape 17370"/>
                      <wps:cNvSpPr/>
                      <wps:spPr>
                        <a:xfrm>
                          <a:off x="134417" y="180939"/>
                          <a:ext cx="40443" cy="5850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443" h="58508">
                              <a:moveTo>
                                <a:pt x="40443" y="0"/>
                              </a:moveTo>
                              <a:lnTo>
                                <a:pt x="40443" y="58508"/>
                              </a:lnTo>
                              <a:lnTo>
                                <a:pt x="36970" y="58508"/>
                              </a:lnTo>
                              <a:cubicBezTo>
                                <a:pt x="37059" y="50507"/>
                                <a:pt x="37300" y="42557"/>
                                <a:pt x="37668" y="34721"/>
                              </a:cubicBezTo>
                              <a:cubicBezTo>
                                <a:pt x="27381" y="33286"/>
                                <a:pt x="17272" y="31559"/>
                                <a:pt x="7417" y="29540"/>
                              </a:cubicBezTo>
                              <a:lnTo>
                                <a:pt x="0" y="27742"/>
                              </a:lnTo>
                              <a:lnTo>
                                <a:pt x="0" y="17129"/>
                              </a:lnTo>
                              <a:lnTo>
                                <a:pt x="16535" y="21056"/>
                              </a:lnTo>
                              <a:cubicBezTo>
                                <a:pt x="22708" y="22225"/>
                                <a:pt x="28981" y="23279"/>
                                <a:pt x="35331" y="24206"/>
                              </a:cubicBezTo>
                              <a:cubicBezTo>
                                <a:pt x="36284" y="24358"/>
                                <a:pt x="37249" y="24498"/>
                                <a:pt x="38202" y="24625"/>
                              </a:cubicBezTo>
                              <a:lnTo>
                                <a:pt x="4044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B3D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371" name="Shape 17371"/>
                      <wps:cNvSpPr/>
                      <wps:spPr>
                        <a:xfrm>
                          <a:off x="134417" y="144667"/>
                          <a:ext cx="40443" cy="2125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443" h="21257">
                              <a:moveTo>
                                <a:pt x="0" y="0"/>
                              </a:moveTo>
                              <a:lnTo>
                                <a:pt x="19469" y="6554"/>
                              </a:lnTo>
                              <a:lnTo>
                                <a:pt x="40443" y="10997"/>
                              </a:lnTo>
                              <a:lnTo>
                                <a:pt x="40443" y="21257"/>
                              </a:lnTo>
                              <a:lnTo>
                                <a:pt x="10770" y="14707"/>
                              </a:lnTo>
                              <a:lnTo>
                                <a:pt x="0" y="1095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B3D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372" name="Shape 17372"/>
                      <wps:cNvSpPr/>
                      <wps:spPr>
                        <a:xfrm>
                          <a:off x="134417" y="40319"/>
                          <a:ext cx="40443" cy="6877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443" h="68774">
                              <a:moveTo>
                                <a:pt x="40443" y="0"/>
                              </a:moveTo>
                              <a:lnTo>
                                <a:pt x="40443" y="12729"/>
                              </a:lnTo>
                              <a:lnTo>
                                <a:pt x="30026" y="19420"/>
                              </a:lnTo>
                              <a:cubicBezTo>
                                <a:pt x="20472" y="27316"/>
                                <a:pt x="11563" y="36524"/>
                                <a:pt x="3429" y="46855"/>
                              </a:cubicBezTo>
                              <a:lnTo>
                                <a:pt x="40443" y="58307"/>
                              </a:lnTo>
                              <a:lnTo>
                                <a:pt x="40443" y="68774"/>
                              </a:lnTo>
                              <a:lnTo>
                                <a:pt x="0" y="55994"/>
                              </a:lnTo>
                              <a:lnTo>
                                <a:pt x="0" y="35987"/>
                              </a:lnTo>
                              <a:lnTo>
                                <a:pt x="18652" y="15807"/>
                              </a:lnTo>
                              <a:lnTo>
                                <a:pt x="4044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B3D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373" name="Shape 17373"/>
                      <wps:cNvSpPr/>
                      <wps:spPr>
                        <a:xfrm>
                          <a:off x="134417" y="12738"/>
                          <a:ext cx="40443" cy="298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443" h="29804">
                              <a:moveTo>
                                <a:pt x="40443" y="0"/>
                              </a:moveTo>
                              <a:lnTo>
                                <a:pt x="40443" y="9891"/>
                              </a:lnTo>
                              <a:lnTo>
                                <a:pt x="38570" y="10365"/>
                              </a:lnTo>
                              <a:lnTo>
                                <a:pt x="40443" y="10936"/>
                              </a:lnTo>
                              <a:lnTo>
                                <a:pt x="40443" y="21566"/>
                              </a:lnTo>
                              <a:lnTo>
                                <a:pt x="24130" y="15699"/>
                              </a:lnTo>
                              <a:lnTo>
                                <a:pt x="0" y="29804"/>
                              </a:lnTo>
                              <a:lnTo>
                                <a:pt x="0" y="17049"/>
                              </a:lnTo>
                              <a:lnTo>
                                <a:pt x="11532" y="10009"/>
                              </a:lnTo>
                              <a:cubicBezTo>
                                <a:pt x="15723" y="8091"/>
                                <a:pt x="19977" y="6313"/>
                                <a:pt x="24282" y="4662"/>
                              </a:cubicBezTo>
                              <a:lnTo>
                                <a:pt x="4044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B3D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374" name="Shape 17374"/>
                      <wps:cNvSpPr/>
                      <wps:spPr>
                        <a:xfrm>
                          <a:off x="174860" y="462345"/>
                          <a:ext cx="38005" cy="314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005" h="31472">
                              <a:moveTo>
                                <a:pt x="38005" y="0"/>
                              </a:moveTo>
                              <a:lnTo>
                                <a:pt x="38005" y="31472"/>
                              </a:lnTo>
                              <a:lnTo>
                                <a:pt x="23552" y="29883"/>
                              </a:lnTo>
                              <a:lnTo>
                                <a:pt x="0" y="22858"/>
                              </a:lnTo>
                              <a:lnTo>
                                <a:pt x="0" y="9769"/>
                              </a:lnTo>
                              <a:lnTo>
                                <a:pt x="15678" y="4712"/>
                              </a:lnTo>
                              <a:cubicBezTo>
                                <a:pt x="21317" y="3200"/>
                                <a:pt x="27045" y="1905"/>
                                <a:pt x="32849" y="838"/>
                              </a:cubicBezTo>
                              <a:lnTo>
                                <a:pt x="32861" y="838"/>
                              </a:lnTo>
                              <a:lnTo>
                                <a:pt x="3800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B3D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375" name="Shape 17375"/>
                      <wps:cNvSpPr/>
                      <wps:spPr>
                        <a:xfrm>
                          <a:off x="174860" y="458024"/>
                          <a:ext cx="2889" cy="325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89" h="3254">
                              <a:moveTo>
                                <a:pt x="0" y="0"/>
                              </a:moveTo>
                              <a:lnTo>
                                <a:pt x="2889" y="2175"/>
                              </a:lnTo>
                              <a:lnTo>
                                <a:pt x="0" y="325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B3D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376" name="Shape 17376"/>
                      <wps:cNvSpPr/>
                      <wps:spPr>
                        <a:xfrm>
                          <a:off x="174860" y="23674"/>
                          <a:ext cx="38005" cy="21577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005" h="215773">
                              <a:moveTo>
                                <a:pt x="0" y="0"/>
                              </a:moveTo>
                              <a:lnTo>
                                <a:pt x="18980" y="5791"/>
                              </a:lnTo>
                              <a:cubicBezTo>
                                <a:pt x="25089" y="7340"/>
                                <a:pt x="31286" y="8611"/>
                                <a:pt x="37573" y="9639"/>
                              </a:cubicBezTo>
                              <a:lnTo>
                                <a:pt x="38005" y="9702"/>
                              </a:lnTo>
                              <a:lnTo>
                                <a:pt x="38005" y="40077"/>
                              </a:lnTo>
                              <a:lnTo>
                                <a:pt x="34727" y="46176"/>
                              </a:lnTo>
                              <a:cubicBezTo>
                                <a:pt x="30515" y="56150"/>
                                <a:pt x="26600" y="67735"/>
                                <a:pt x="23108" y="80772"/>
                              </a:cubicBezTo>
                              <a:lnTo>
                                <a:pt x="38005" y="82029"/>
                              </a:lnTo>
                              <a:lnTo>
                                <a:pt x="38005" y="92076"/>
                              </a:lnTo>
                              <a:lnTo>
                                <a:pt x="20631" y="90589"/>
                              </a:lnTo>
                              <a:cubicBezTo>
                                <a:pt x="20199" y="92392"/>
                                <a:pt x="19768" y="94221"/>
                                <a:pt x="19361" y="96088"/>
                              </a:cubicBezTo>
                              <a:cubicBezTo>
                                <a:pt x="16720" y="107836"/>
                                <a:pt x="14421" y="120548"/>
                                <a:pt x="12529" y="134150"/>
                              </a:cubicBezTo>
                              <a:cubicBezTo>
                                <a:pt x="15704" y="134620"/>
                                <a:pt x="18917" y="135052"/>
                                <a:pt x="22155" y="135458"/>
                              </a:cubicBezTo>
                              <a:lnTo>
                                <a:pt x="38005" y="136510"/>
                              </a:lnTo>
                              <a:lnTo>
                                <a:pt x="38005" y="146283"/>
                              </a:lnTo>
                              <a:lnTo>
                                <a:pt x="12605" y="144335"/>
                              </a:lnTo>
                              <a:cubicBezTo>
                                <a:pt x="12135" y="144272"/>
                                <a:pt x="11678" y="144208"/>
                                <a:pt x="11220" y="144145"/>
                              </a:cubicBezTo>
                              <a:cubicBezTo>
                                <a:pt x="11144" y="144691"/>
                                <a:pt x="11093" y="145263"/>
                                <a:pt x="11030" y="145809"/>
                              </a:cubicBezTo>
                              <a:cubicBezTo>
                                <a:pt x="10954" y="146342"/>
                                <a:pt x="10903" y="146888"/>
                                <a:pt x="10840" y="147422"/>
                              </a:cubicBezTo>
                              <a:cubicBezTo>
                                <a:pt x="9519" y="158813"/>
                                <a:pt x="8477" y="170764"/>
                                <a:pt x="7753" y="183197"/>
                              </a:cubicBezTo>
                              <a:lnTo>
                                <a:pt x="38005" y="185720"/>
                              </a:lnTo>
                              <a:lnTo>
                                <a:pt x="38005" y="195529"/>
                              </a:lnTo>
                              <a:lnTo>
                                <a:pt x="7233" y="193281"/>
                              </a:lnTo>
                              <a:cubicBezTo>
                                <a:pt x="7220" y="193688"/>
                                <a:pt x="7195" y="194107"/>
                                <a:pt x="7182" y="194513"/>
                              </a:cubicBezTo>
                              <a:cubicBezTo>
                                <a:pt x="6890" y="201460"/>
                                <a:pt x="6687" y="208547"/>
                                <a:pt x="6598" y="215773"/>
                              </a:cubicBezTo>
                              <a:lnTo>
                                <a:pt x="0" y="215773"/>
                              </a:lnTo>
                              <a:lnTo>
                                <a:pt x="0" y="157264"/>
                              </a:lnTo>
                              <a:lnTo>
                                <a:pt x="1340" y="142545"/>
                              </a:lnTo>
                              <a:lnTo>
                                <a:pt x="0" y="142249"/>
                              </a:lnTo>
                              <a:lnTo>
                                <a:pt x="0" y="131989"/>
                              </a:lnTo>
                              <a:lnTo>
                                <a:pt x="2648" y="132550"/>
                              </a:lnTo>
                              <a:cubicBezTo>
                                <a:pt x="4235" y="121348"/>
                                <a:pt x="6102" y="110541"/>
                                <a:pt x="8249" y="100228"/>
                              </a:cubicBezTo>
                              <a:cubicBezTo>
                                <a:pt x="9049" y="96355"/>
                                <a:pt x="9900" y="92558"/>
                                <a:pt x="10776" y="88824"/>
                              </a:cubicBezTo>
                              <a:lnTo>
                                <a:pt x="0" y="85419"/>
                              </a:lnTo>
                              <a:lnTo>
                                <a:pt x="0" y="74952"/>
                              </a:lnTo>
                              <a:lnTo>
                                <a:pt x="13227" y="79045"/>
                              </a:lnTo>
                              <a:cubicBezTo>
                                <a:pt x="14649" y="73685"/>
                                <a:pt x="16135" y="68504"/>
                                <a:pt x="17723" y="63513"/>
                              </a:cubicBezTo>
                              <a:cubicBezTo>
                                <a:pt x="23374" y="45669"/>
                                <a:pt x="29877" y="31001"/>
                                <a:pt x="37014" y="19787"/>
                              </a:cubicBezTo>
                              <a:cubicBezTo>
                                <a:pt x="31299" y="18898"/>
                                <a:pt x="25635" y="17805"/>
                                <a:pt x="20047" y="16497"/>
                              </a:cubicBezTo>
                              <a:lnTo>
                                <a:pt x="0" y="29374"/>
                              </a:lnTo>
                              <a:lnTo>
                                <a:pt x="0" y="16645"/>
                              </a:lnTo>
                              <a:lnTo>
                                <a:pt x="5544" y="12624"/>
                              </a:lnTo>
                              <a:lnTo>
                                <a:pt x="0" y="1063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B3D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377" name="Shape 17377"/>
                      <wps:cNvSpPr/>
                      <wps:spPr>
                        <a:xfrm>
                          <a:off x="174860" y="4131"/>
                          <a:ext cx="38005" cy="184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005" h="18499">
                              <a:moveTo>
                                <a:pt x="38005" y="0"/>
                              </a:moveTo>
                              <a:lnTo>
                                <a:pt x="38005" y="9787"/>
                              </a:lnTo>
                              <a:lnTo>
                                <a:pt x="32320" y="10335"/>
                              </a:lnTo>
                              <a:lnTo>
                                <a:pt x="0" y="18499"/>
                              </a:lnTo>
                              <a:lnTo>
                                <a:pt x="0" y="8608"/>
                              </a:lnTo>
                              <a:lnTo>
                                <a:pt x="25043" y="1383"/>
                              </a:lnTo>
                              <a:lnTo>
                                <a:pt x="3800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B3D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378" name="Shape 17378"/>
                      <wps:cNvSpPr/>
                      <wps:spPr>
                        <a:xfrm>
                          <a:off x="212865" y="459500"/>
                          <a:ext cx="70599" cy="3769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99" h="37694">
                              <a:moveTo>
                                <a:pt x="35293" y="0"/>
                              </a:moveTo>
                              <a:cubicBezTo>
                                <a:pt x="36982" y="0"/>
                                <a:pt x="38672" y="25"/>
                                <a:pt x="40335" y="64"/>
                              </a:cubicBezTo>
                              <a:cubicBezTo>
                                <a:pt x="45149" y="165"/>
                                <a:pt x="49936" y="419"/>
                                <a:pt x="54661" y="838"/>
                              </a:cubicBezTo>
                              <a:cubicBezTo>
                                <a:pt x="58687" y="1181"/>
                                <a:pt x="62675" y="1638"/>
                                <a:pt x="66637" y="2197"/>
                              </a:cubicBezTo>
                              <a:lnTo>
                                <a:pt x="70599" y="2844"/>
                              </a:lnTo>
                              <a:lnTo>
                                <a:pt x="70599" y="34317"/>
                              </a:lnTo>
                              <a:lnTo>
                                <a:pt x="40335" y="37643"/>
                              </a:lnTo>
                              <a:cubicBezTo>
                                <a:pt x="38672" y="37668"/>
                                <a:pt x="36982" y="37694"/>
                                <a:pt x="35293" y="37694"/>
                              </a:cubicBezTo>
                              <a:cubicBezTo>
                                <a:pt x="33617" y="37694"/>
                                <a:pt x="31928" y="37668"/>
                                <a:pt x="30251" y="37643"/>
                              </a:cubicBezTo>
                              <a:lnTo>
                                <a:pt x="0" y="34317"/>
                              </a:lnTo>
                              <a:lnTo>
                                <a:pt x="0" y="2845"/>
                              </a:lnTo>
                              <a:lnTo>
                                <a:pt x="3975" y="2197"/>
                              </a:lnTo>
                              <a:cubicBezTo>
                                <a:pt x="7925" y="1638"/>
                                <a:pt x="11913" y="1181"/>
                                <a:pt x="15939" y="838"/>
                              </a:cubicBezTo>
                              <a:cubicBezTo>
                                <a:pt x="20663" y="419"/>
                                <a:pt x="25451" y="165"/>
                                <a:pt x="30251" y="64"/>
                              </a:cubicBezTo>
                              <a:cubicBezTo>
                                <a:pt x="31928" y="25"/>
                                <a:pt x="33617" y="0"/>
                                <a:pt x="3529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B3D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379" name="Shape 17379"/>
                      <wps:cNvSpPr/>
                      <wps:spPr>
                        <a:xfrm>
                          <a:off x="212865" y="33377"/>
                          <a:ext cx="70599" cy="2060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99" h="206071">
                              <a:moveTo>
                                <a:pt x="0" y="0"/>
                              </a:moveTo>
                              <a:lnTo>
                                <a:pt x="5677" y="826"/>
                              </a:lnTo>
                              <a:cubicBezTo>
                                <a:pt x="9792" y="1385"/>
                                <a:pt x="13932" y="1817"/>
                                <a:pt x="18123" y="2147"/>
                              </a:cubicBezTo>
                              <a:cubicBezTo>
                                <a:pt x="22136" y="2439"/>
                                <a:pt x="26187" y="2642"/>
                                <a:pt x="30251" y="2731"/>
                              </a:cubicBezTo>
                              <a:cubicBezTo>
                                <a:pt x="31928" y="2782"/>
                                <a:pt x="33617" y="2795"/>
                                <a:pt x="35293" y="2795"/>
                              </a:cubicBezTo>
                              <a:cubicBezTo>
                                <a:pt x="36982" y="2795"/>
                                <a:pt x="38672" y="2782"/>
                                <a:pt x="40335" y="2731"/>
                              </a:cubicBezTo>
                              <a:cubicBezTo>
                                <a:pt x="44425" y="2642"/>
                                <a:pt x="48463" y="2439"/>
                                <a:pt x="52489" y="2147"/>
                              </a:cubicBezTo>
                              <a:cubicBezTo>
                                <a:pt x="56680" y="1817"/>
                                <a:pt x="60808" y="1385"/>
                                <a:pt x="64922" y="826"/>
                              </a:cubicBezTo>
                              <a:lnTo>
                                <a:pt x="64935" y="826"/>
                              </a:lnTo>
                              <a:lnTo>
                                <a:pt x="70599" y="0"/>
                              </a:lnTo>
                              <a:lnTo>
                                <a:pt x="70599" y="30373"/>
                              </a:lnTo>
                              <a:lnTo>
                                <a:pt x="60477" y="11545"/>
                              </a:lnTo>
                              <a:cubicBezTo>
                                <a:pt x="53823" y="12256"/>
                                <a:pt x="47104" y="12688"/>
                                <a:pt x="40335" y="12815"/>
                              </a:cubicBezTo>
                              <a:lnTo>
                                <a:pt x="40335" y="74880"/>
                              </a:lnTo>
                              <a:lnTo>
                                <a:pt x="70599" y="72327"/>
                              </a:lnTo>
                              <a:lnTo>
                                <a:pt x="70599" y="82374"/>
                              </a:lnTo>
                              <a:lnTo>
                                <a:pt x="40335" y="84964"/>
                              </a:lnTo>
                              <a:lnTo>
                                <a:pt x="40335" y="128817"/>
                              </a:lnTo>
                              <a:lnTo>
                                <a:pt x="70599" y="126865"/>
                              </a:lnTo>
                              <a:lnTo>
                                <a:pt x="70599" y="136667"/>
                              </a:lnTo>
                              <a:lnTo>
                                <a:pt x="40335" y="138901"/>
                              </a:lnTo>
                              <a:lnTo>
                                <a:pt x="40335" y="177369"/>
                              </a:lnTo>
                              <a:cubicBezTo>
                                <a:pt x="47219" y="177318"/>
                                <a:pt x="54051" y="177128"/>
                                <a:pt x="60833" y="176823"/>
                              </a:cubicBezTo>
                              <a:lnTo>
                                <a:pt x="70599" y="176011"/>
                              </a:lnTo>
                              <a:lnTo>
                                <a:pt x="70599" y="185826"/>
                              </a:lnTo>
                              <a:lnTo>
                                <a:pt x="50927" y="187262"/>
                              </a:lnTo>
                              <a:cubicBezTo>
                                <a:pt x="47409" y="187364"/>
                                <a:pt x="43879" y="187427"/>
                                <a:pt x="40335" y="187453"/>
                              </a:cubicBezTo>
                              <a:lnTo>
                                <a:pt x="40335" y="206071"/>
                              </a:lnTo>
                              <a:lnTo>
                                <a:pt x="30251" y="206071"/>
                              </a:lnTo>
                              <a:lnTo>
                                <a:pt x="30251" y="187453"/>
                              </a:lnTo>
                              <a:cubicBezTo>
                                <a:pt x="26657" y="187427"/>
                                <a:pt x="23063" y="187351"/>
                                <a:pt x="19482" y="187250"/>
                              </a:cubicBezTo>
                              <a:lnTo>
                                <a:pt x="0" y="185827"/>
                              </a:lnTo>
                              <a:lnTo>
                                <a:pt x="0" y="176018"/>
                              </a:lnTo>
                              <a:lnTo>
                                <a:pt x="9652" y="176823"/>
                              </a:lnTo>
                              <a:cubicBezTo>
                                <a:pt x="16459" y="177115"/>
                                <a:pt x="23343" y="177318"/>
                                <a:pt x="30251" y="177369"/>
                              </a:cubicBezTo>
                              <a:lnTo>
                                <a:pt x="30251" y="138901"/>
                              </a:lnTo>
                              <a:lnTo>
                                <a:pt x="0" y="136581"/>
                              </a:lnTo>
                              <a:lnTo>
                                <a:pt x="0" y="126808"/>
                              </a:lnTo>
                              <a:lnTo>
                                <a:pt x="30251" y="128817"/>
                              </a:lnTo>
                              <a:lnTo>
                                <a:pt x="30251" y="84964"/>
                              </a:lnTo>
                              <a:lnTo>
                                <a:pt x="0" y="82374"/>
                              </a:lnTo>
                              <a:lnTo>
                                <a:pt x="0" y="72327"/>
                              </a:lnTo>
                              <a:lnTo>
                                <a:pt x="30251" y="74880"/>
                              </a:lnTo>
                              <a:lnTo>
                                <a:pt x="30251" y="12815"/>
                              </a:lnTo>
                              <a:cubicBezTo>
                                <a:pt x="23495" y="12688"/>
                                <a:pt x="16777" y="12256"/>
                                <a:pt x="10122" y="11545"/>
                              </a:cubicBezTo>
                              <a:lnTo>
                                <a:pt x="0" y="303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B3D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380" name="Shape 17380"/>
                      <wps:cNvSpPr/>
                      <wps:spPr>
                        <a:xfrm>
                          <a:off x="212865" y="852"/>
                          <a:ext cx="70599" cy="1306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99" h="13065">
                              <a:moveTo>
                                <a:pt x="35293" y="0"/>
                              </a:moveTo>
                              <a:cubicBezTo>
                                <a:pt x="36982" y="0"/>
                                <a:pt x="38672" y="13"/>
                                <a:pt x="40335" y="51"/>
                              </a:cubicBezTo>
                              <a:lnTo>
                                <a:pt x="70599" y="3278"/>
                              </a:lnTo>
                              <a:lnTo>
                                <a:pt x="70599" y="13064"/>
                              </a:lnTo>
                              <a:lnTo>
                                <a:pt x="40335" y="10147"/>
                              </a:lnTo>
                              <a:cubicBezTo>
                                <a:pt x="38672" y="10097"/>
                                <a:pt x="36982" y="10084"/>
                                <a:pt x="35293" y="10084"/>
                              </a:cubicBezTo>
                              <a:cubicBezTo>
                                <a:pt x="33617" y="10084"/>
                                <a:pt x="31928" y="10097"/>
                                <a:pt x="30251" y="10147"/>
                              </a:cubicBezTo>
                              <a:lnTo>
                                <a:pt x="0" y="13065"/>
                              </a:lnTo>
                              <a:lnTo>
                                <a:pt x="0" y="3278"/>
                              </a:lnTo>
                              <a:lnTo>
                                <a:pt x="30251" y="51"/>
                              </a:lnTo>
                              <a:cubicBezTo>
                                <a:pt x="31928" y="13"/>
                                <a:pt x="33617" y="0"/>
                                <a:pt x="3529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B3D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381" name="Shape 17381"/>
                      <wps:cNvSpPr/>
                      <wps:spPr>
                        <a:xfrm>
                          <a:off x="283464" y="462344"/>
                          <a:ext cx="38017" cy="3147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017" h="31473">
                              <a:moveTo>
                                <a:pt x="0" y="0"/>
                              </a:moveTo>
                              <a:lnTo>
                                <a:pt x="5143" y="839"/>
                              </a:lnTo>
                              <a:lnTo>
                                <a:pt x="5156" y="839"/>
                              </a:lnTo>
                              <a:cubicBezTo>
                                <a:pt x="10960" y="1906"/>
                                <a:pt x="16700" y="3202"/>
                                <a:pt x="22339" y="4713"/>
                              </a:cubicBezTo>
                              <a:lnTo>
                                <a:pt x="38017" y="9774"/>
                              </a:lnTo>
                              <a:lnTo>
                                <a:pt x="38017" y="22858"/>
                              </a:lnTo>
                              <a:lnTo>
                                <a:pt x="14457" y="29884"/>
                              </a:lnTo>
                              <a:lnTo>
                                <a:pt x="0" y="3147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B3D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382" name="Shape 17382"/>
                      <wps:cNvSpPr/>
                      <wps:spPr>
                        <a:xfrm>
                          <a:off x="318592" y="458024"/>
                          <a:ext cx="2889" cy="32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89" h="3255">
                              <a:moveTo>
                                <a:pt x="2889" y="0"/>
                              </a:moveTo>
                              <a:lnTo>
                                <a:pt x="2889" y="3255"/>
                              </a:lnTo>
                              <a:lnTo>
                                <a:pt x="0" y="2175"/>
                              </a:lnTo>
                              <a:lnTo>
                                <a:pt x="288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B3D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383" name="Shape 17383"/>
                      <wps:cNvSpPr/>
                      <wps:spPr>
                        <a:xfrm>
                          <a:off x="283464" y="23674"/>
                          <a:ext cx="38017" cy="21577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017" h="215773">
                              <a:moveTo>
                                <a:pt x="38017" y="0"/>
                              </a:moveTo>
                              <a:lnTo>
                                <a:pt x="38017" y="10629"/>
                              </a:lnTo>
                              <a:lnTo>
                                <a:pt x="32474" y="12624"/>
                              </a:lnTo>
                              <a:lnTo>
                                <a:pt x="38017" y="16646"/>
                              </a:lnTo>
                              <a:lnTo>
                                <a:pt x="38017" y="29376"/>
                              </a:lnTo>
                              <a:lnTo>
                                <a:pt x="17971" y="16498"/>
                              </a:lnTo>
                              <a:cubicBezTo>
                                <a:pt x="12370" y="17806"/>
                                <a:pt x="6718" y="18898"/>
                                <a:pt x="1003" y="19787"/>
                              </a:cubicBezTo>
                              <a:cubicBezTo>
                                <a:pt x="8128" y="31001"/>
                                <a:pt x="14643" y="45670"/>
                                <a:pt x="20295" y="63513"/>
                              </a:cubicBezTo>
                              <a:cubicBezTo>
                                <a:pt x="21869" y="68504"/>
                                <a:pt x="23368" y="73686"/>
                                <a:pt x="24790" y="79045"/>
                              </a:cubicBezTo>
                              <a:lnTo>
                                <a:pt x="38017" y="74953"/>
                              </a:lnTo>
                              <a:lnTo>
                                <a:pt x="38017" y="85419"/>
                              </a:lnTo>
                              <a:lnTo>
                                <a:pt x="27241" y="88824"/>
                              </a:lnTo>
                              <a:cubicBezTo>
                                <a:pt x="27457" y="89751"/>
                                <a:pt x="27673" y="90678"/>
                                <a:pt x="27889" y="91618"/>
                              </a:cubicBezTo>
                              <a:cubicBezTo>
                                <a:pt x="30823" y="104483"/>
                                <a:pt x="33338" y="118199"/>
                                <a:pt x="35357" y="132550"/>
                              </a:cubicBezTo>
                              <a:lnTo>
                                <a:pt x="38017" y="131897"/>
                              </a:lnTo>
                              <a:lnTo>
                                <a:pt x="38017" y="142202"/>
                              </a:lnTo>
                              <a:lnTo>
                                <a:pt x="36665" y="142545"/>
                              </a:lnTo>
                              <a:lnTo>
                                <a:pt x="38017" y="157351"/>
                              </a:lnTo>
                              <a:lnTo>
                                <a:pt x="38017" y="215773"/>
                              </a:lnTo>
                              <a:lnTo>
                                <a:pt x="31407" y="215773"/>
                              </a:lnTo>
                              <a:cubicBezTo>
                                <a:pt x="31318" y="208534"/>
                                <a:pt x="31115" y="201435"/>
                                <a:pt x="30823" y="194488"/>
                              </a:cubicBezTo>
                              <a:cubicBezTo>
                                <a:pt x="30810" y="194082"/>
                                <a:pt x="30797" y="193675"/>
                                <a:pt x="30772" y="193282"/>
                              </a:cubicBezTo>
                              <a:lnTo>
                                <a:pt x="0" y="195528"/>
                              </a:lnTo>
                              <a:lnTo>
                                <a:pt x="0" y="185713"/>
                              </a:lnTo>
                              <a:lnTo>
                                <a:pt x="30264" y="183198"/>
                              </a:lnTo>
                              <a:cubicBezTo>
                                <a:pt x="29464" y="169558"/>
                                <a:pt x="28296" y="156515"/>
                                <a:pt x="26797" y="144145"/>
                              </a:cubicBezTo>
                              <a:cubicBezTo>
                                <a:pt x="25616" y="144310"/>
                                <a:pt x="24422" y="144488"/>
                                <a:pt x="23241" y="144653"/>
                              </a:cubicBezTo>
                              <a:lnTo>
                                <a:pt x="0" y="146369"/>
                              </a:lnTo>
                              <a:lnTo>
                                <a:pt x="0" y="136567"/>
                              </a:lnTo>
                              <a:lnTo>
                                <a:pt x="14237" y="135649"/>
                              </a:lnTo>
                              <a:cubicBezTo>
                                <a:pt x="18009" y="135204"/>
                                <a:pt x="21768" y="134697"/>
                                <a:pt x="25489" y="134150"/>
                              </a:cubicBezTo>
                              <a:cubicBezTo>
                                <a:pt x="23355" y="118910"/>
                                <a:pt x="20726" y="104775"/>
                                <a:pt x="17691" y="91872"/>
                              </a:cubicBezTo>
                              <a:cubicBezTo>
                                <a:pt x="17589" y="91440"/>
                                <a:pt x="17488" y="91008"/>
                                <a:pt x="17386" y="90589"/>
                              </a:cubicBezTo>
                              <a:lnTo>
                                <a:pt x="0" y="92077"/>
                              </a:lnTo>
                              <a:lnTo>
                                <a:pt x="0" y="82030"/>
                              </a:lnTo>
                              <a:lnTo>
                                <a:pt x="14910" y="80772"/>
                              </a:lnTo>
                              <a:cubicBezTo>
                                <a:pt x="11411" y="67736"/>
                                <a:pt x="7493" y="56150"/>
                                <a:pt x="3280" y="46176"/>
                              </a:cubicBezTo>
                              <a:lnTo>
                                <a:pt x="0" y="40075"/>
                              </a:lnTo>
                              <a:lnTo>
                                <a:pt x="0" y="9703"/>
                              </a:lnTo>
                              <a:lnTo>
                                <a:pt x="432" y="9640"/>
                              </a:lnTo>
                              <a:cubicBezTo>
                                <a:pt x="6718" y="8611"/>
                                <a:pt x="12929" y="7328"/>
                                <a:pt x="19025" y="5792"/>
                              </a:cubicBezTo>
                              <a:lnTo>
                                <a:pt x="3801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B3D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384" name="Shape 17384"/>
                      <wps:cNvSpPr/>
                      <wps:spPr>
                        <a:xfrm>
                          <a:off x="283464" y="4131"/>
                          <a:ext cx="38017" cy="184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017" h="18499">
                              <a:moveTo>
                                <a:pt x="0" y="0"/>
                              </a:moveTo>
                              <a:lnTo>
                                <a:pt x="12965" y="1383"/>
                              </a:lnTo>
                              <a:lnTo>
                                <a:pt x="38017" y="8611"/>
                              </a:lnTo>
                              <a:lnTo>
                                <a:pt x="38017" y="18499"/>
                              </a:lnTo>
                              <a:lnTo>
                                <a:pt x="5694" y="10335"/>
                              </a:lnTo>
                              <a:lnTo>
                                <a:pt x="0" y="978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B3D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385" name="Shape 17385"/>
                      <wps:cNvSpPr/>
                      <wps:spPr>
                        <a:xfrm>
                          <a:off x="321481" y="421637"/>
                          <a:ext cx="40437" cy="6356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437" h="63565">
                              <a:moveTo>
                                <a:pt x="40437" y="0"/>
                              </a:moveTo>
                              <a:lnTo>
                                <a:pt x="40437" y="46894"/>
                              </a:lnTo>
                              <a:lnTo>
                                <a:pt x="31388" y="52519"/>
                              </a:lnTo>
                              <a:lnTo>
                                <a:pt x="31375" y="52519"/>
                              </a:lnTo>
                              <a:cubicBezTo>
                                <a:pt x="27286" y="54437"/>
                                <a:pt x="23158" y="56228"/>
                                <a:pt x="18980" y="57904"/>
                              </a:cubicBezTo>
                              <a:lnTo>
                                <a:pt x="0" y="63565"/>
                              </a:lnTo>
                              <a:lnTo>
                                <a:pt x="0" y="50481"/>
                              </a:lnTo>
                              <a:lnTo>
                                <a:pt x="5213" y="52164"/>
                              </a:lnTo>
                              <a:lnTo>
                                <a:pt x="5226" y="52164"/>
                              </a:lnTo>
                              <a:cubicBezTo>
                                <a:pt x="9925" y="50513"/>
                                <a:pt x="14561" y="48722"/>
                                <a:pt x="19133" y="46792"/>
                              </a:cubicBezTo>
                              <a:lnTo>
                                <a:pt x="0" y="39642"/>
                              </a:lnTo>
                              <a:lnTo>
                                <a:pt x="0" y="36387"/>
                              </a:lnTo>
                              <a:lnTo>
                                <a:pt x="23722" y="18531"/>
                              </a:lnTo>
                              <a:lnTo>
                                <a:pt x="4043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B3D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386" name="Shape 17386"/>
                      <wps:cNvSpPr/>
                      <wps:spPr>
                        <a:xfrm>
                          <a:off x="321481" y="181026"/>
                          <a:ext cx="40437" cy="5842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437" h="58422">
                              <a:moveTo>
                                <a:pt x="0" y="0"/>
                              </a:moveTo>
                              <a:lnTo>
                                <a:pt x="2242" y="24538"/>
                              </a:lnTo>
                              <a:cubicBezTo>
                                <a:pt x="3219" y="24399"/>
                                <a:pt x="4185" y="24259"/>
                                <a:pt x="5150" y="24106"/>
                              </a:cubicBezTo>
                              <a:cubicBezTo>
                                <a:pt x="10052" y="23395"/>
                                <a:pt x="14916" y="22608"/>
                                <a:pt x="19717" y="21744"/>
                              </a:cubicBezTo>
                              <a:lnTo>
                                <a:pt x="40437" y="16909"/>
                              </a:lnTo>
                              <a:lnTo>
                                <a:pt x="40437" y="27728"/>
                              </a:lnTo>
                              <a:lnTo>
                                <a:pt x="36659" y="28691"/>
                              </a:lnTo>
                              <a:cubicBezTo>
                                <a:pt x="25648" y="31041"/>
                                <a:pt x="14345" y="33022"/>
                                <a:pt x="2775" y="34635"/>
                              </a:cubicBezTo>
                              <a:cubicBezTo>
                                <a:pt x="3131" y="42471"/>
                                <a:pt x="3372" y="50421"/>
                                <a:pt x="3473" y="58422"/>
                              </a:cubicBezTo>
                              <a:lnTo>
                                <a:pt x="0" y="5842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B3D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387" name="Shape 17387"/>
                      <wps:cNvSpPr/>
                      <wps:spPr>
                        <a:xfrm>
                          <a:off x="321481" y="145644"/>
                          <a:ext cx="40437" cy="202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437" h="20232">
                              <a:moveTo>
                                <a:pt x="40437" y="0"/>
                              </a:moveTo>
                              <a:lnTo>
                                <a:pt x="40437" y="9968"/>
                              </a:lnTo>
                              <a:lnTo>
                                <a:pt x="0" y="20232"/>
                              </a:lnTo>
                              <a:lnTo>
                                <a:pt x="0" y="9927"/>
                              </a:lnTo>
                              <a:lnTo>
                                <a:pt x="4043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B3D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388" name="Shape 17388"/>
                      <wps:cNvSpPr/>
                      <wps:spPr>
                        <a:xfrm>
                          <a:off x="321481" y="40320"/>
                          <a:ext cx="40437" cy="6877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437" h="68773">
                              <a:moveTo>
                                <a:pt x="0" y="0"/>
                              </a:moveTo>
                              <a:lnTo>
                                <a:pt x="21787" y="15806"/>
                              </a:lnTo>
                              <a:lnTo>
                                <a:pt x="40437" y="35980"/>
                              </a:lnTo>
                              <a:lnTo>
                                <a:pt x="40437" y="55995"/>
                              </a:lnTo>
                              <a:lnTo>
                                <a:pt x="0" y="68773"/>
                              </a:lnTo>
                              <a:lnTo>
                                <a:pt x="0" y="58307"/>
                              </a:lnTo>
                              <a:lnTo>
                                <a:pt x="37014" y="46854"/>
                              </a:lnTo>
                              <a:cubicBezTo>
                                <a:pt x="28880" y="36523"/>
                                <a:pt x="19968" y="27315"/>
                                <a:pt x="10412" y="19419"/>
                              </a:cubicBezTo>
                              <a:lnTo>
                                <a:pt x="0" y="1273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B3D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389" name="Shape 17389"/>
                      <wps:cNvSpPr/>
                      <wps:spPr>
                        <a:xfrm>
                          <a:off x="321481" y="12742"/>
                          <a:ext cx="40437" cy="298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437" h="29801">
                              <a:moveTo>
                                <a:pt x="0" y="0"/>
                              </a:moveTo>
                              <a:lnTo>
                                <a:pt x="16148" y="4659"/>
                              </a:lnTo>
                              <a:cubicBezTo>
                                <a:pt x="20453" y="6310"/>
                                <a:pt x="24708" y="8088"/>
                                <a:pt x="28912" y="10006"/>
                              </a:cubicBezTo>
                              <a:lnTo>
                                <a:pt x="40437" y="17045"/>
                              </a:lnTo>
                              <a:lnTo>
                                <a:pt x="40437" y="29801"/>
                              </a:lnTo>
                              <a:lnTo>
                                <a:pt x="16300" y="15695"/>
                              </a:lnTo>
                              <a:lnTo>
                                <a:pt x="0" y="21562"/>
                              </a:lnTo>
                              <a:lnTo>
                                <a:pt x="0" y="10933"/>
                              </a:lnTo>
                              <a:lnTo>
                                <a:pt x="1873" y="10361"/>
                              </a:lnTo>
                              <a:lnTo>
                                <a:pt x="0" y="988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B3D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390" name="Shape 17390"/>
                      <wps:cNvSpPr/>
                      <wps:spPr>
                        <a:xfrm>
                          <a:off x="361918" y="364327"/>
                          <a:ext cx="72060" cy="1042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2060" h="104204">
                              <a:moveTo>
                                <a:pt x="35592" y="0"/>
                              </a:moveTo>
                              <a:cubicBezTo>
                                <a:pt x="44056" y="4248"/>
                                <a:pt x="51673" y="8788"/>
                                <a:pt x="58398" y="13565"/>
                              </a:cubicBezTo>
                              <a:lnTo>
                                <a:pt x="72060" y="25295"/>
                              </a:lnTo>
                              <a:lnTo>
                                <a:pt x="72060" y="48487"/>
                              </a:lnTo>
                              <a:lnTo>
                                <a:pt x="61728" y="60185"/>
                              </a:lnTo>
                              <a:cubicBezTo>
                                <a:pt x="57601" y="64313"/>
                                <a:pt x="53359" y="68275"/>
                                <a:pt x="48990" y="72073"/>
                              </a:cubicBezTo>
                              <a:cubicBezTo>
                                <a:pt x="46438" y="74295"/>
                                <a:pt x="43847" y="76467"/>
                                <a:pt x="41205" y="78588"/>
                              </a:cubicBezTo>
                              <a:lnTo>
                                <a:pt x="0" y="104204"/>
                              </a:lnTo>
                              <a:lnTo>
                                <a:pt x="0" y="57310"/>
                              </a:lnTo>
                              <a:lnTo>
                                <a:pt x="7144" y="49390"/>
                              </a:lnTo>
                              <a:cubicBezTo>
                                <a:pt x="18879" y="55766"/>
                                <a:pt x="28251" y="62865"/>
                                <a:pt x="35033" y="70434"/>
                              </a:cubicBezTo>
                              <a:cubicBezTo>
                                <a:pt x="37662" y="68339"/>
                                <a:pt x="40227" y="66192"/>
                                <a:pt x="42755" y="63970"/>
                              </a:cubicBezTo>
                              <a:cubicBezTo>
                                <a:pt x="35376" y="55664"/>
                                <a:pt x="25419" y="47968"/>
                                <a:pt x="13087" y="41161"/>
                              </a:cubicBezTo>
                              <a:cubicBezTo>
                                <a:pt x="21774" y="28461"/>
                                <a:pt x="29305" y="14668"/>
                                <a:pt x="3559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B3D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391" name="Shape 17391"/>
                      <wps:cNvSpPr/>
                      <wps:spPr>
                        <a:xfrm>
                          <a:off x="401320" y="312549"/>
                          <a:ext cx="32658" cy="638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658" h="63844">
                              <a:moveTo>
                                <a:pt x="12471" y="0"/>
                              </a:moveTo>
                              <a:lnTo>
                                <a:pt x="32658" y="8772"/>
                              </a:lnTo>
                              <a:lnTo>
                                <a:pt x="32658" y="63844"/>
                              </a:lnTo>
                              <a:lnTo>
                                <a:pt x="23828" y="56429"/>
                              </a:lnTo>
                              <a:cubicBezTo>
                                <a:pt x="16739" y="51470"/>
                                <a:pt x="8782" y="46780"/>
                                <a:pt x="0" y="42405"/>
                              </a:cubicBezTo>
                              <a:cubicBezTo>
                                <a:pt x="5194" y="28867"/>
                                <a:pt x="9373" y="14681"/>
                                <a:pt x="1247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B3D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392" name="Shape 17392"/>
                      <wps:cNvSpPr/>
                      <wps:spPr>
                        <a:xfrm>
                          <a:off x="415735" y="239447"/>
                          <a:ext cx="18244" cy="7093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44" h="70931">
                              <a:moveTo>
                                <a:pt x="4445" y="0"/>
                              </a:moveTo>
                              <a:lnTo>
                                <a:pt x="18244" y="0"/>
                              </a:lnTo>
                              <a:lnTo>
                                <a:pt x="18244" y="70931"/>
                              </a:lnTo>
                              <a:lnTo>
                                <a:pt x="0" y="63068"/>
                              </a:lnTo>
                              <a:cubicBezTo>
                                <a:pt x="3035" y="45745"/>
                                <a:pt x="4597" y="27826"/>
                                <a:pt x="4597" y="9576"/>
                              </a:cubicBezTo>
                              <a:cubicBezTo>
                                <a:pt x="4597" y="6375"/>
                                <a:pt x="4547" y="3188"/>
                                <a:pt x="444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B3D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393" name="Shape 17393"/>
                      <wps:cNvSpPr/>
                      <wps:spPr>
                        <a:xfrm>
                          <a:off x="361918" y="29786"/>
                          <a:ext cx="72060" cy="2096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2060" h="209661">
                              <a:moveTo>
                                <a:pt x="0" y="0"/>
                              </a:moveTo>
                              <a:lnTo>
                                <a:pt x="40189" y="24546"/>
                              </a:lnTo>
                              <a:cubicBezTo>
                                <a:pt x="42818" y="26629"/>
                                <a:pt x="45422" y="28788"/>
                                <a:pt x="47974" y="30985"/>
                              </a:cubicBezTo>
                              <a:cubicBezTo>
                                <a:pt x="52699" y="35049"/>
                                <a:pt x="57283" y="39303"/>
                                <a:pt x="61728" y="43761"/>
                              </a:cubicBezTo>
                              <a:lnTo>
                                <a:pt x="72060" y="55397"/>
                              </a:lnTo>
                              <a:lnTo>
                                <a:pt x="72060" y="71133"/>
                              </a:lnTo>
                              <a:lnTo>
                                <a:pt x="41548" y="38909"/>
                              </a:lnTo>
                              <a:cubicBezTo>
                                <a:pt x="34055" y="46974"/>
                                <a:pt x="24111" y="54442"/>
                                <a:pt x="11881" y="61058"/>
                              </a:cubicBezTo>
                              <a:cubicBezTo>
                                <a:pt x="20695" y="73669"/>
                                <a:pt x="28340" y="87385"/>
                                <a:pt x="34741" y="101978"/>
                              </a:cubicBezTo>
                              <a:cubicBezTo>
                                <a:pt x="43123" y="97818"/>
                                <a:pt x="50683" y="93380"/>
                                <a:pt x="57379" y="88711"/>
                              </a:cubicBezTo>
                              <a:lnTo>
                                <a:pt x="72060" y="76392"/>
                              </a:lnTo>
                              <a:lnTo>
                                <a:pt x="72060" y="89524"/>
                              </a:lnTo>
                              <a:lnTo>
                                <a:pt x="62498" y="97418"/>
                              </a:lnTo>
                              <a:cubicBezTo>
                                <a:pt x="55534" y="102232"/>
                                <a:pt x="47746" y="106785"/>
                                <a:pt x="39173" y="111033"/>
                              </a:cubicBezTo>
                              <a:cubicBezTo>
                                <a:pt x="38995" y="111122"/>
                                <a:pt x="38805" y="111211"/>
                                <a:pt x="38614" y="111300"/>
                              </a:cubicBezTo>
                              <a:cubicBezTo>
                                <a:pt x="43923" y="124761"/>
                                <a:pt x="48203" y="138897"/>
                                <a:pt x="51391" y="153514"/>
                              </a:cubicBezTo>
                              <a:lnTo>
                                <a:pt x="72060" y="144556"/>
                              </a:lnTo>
                              <a:lnTo>
                                <a:pt x="72060" y="155498"/>
                              </a:lnTo>
                              <a:lnTo>
                                <a:pt x="53410" y="163522"/>
                              </a:lnTo>
                              <a:cubicBezTo>
                                <a:pt x="56153" y="178508"/>
                                <a:pt x="57791" y="193938"/>
                                <a:pt x="58261" y="209661"/>
                              </a:cubicBezTo>
                              <a:lnTo>
                                <a:pt x="48177" y="209661"/>
                              </a:lnTo>
                              <a:cubicBezTo>
                                <a:pt x="47720" y="195018"/>
                                <a:pt x="46209" y="180730"/>
                                <a:pt x="43745" y="166964"/>
                              </a:cubicBezTo>
                              <a:cubicBezTo>
                                <a:pt x="39440" y="168424"/>
                                <a:pt x="35058" y="169834"/>
                                <a:pt x="30613" y="171167"/>
                              </a:cubicBezTo>
                              <a:lnTo>
                                <a:pt x="0" y="178968"/>
                              </a:lnTo>
                              <a:lnTo>
                                <a:pt x="0" y="168149"/>
                              </a:lnTo>
                              <a:lnTo>
                                <a:pt x="24835" y="162354"/>
                              </a:lnTo>
                              <a:cubicBezTo>
                                <a:pt x="30601" y="160677"/>
                                <a:pt x="36265" y="158886"/>
                                <a:pt x="41789" y="156969"/>
                              </a:cubicBezTo>
                              <a:cubicBezTo>
                                <a:pt x="38665" y="142516"/>
                                <a:pt x="34500" y="128660"/>
                                <a:pt x="29394" y="115592"/>
                              </a:cubicBezTo>
                              <a:cubicBezTo>
                                <a:pt x="22879" y="118462"/>
                                <a:pt x="16059" y="121117"/>
                                <a:pt x="8998" y="123542"/>
                              </a:cubicBezTo>
                              <a:lnTo>
                                <a:pt x="0" y="125826"/>
                              </a:lnTo>
                              <a:lnTo>
                                <a:pt x="0" y="115858"/>
                              </a:lnTo>
                              <a:lnTo>
                                <a:pt x="565" y="115719"/>
                              </a:lnTo>
                              <a:cubicBezTo>
                                <a:pt x="9290" y="112925"/>
                                <a:pt x="17647" y="109763"/>
                                <a:pt x="25546" y="106270"/>
                              </a:cubicBezTo>
                              <a:cubicBezTo>
                                <a:pt x="19107" y="91538"/>
                                <a:pt x="11449" y="77924"/>
                                <a:pt x="2762" y="65656"/>
                              </a:cubicBezTo>
                              <a:lnTo>
                                <a:pt x="0" y="66529"/>
                              </a:lnTo>
                              <a:lnTo>
                                <a:pt x="0" y="46514"/>
                              </a:lnTo>
                              <a:lnTo>
                                <a:pt x="5861" y="52854"/>
                              </a:lnTo>
                              <a:cubicBezTo>
                                <a:pt x="17482" y="46695"/>
                                <a:pt x="26854" y="39824"/>
                                <a:pt x="33776" y="32496"/>
                              </a:cubicBezTo>
                              <a:lnTo>
                                <a:pt x="0" y="1275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B3D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394" name="Shape 17394"/>
                      <wps:cNvSpPr/>
                      <wps:spPr>
                        <a:xfrm>
                          <a:off x="433978" y="85183"/>
                          <a:ext cx="62363" cy="32763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363" h="327630">
                              <a:moveTo>
                                <a:pt x="0" y="0"/>
                              </a:moveTo>
                              <a:lnTo>
                                <a:pt x="9582" y="10792"/>
                              </a:lnTo>
                              <a:cubicBezTo>
                                <a:pt x="11741" y="13523"/>
                                <a:pt x="13824" y="16291"/>
                                <a:pt x="15843" y="19098"/>
                              </a:cubicBezTo>
                              <a:cubicBezTo>
                                <a:pt x="26232" y="33500"/>
                                <a:pt x="34969" y="48879"/>
                                <a:pt x="41967" y="65008"/>
                              </a:cubicBezTo>
                              <a:cubicBezTo>
                                <a:pt x="43351" y="68183"/>
                                <a:pt x="44672" y="71384"/>
                                <a:pt x="45904" y="74610"/>
                              </a:cubicBezTo>
                              <a:cubicBezTo>
                                <a:pt x="55543" y="99654"/>
                                <a:pt x="61068" y="126311"/>
                                <a:pt x="62160" y="153756"/>
                              </a:cubicBezTo>
                              <a:cubicBezTo>
                                <a:pt x="62173" y="153934"/>
                                <a:pt x="62186" y="154099"/>
                                <a:pt x="62186" y="154264"/>
                              </a:cubicBezTo>
                              <a:cubicBezTo>
                                <a:pt x="62186" y="154429"/>
                                <a:pt x="62186" y="154594"/>
                                <a:pt x="62198" y="154772"/>
                              </a:cubicBezTo>
                              <a:cubicBezTo>
                                <a:pt x="62313" y="157782"/>
                                <a:pt x="62363" y="160805"/>
                                <a:pt x="62363" y="163840"/>
                              </a:cubicBezTo>
                              <a:cubicBezTo>
                                <a:pt x="62363" y="194167"/>
                                <a:pt x="56953" y="223644"/>
                                <a:pt x="46615" y="251203"/>
                              </a:cubicBezTo>
                              <a:cubicBezTo>
                                <a:pt x="45396" y="254467"/>
                                <a:pt x="44113" y="257680"/>
                                <a:pt x="42755" y="260881"/>
                              </a:cubicBezTo>
                              <a:cubicBezTo>
                                <a:pt x="35820" y="277187"/>
                                <a:pt x="27121" y="292745"/>
                                <a:pt x="16732" y="307337"/>
                              </a:cubicBezTo>
                              <a:cubicBezTo>
                                <a:pt x="14726" y="310169"/>
                                <a:pt x="12643" y="312976"/>
                                <a:pt x="10497" y="315732"/>
                              </a:cubicBezTo>
                              <a:lnTo>
                                <a:pt x="10497" y="315745"/>
                              </a:lnTo>
                              <a:lnTo>
                                <a:pt x="0" y="327630"/>
                              </a:lnTo>
                              <a:lnTo>
                                <a:pt x="0" y="304438"/>
                              </a:lnTo>
                              <a:lnTo>
                                <a:pt x="3791" y="307693"/>
                              </a:lnTo>
                              <a:cubicBezTo>
                                <a:pt x="5848" y="304988"/>
                                <a:pt x="7855" y="302232"/>
                                <a:pt x="9798" y="299438"/>
                              </a:cubicBezTo>
                              <a:lnTo>
                                <a:pt x="0" y="291210"/>
                              </a:lnTo>
                              <a:lnTo>
                                <a:pt x="0" y="236138"/>
                              </a:lnTo>
                              <a:lnTo>
                                <a:pt x="7372" y="239341"/>
                              </a:lnTo>
                              <a:cubicBezTo>
                                <a:pt x="17202" y="244205"/>
                                <a:pt x="26168" y="249387"/>
                                <a:pt x="34220" y="254810"/>
                              </a:cubicBezTo>
                              <a:cubicBezTo>
                                <a:pt x="35528" y="251635"/>
                                <a:pt x="36786" y="248422"/>
                                <a:pt x="37954" y="245183"/>
                              </a:cubicBezTo>
                              <a:cubicBezTo>
                                <a:pt x="30016" y="239976"/>
                                <a:pt x="21304" y="234998"/>
                                <a:pt x="11843" y="230299"/>
                              </a:cubicBezTo>
                              <a:lnTo>
                                <a:pt x="0" y="225195"/>
                              </a:lnTo>
                              <a:lnTo>
                                <a:pt x="0" y="154264"/>
                              </a:lnTo>
                              <a:lnTo>
                                <a:pt x="52089" y="154264"/>
                              </a:lnTo>
                              <a:cubicBezTo>
                                <a:pt x="52076" y="154099"/>
                                <a:pt x="52064" y="153934"/>
                                <a:pt x="52064" y="153756"/>
                              </a:cubicBezTo>
                              <a:cubicBezTo>
                                <a:pt x="50997" y="128115"/>
                                <a:pt x="45841" y="103515"/>
                                <a:pt x="37255" y="80579"/>
                              </a:cubicBezTo>
                              <a:cubicBezTo>
                                <a:pt x="29496" y="85633"/>
                                <a:pt x="21025" y="90459"/>
                                <a:pt x="11843" y="95006"/>
                              </a:cubicBezTo>
                              <a:lnTo>
                                <a:pt x="0" y="100101"/>
                              </a:lnTo>
                              <a:lnTo>
                                <a:pt x="0" y="89159"/>
                              </a:lnTo>
                              <a:lnTo>
                                <a:pt x="7372" y="85964"/>
                              </a:lnTo>
                              <a:cubicBezTo>
                                <a:pt x="16872" y="81252"/>
                                <a:pt x="25571" y="76261"/>
                                <a:pt x="33445" y="71028"/>
                              </a:cubicBezTo>
                              <a:cubicBezTo>
                                <a:pt x="26791" y="55369"/>
                                <a:pt x="18523" y="40574"/>
                                <a:pt x="8820" y="26845"/>
                              </a:cubicBezTo>
                              <a:lnTo>
                                <a:pt x="0" y="34127"/>
                              </a:lnTo>
                              <a:lnTo>
                                <a:pt x="0" y="20995"/>
                              </a:lnTo>
                              <a:lnTo>
                                <a:pt x="2775" y="18666"/>
                              </a:lnTo>
                              <a:lnTo>
                                <a:pt x="0" y="1573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B3D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395" name="Shape 17395"/>
                      <wps:cNvSpPr/>
                      <wps:spPr>
                        <a:xfrm>
                          <a:off x="104780" y="110681"/>
                          <a:ext cx="297231" cy="27980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7231" h="279806">
                              <a:moveTo>
                                <a:pt x="201104" y="0"/>
                              </a:moveTo>
                              <a:cubicBezTo>
                                <a:pt x="201206" y="0"/>
                                <a:pt x="203365" y="1842"/>
                                <a:pt x="206566" y="4610"/>
                              </a:cubicBezTo>
                              <a:cubicBezTo>
                                <a:pt x="216116" y="12865"/>
                                <a:pt x="234836" y="29324"/>
                                <a:pt x="234836" y="29324"/>
                              </a:cubicBezTo>
                              <a:lnTo>
                                <a:pt x="242354" y="20625"/>
                              </a:lnTo>
                              <a:lnTo>
                                <a:pt x="257696" y="34823"/>
                              </a:lnTo>
                              <a:lnTo>
                                <a:pt x="266129" y="42647"/>
                              </a:lnTo>
                              <a:lnTo>
                                <a:pt x="268694" y="45009"/>
                              </a:lnTo>
                              <a:lnTo>
                                <a:pt x="263233" y="52934"/>
                              </a:lnTo>
                              <a:lnTo>
                                <a:pt x="281978" y="81471"/>
                              </a:lnTo>
                              <a:lnTo>
                                <a:pt x="287744" y="90272"/>
                              </a:lnTo>
                              <a:lnTo>
                                <a:pt x="297231" y="104699"/>
                              </a:lnTo>
                              <a:lnTo>
                                <a:pt x="291782" y="113386"/>
                              </a:lnTo>
                              <a:lnTo>
                                <a:pt x="253365" y="99035"/>
                              </a:lnTo>
                              <a:lnTo>
                                <a:pt x="236906" y="92888"/>
                              </a:lnTo>
                              <a:lnTo>
                                <a:pt x="236411" y="92088"/>
                              </a:lnTo>
                              <a:lnTo>
                                <a:pt x="231610" y="84163"/>
                              </a:lnTo>
                              <a:lnTo>
                                <a:pt x="221856" y="94450"/>
                              </a:lnTo>
                              <a:lnTo>
                                <a:pt x="209512" y="107480"/>
                              </a:lnTo>
                              <a:lnTo>
                                <a:pt x="167246" y="152083"/>
                              </a:lnTo>
                              <a:lnTo>
                                <a:pt x="264312" y="255143"/>
                              </a:lnTo>
                              <a:lnTo>
                                <a:pt x="239001" y="279222"/>
                              </a:lnTo>
                              <a:lnTo>
                                <a:pt x="143167" y="177483"/>
                              </a:lnTo>
                              <a:lnTo>
                                <a:pt x="46190" y="279806"/>
                              </a:lnTo>
                              <a:lnTo>
                                <a:pt x="20866" y="255727"/>
                              </a:lnTo>
                              <a:lnTo>
                                <a:pt x="119177" y="151994"/>
                              </a:lnTo>
                              <a:lnTo>
                                <a:pt x="77267" y="107506"/>
                              </a:lnTo>
                              <a:lnTo>
                                <a:pt x="64973" y="94463"/>
                              </a:lnTo>
                              <a:lnTo>
                                <a:pt x="54610" y="83464"/>
                              </a:lnTo>
                              <a:lnTo>
                                <a:pt x="46165" y="91313"/>
                              </a:lnTo>
                              <a:lnTo>
                                <a:pt x="37059" y="99797"/>
                              </a:lnTo>
                              <a:lnTo>
                                <a:pt x="24371" y="111595"/>
                              </a:lnTo>
                              <a:lnTo>
                                <a:pt x="5512" y="92151"/>
                              </a:lnTo>
                              <a:lnTo>
                                <a:pt x="0" y="86462"/>
                              </a:lnTo>
                              <a:lnTo>
                                <a:pt x="5207" y="81585"/>
                              </a:lnTo>
                              <a:lnTo>
                                <a:pt x="40399" y="48692"/>
                              </a:lnTo>
                              <a:lnTo>
                                <a:pt x="49098" y="40551"/>
                              </a:lnTo>
                              <a:lnTo>
                                <a:pt x="78321" y="13221"/>
                              </a:lnTo>
                              <a:lnTo>
                                <a:pt x="86347" y="5715"/>
                              </a:lnTo>
                              <a:lnTo>
                                <a:pt x="89433" y="9081"/>
                              </a:lnTo>
                              <a:lnTo>
                                <a:pt x="110173" y="31750"/>
                              </a:lnTo>
                              <a:lnTo>
                                <a:pt x="92227" y="48451"/>
                              </a:lnTo>
                              <a:lnTo>
                                <a:pt x="82677" y="57341"/>
                              </a:lnTo>
                              <a:lnTo>
                                <a:pt x="81102" y="58801"/>
                              </a:lnTo>
                              <a:lnTo>
                                <a:pt x="80188" y="59652"/>
                              </a:lnTo>
                              <a:lnTo>
                                <a:pt x="80912" y="60414"/>
                              </a:lnTo>
                              <a:lnTo>
                                <a:pt x="117729" y="99517"/>
                              </a:lnTo>
                              <a:lnTo>
                                <a:pt x="127559" y="109957"/>
                              </a:lnTo>
                              <a:lnTo>
                                <a:pt x="138341" y="121399"/>
                              </a:lnTo>
                              <a:lnTo>
                                <a:pt x="143243" y="126594"/>
                              </a:lnTo>
                              <a:lnTo>
                                <a:pt x="148425" y="121133"/>
                              </a:lnTo>
                              <a:lnTo>
                                <a:pt x="159017" y="109957"/>
                              </a:lnTo>
                              <a:lnTo>
                                <a:pt x="168910" y="99517"/>
                              </a:lnTo>
                              <a:lnTo>
                                <a:pt x="205346" y="61074"/>
                              </a:lnTo>
                              <a:lnTo>
                                <a:pt x="201917" y="57645"/>
                              </a:lnTo>
                              <a:lnTo>
                                <a:pt x="173596" y="29324"/>
                              </a:lnTo>
                              <a:cubicBezTo>
                                <a:pt x="173596" y="29324"/>
                                <a:pt x="188493" y="13195"/>
                                <a:pt x="196367" y="4864"/>
                              </a:cubicBezTo>
                              <a:cubicBezTo>
                                <a:pt x="199111" y="1956"/>
                                <a:pt x="201003" y="0"/>
                                <a:pt x="20110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42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396" name="Shape 17396"/>
                      <wps:cNvSpPr/>
                      <wps:spPr>
                        <a:xfrm>
                          <a:off x="601885" y="8960"/>
                          <a:ext cx="65189" cy="9343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189" h="93434">
                              <a:moveTo>
                                <a:pt x="31179" y="0"/>
                              </a:moveTo>
                              <a:cubicBezTo>
                                <a:pt x="52045" y="0"/>
                                <a:pt x="63373" y="12167"/>
                                <a:pt x="63373" y="28791"/>
                              </a:cubicBezTo>
                              <a:cubicBezTo>
                                <a:pt x="63373" y="44209"/>
                                <a:pt x="52337" y="56591"/>
                                <a:pt x="38938" y="68390"/>
                              </a:cubicBezTo>
                              <a:lnTo>
                                <a:pt x="30429" y="75438"/>
                              </a:lnTo>
                              <a:lnTo>
                                <a:pt x="30429" y="75730"/>
                              </a:lnTo>
                              <a:lnTo>
                                <a:pt x="65189" y="75730"/>
                              </a:lnTo>
                              <a:lnTo>
                                <a:pt x="65189" y="93434"/>
                              </a:lnTo>
                              <a:lnTo>
                                <a:pt x="0" y="93434"/>
                              </a:lnTo>
                              <a:lnTo>
                                <a:pt x="0" y="80429"/>
                              </a:lnTo>
                              <a:lnTo>
                                <a:pt x="11824" y="69748"/>
                              </a:lnTo>
                              <a:cubicBezTo>
                                <a:pt x="31928" y="51689"/>
                                <a:pt x="41720" y="41427"/>
                                <a:pt x="41885" y="30683"/>
                              </a:cubicBezTo>
                              <a:cubicBezTo>
                                <a:pt x="41885" y="23228"/>
                                <a:pt x="37490" y="17285"/>
                                <a:pt x="26848" y="17285"/>
                              </a:cubicBezTo>
                              <a:cubicBezTo>
                                <a:pt x="18936" y="17285"/>
                                <a:pt x="12027" y="21247"/>
                                <a:pt x="7176" y="24829"/>
                              </a:cubicBezTo>
                              <a:lnTo>
                                <a:pt x="1156" y="9487"/>
                              </a:lnTo>
                              <a:cubicBezTo>
                                <a:pt x="8014" y="4267"/>
                                <a:pt x="18821" y="0"/>
                                <a:pt x="3117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42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397" name="Shape 17397"/>
                      <wps:cNvSpPr/>
                      <wps:spPr>
                        <a:xfrm>
                          <a:off x="681264" y="10518"/>
                          <a:ext cx="64922" cy="918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922" h="91872">
                              <a:moveTo>
                                <a:pt x="0" y="0"/>
                              </a:moveTo>
                              <a:lnTo>
                                <a:pt x="64922" y="0"/>
                              </a:lnTo>
                              <a:lnTo>
                                <a:pt x="64922" y="13525"/>
                              </a:lnTo>
                              <a:lnTo>
                                <a:pt x="27051" y="91872"/>
                              </a:lnTo>
                              <a:lnTo>
                                <a:pt x="4254" y="91872"/>
                              </a:lnTo>
                              <a:lnTo>
                                <a:pt x="42113" y="17983"/>
                              </a:lnTo>
                              <a:lnTo>
                                <a:pt x="42113" y="17704"/>
                              </a:lnTo>
                              <a:lnTo>
                                <a:pt x="0" y="1770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42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398" name="Shape 17398"/>
                      <wps:cNvSpPr/>
                      <wps:spPr>
                        <a:xfrm>
                          <a:off x="874608" y="8960"/>
                          <a:ext cx="123152" cy="9343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3152" h="93434">
                              <a:moveTo>
                                <a:pt x="0" y="0"/>
                              </a:moveTo>
                              <a:lnTo>
                                <a:pt x="20638" y="0"/>
                              </a:lnTo>
                              <a:lnTo>
                                <a:pt x="36335" y="61379"/>
                              </a:lnTo>
                              <a:lnTo>
                                <a:pt x="52299" y="0"/>
                              </a:lnTo>
                              <a:lnTo>
                                <a:pt x="70853" y="0"/>
                              </a:lnTo>
                              <a:lnTo>
                                <a:pt x="86944" y="61379"/>
                              </a:lnTo>
                              <a:lnTo>
                                <a:pt x="102514" y="0"/>
                              </a:lnTo>
                              <a:lnTo>
                                <a:pt x="123152" y="0"/>
                              </a:lnTo>
                              <a:lnTo>
                                <a:pt x="99009" y="93434"/>
                              </a:lnTo>
                              <a:lnTo>
                                <a:pt x="78118" y="93434"/>
                              </a:lnTo>
                              <a:lnTo>
                                <a:pt x="61646" y="31928"/>
                              </a:lnTo>
                              <a:lnTo>
                                <a:pt x="45034" y="93434"/>
                              </a:lnTo>
                              <a:lnTo>
                                <a:pt x="24143" y="9343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42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399" name="Shape 17399"/>
                      <wps:cNvSpPr/>
                      <wps:spPr>
                        <a:xfrm>
                          <a:off x="993028" y="34533"/>
                          <a:ext cx="31731" cy="691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731" h="69164">
                              <a:moveTo>
                                <a:pt x="31661" y="0"/>
                              </a:moveTo>
                              <a:lnTo>
                                <a:pt x="31731" y="24"/>
                              </a:lnTo>
                              <a:lnTo>
                                <a:pt x="31731" y="15334"/>
                              </a:lnTo>
                              <a:lnTo>
                                <a:pt x="21476" y="19850"/>
                              </a:lnTo>
                              <a:cubicBezTo>
                                <a:pt x="19355" y="22885"/>
                                <a:pt x="18301" y="27813"/>
                                <a:pt x="18301" y="34646"/>
                              </a:cubicBezTo>
                              <a:cubicBezTo>
                                <a:pt x="18301" y="41389"/>
                                <a:pt x="19355" y="46279"/>
                                <a:pt x="21476" y="49301"/>
                              </a:cubicBezTo>
                              <a:lnTo>
                                <a:pt x="31731" y="53817"/>
                              </a:lnTo>
                              <a:lnTo>
                                <a:pt x="31731" y="69140"/>
                              </a:lnTo>
                              <a:lnTo>
                                <a:pt x="31661" y="69164"/>
                              </a:lnTo>
                              <a:cubicBezTo>
                                <a:pt x="20676" y="69164"/>
                                <a:pt x="12649" y="66434"/>
                                <a:pt x="7595" y="60985"/>
                              </a:cubicBezTo>
                              <a:cubicBezTo>
                                <a:pt x="2527" y="55537"/>
                                <a:pt x="0" y="46761"/>
                                <a:pt x="0" y="34646"/>
                              </a:cubicBezTo>
                              <a:cubicBezTo>
                                <a:pt x="0" y="22530"/>
                                <a:pt x="2527" y="13729"/>
                                <a:pt x="7595" y="8230"/>
                              </a:cubicBezTo>
                              <a:cubicBezTo>
                                <a:pt x="12649" y="2743"/>
                                <a:pt x="20676" y="0"/>
                                <a:pt x="3166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42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400" name="Shape 17400"/>
                      <wps:cNvSpPr/>
                      <wps:spPr>
                        <a:xfrm>
                          <a:off x="1024759" y="34557"/>
                          <a:ext cx="31731" cy="69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731" h="69116">
                              <a:moveTo>
                                <a:pt x="0" y="0"/>
                              </a:moveTo>
                              <a:lnTo>
                                <a:pt x="24009" y="8282"/>
                              </a:lnTo>
                              <a:cubicBezTo>
                                <a:pt x="29153" y="13819"/>
                                <a:pt x="31731" y="22595"/>
                                <a:pt x="31731" y="34622"/>
                              </a:cubicBezTo>
                              <a:cubicBezTo>
                                <a:pt x="31731" y="46648"/>
                                <a:pt x="29178" y="55399"/>
                                <a:pt x="24073" y="60898"/>
                              </a:cubicBezTo>
                              <a:lnTo>
                                <a:pt x="0" y="69116"/>
                              </a:lnTo>
                              <a:lnTo>
                                <a:pt x="0" y="53793"/>
                              </a:lnTo>
                              <a:lnTo>
                                <a:pt x="70" y="53824"/>
                              </a:lnTo>
                              <a:cubicBezTo>
                                <a:pt x="4731" y="53824"/>
                                <a:pt x="8134" y="52313"/>
                                <a:pt x="10255" y="49277"/>
                              </a:cubicBezTo>
                              <a:cubicBezTo>
                                <a:pt x="12376" y="46255"/>
                                <a:pt x="13430" y="41365"/>
                                <a:pt x="13430" y="34622"/>
                              </a:cubicBezTo>
                              <a:cubicBezTo>
                                <a:pt x="13430" y="27789"/>
                                <a:pt x="12376" y="22861"/>
                                <a:pt x="10255" y="19826"/>
                              </a:cubicBezTo>
                              <a:cubicBezTo>
                                <a:pt x="8134" y="16803"/>
                                <a:pt x="4731" y="15279"/>
                                <a:pt x="70" y="15279"/>
                              </a:cubicBezTo>
                              <a:lnTo>
                                <a:pt x="0" y="1531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42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401" name="Shape 17401"/>
                      <wps:cNvSpPr/>
                      <wps:spPr>
                        <a:xfrm>
                          <a:off x="1068705" y="34919"/>
                          <a:ext cx="42951" cy="674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951" h="67475">
                              <a:moveTo>
                                <a:pt x="35166" y="0"/>
                              </a:moveTo>
                              <a:cubicBezTo>
                                <a:pt x="37414" y="0"/>
                                <a:pt x="40018" y="343"/>
                                <a:pt x="42951" y="1041"/>
                              </a:cubicBezTo>
                              <a:lnTo>
                                <a:pt x="40488" y="18301"/>
                              </a:lnTo>
                              <a:cubicBezTo>
                                <a:pt x="37719" y="17602"/>
                                <a:pt x="35344" y="17259"/>
                                <a:pt x="33350" y="17259"/>
                              </a:cubicBezTo>
                              <a:cubicBezTo>
                                <a:pt x="24968" y="17259"/>
                                <a:pt x="19723" y="23482"/>
                                <a:pt x="17653" y="35941"/>
                              </a:cubicBezTo>
                              <a:lnTo>
                                <a:pt x="17653" y="67475"/>
                              </a:lnTo>
                              <a:lnTo>
                                <a:pt x="0" y="67475"/>
                              </a:lnTo>
                              <a:lnTo>
                                <a:pt x="0" y="1041"/>
                              </a:lnTo>
                              <a:lnTo>
                                <a:pt x="15837" y="1041"/>
                              </a:lnTo>
                              <a:lnTo>
                                <a:pt x="17386" y="9995"/>
                              </a:lnTo>
                              <a:cubicBezTo>
                                <a:pt x="21806" y="3327"/>
                                <a:pt x="27724" y="0"/>
                                <a:pt x="3516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42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402" name="Shape 17402"/>
                      <wps:cNvSpPr/>
                      <wps:spPr>
                        <a:xfrm>
                          <a:off x="1122468" y="8833"/>
                          <a:ext cx="28473" cy="9486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473" h="94869">
                              <a:moveTo>
                                <a:pt x="0" y="0"/>
                              </a:moveTo>
                              <a:lnTo>
                                <a:pt x="17653" y="0"/>
                              </a:lnTo>
                              <a:lnTo>
                                <a:pt x="17653" y="74587"/>
                              </a:lnTo>
                              <a:cubicBezTo>
                                <a:pt x="17653" y="76632"/>
                                <a:pt x="19304" y="78283"/>
                                <a:pt x="21349" y="78283"/>
                              </a:cubicBezTo>
                              <a:lnTo>
                                <a:pt x="28473" y="78283"/>
                              </a:lnTo>
                              <a:lnTo>
                                <a:pt x="28473" y="94869"/>
                              </a:lnTo>
                              <a:lnTo>
                                <a:pt x="14148" y="94869"/>
                              </a:lnTo>
                              <a:cubicBezTo>
                                <a:pt x="12040" y="94869"/>
                                <a:pt x="10046" y="94399"/>
                                <a:pt x="8242" y="93561"/>
                              </a:cubicBezTo>
                              <a:cubicBezTo>
                                <a:pt x="3378" y="91338"/>
                                <a:pt x="0" y="86411"/>
                                <a:pt x="0" y="80696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42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403" name="Shape 17403"/>
                      <wps:cNvSpPr/>
                      <wps:spPr>
                        <a:xfrm>
                          <a:off x="1160408" y="34534"/>
                          <a:ext cx="32245" cy="691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245" h="69164">
                              <a:moveTo>
                                <a:pt x="27762" y="0"/>
                              </a:moveTo>
                              <a:lnTo>
                                <a:pt x="32245" y="2021"/>
                              </a:lnTo>
                              <a:lnTo>
                                <a:pt x="32245" y="15324"/>
                              </a:lnTo>
                              <a:lnTo>
                                <a:pt x="32182" y="15304"/>
                              </a:lnTo>
                              <a:cubicBezTo>
                                <a:pt x="27254" y="15304"/>
                                <a:pt x="23698" y="16840"/>
                                <a:pt x="21539" y="19914"/>
                              </a:cubicBezTo>
                              <a:cubicBezTo>
                                <a:pt x="19380" y="22987"/>
                                <a:pt x="18301" y="27902"/>
                                <a:pt x="18301" y="34646"/>
                              </a:cubicBezTo>
                              <a:cubicBezTo>
                                <a:pt x="18301" y="41389"/>
                                <a:pt x="19380" y="46279"/>
                                <a:pt x="21539" y="49301"/>
                              </a:cubicBezTo>
                              <a:cubicBezTo>
                                <a:pt x="23698" y="52337"/>
                                <a:pt x="27254" y="53848"/>
                                <a:pt x="32182" y="53848"/>
                              </a:cubicBezTo>
                              <a:lnTo>
                                <a:pt x="32245" y="53830"/>
                              </a:lnTo>
                              <a:lnTo>
                                <a:pt x="32245" y="67246"/>
                              </a:lnTo>
                              <a:lnTo>
                                <a:pt x="27762" y="69164"/>
                              </a:lnTo>
                              <a:cubicBezTo>
                                <a:pt x="18161" y="69164"/>
                                <a:pt x="11138" y="66408"/>
                                <a:pt x="6680" y="60922"/>
                              </a:cubicBezTo>
                              <a:cubicBezTo>
                                <a:pt x="2223" y="55423"/>
                                <a:pt x="0" y="46672"/>
                                <a:pt x="0" y="34646"/>
                              </a:cubicBezTo>
                              <a:cubicBezTo>
                                <a:pt x="0" y="22530"/>
                                <a:pt x="2223" y="13729"/>
                                <a:pt x="6680" y="8230"/>
                              </a:cubicBezTo>
                              <a:cubicBezTo>
                                <a:pt x="11138" y="2743"/>
                                <a:pt x="18161" y="0"/>
                                <a:pt x="2776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42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404" name="Shape 17404"/>
                      <wps:cNvSpPr/>
                      <wps:spPr>
                        <a:xfrm>
                          <a:off x="1192653" y="8969"/>
                          <a:ext cx="31598" cy="93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598" h="93421">
                              <a:moveTo>
                                <a:pt x="13945" y="0"/>
                              </a:moveTo>
                              <a:lnTo>
                                <a:pt x="31598" y="0"/>
                              </a:lnTo>
                              <a:lnTo>
                                <a:pt x="31598" y="93421"/>
                              </a:lnTo>
                              <a:lnTo>
                                <a:pt x="16155" y="93421"/>
                              </a:lnTo>
                              <a:lnTo>
                                <a:pt x="14338" y="86677"/>
                              </a:lnTo>
                              <a:lnTo>
                                <a:pt x="0" y="92812"/>
                              </a:lnTo>
                              <a:lnTo>
                                <a:pt x="0" y="79395"/>
                              </a:lnTo>
                              <a:lnTo>
                                <a:pt x="9084" y="76851"/>
                              </a:lnTo>
                              <a:cubicBezTo>
                                <a:pt x="11418" y="75143"/>
                                <a:pt x="13037" y="72581"/>
                                <a:pt x="13945" y="69164"/>
                              </a:cubicBezTo>
                              <a:lnTo>
                                <a:pt x="13945" y="52426"/>
                              </a:lnTo>
                              <a:cubicBezTo>
                                <a:pt x="13037" y="48571"/>
                                <a:pt x="11418" y="45682"/>
                                <a:pt x="9084" y="43756"/>
                              </a:cubicBezTo>
                              <a:lnTo>
                                <a:pt x="0" y="40889"/>
                              </a:lnTo>
                              <a:lnTo>
                                <a:pt x="0" y="27586"/>
                              </a:lnTo>
                              <a:lnTo>
                                <a:pt x="13945" y="33871"/>
                              </a:lnTo>
                              <a:lnTo>
                                <a:pt x="1394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42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405" name="Shape 17405"/>
                      <wps:cNvSpPr/>
                      <wps:spPr>
                        <a:xfrm>
                          <a:off x="802357" y="0"/>
                          <a:ext cx="54153" cy="827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153" h="82753">
                              <a:moveTo>
                                <a:pt x="0" y="0"/>
                              </a:moveTo>
                              <a:lnTo>
                                <a:pt x="17755" y="0"/>
                              </a:lnTo>
                              <a:lnTo>
                                <a:pt x="17755" y="32575"/>
                              </a:lnTo>
                              <a:lnTo>
                                <a:pt x="17996" y="32575"/>
                              </a:lnTo>
                              <a:cubicBezTo>
                                <a:pt x="19850" y="30074"/>
                                <a:pt x="22123" y="28181"/>
                                <a:pt x="24943" y="26683"/>
                              </a:cubicBezTo>
                              <a:cubicBezTo>
                                <a:pt x="27572" y="25260"/>
                                <a:pt x="30886" y="24422"/>
                                <a:pt x="34176" y="24422"/>
                              </a:cubicBezTo>
                              <a:cubicBezTo>
                                <a:pt x="45491" y="24422"/>
                                <a:pt x="54153" y="32271"/>
                                <a:pt x="54153" y="49467"/>
                              </a:cubicBezTo>
                              <a:lnTo>
                                <a:pt x="54153" y="82753"/>
                              </a:lnTo>
                              <a:lnTo>
                                <a:pt x="36398" y="82753"/>
                              </a:lnTo>
                              <a:lnTo>
                                <a:pt x="36398" y="51410"/>
                              </a:lnTo>
                              <a:cubicBezTo>
                                <a:pt x="36398" y="43904"/>
                                <a:pt x="33807" y="38773"/>
                                <a:pt x="27229" y="38773"/>
                              </a:cubicBezTo>
                              <a:cubicBezTo>
                                <a:pt x="22504" y="38773"/>
                                <a:pt x="19596" y="41796"/>
                                <a:pt x="18339" y="45034"/>
                              </a:cubicBezTo>
                              <a:cubicBezTo>
                                <a:pt x="17894" y="46101"/>
                                <a:pt x="17755" y="47625"/>
                                <a:pt x="17755" y="48908"/>
                              </a:cubicBezTo>
                              <a:lnTo>
                                <a:pt x="17755" y="82753"/>
                              </a:lnTo>
                              <a:lnTo>
                                <a:pt x="0" y="8275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42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406" name="Shape 17406"/>
                      <wps:cNvSpPr/>
                      <wps:spPr>
                        <a:xfrm>
                          <a:off x="751954" y="6843"/>
                          <a:ext cx="40183" cy="758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183" h="75895">
                              <a:moveTo>
                                <a:pt x="25464" y="0"/>
                              </a:moveTo>
                              <a:lnTo>
                                <a:pt x="25464" y="18339"/>
                              </a:lnTo>
                              <a:lnTo>
                                <a:pt x="40183" y="18339"/>
                              </a:lnTo>
                              <a:lnTo>
                                <a:pt x="40183" y="31547"/>
                              </a:lnTo>
                              <a:lnTo>
                                <a:pt x="25464" y="31547"/>
                              </a:lnTo>
                              <a:lnTo>
                                <a:pt x="25464" y="57963"/>
                              </a:lnTo>
                              <a:cubicBezTo>
                                <a:pt x="25464" y="60630"/>
                                <a:pt x="27623" y="62801"/>
                                <a:pt x="30302" y="62801"/>
                              </a:cubicBezTo>
                              <a:lnTo>
                                <a:pt x="40183" y="62801"/>
                              </a:lnTo>
                              <a:lnTo>
                                <a:pt x="40183" y="75895"/>
                              </a:lnTo>
                              <a:lnTo>
                                <a:pt x="22784" y="75895"/>
                              </a:lnTo>
                              <a:cubicBezTo>
                                <a:pt x="19164" y="75895"/>
                                <a:pt x="15875" y="74422"/>
                                <a:pt x="13513" y="72060"/>
                              </a:cubicBezTo>
                              <a:cubicBezTo>
                                <a:pt x="11138" y="69698"/>
                                <a:pt x="9665" y="66421"/>
                                <a:pt x="9665" y="62801"/>
                              </a:cubicBezTo>
                              <a:lnTo>
                                <a:pt x="9665" y="31547"/>
                              </a:lnTo>
                              <a:lnTo>
                                <a:pt x="0" y="31547"/>
                              </a:lnTo>
                              <a:lnTo>
                                <a:pt x="0" y="18339"/>
                              </a:lnTo>
                              <a:lnTo>
                                <a:pt x="9665" y="18339"/>
                              </a:lnTo>
                              <a:lnTo>
                                <a:pt x="9665" y="6172"/>
                              </a:lnTo>
                              <a:lnTo>
                                <a:pt x="2546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42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407" name="Shape 17407"/>
                      <wps:cNvSpPr/>
                      <wps:spPr>
                        <a:xfrm>
                          <a:off x="601885" y="141073"/>
                          <a:ext cx="95352" cy="956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352" h="95644">
                              <a:moveTo>
                                <a:pt x="0" y="0"/>
                              </a:moveTo>
                              <a:lnTo>
                                <a:pt x="24968" y="0"/>
                              </a:lnTo>
                              <a:lnTo>
                                <a:pt x="48501" y="72339"/>
                              </a:lnTo>
                              <a:lnTo>
                                <a:pt x="70383" y="0"/>
                              </a:lnTo>
                              <a:lnTo>
                                <a:pt x="95352" y="0"/>
                              </a:lnTo>
                              <a:lnTo>
                                <a:pt x="95352" y="95644"/>
                              </a:lnTo>
                              <a:lnTo>
                                <a:pt x="75959" y="95644"/>
                              </a:lnTo>
                              <a:lnTo>
                                <a:pt x="75959" y="31877"/>
                              </a:lnTo>
                              <a:lnTo>
                                <a:pt x="59207" y="95644"/>
                              </a:lnTo>
                              <a:lnTo>
                                <a:pt x="38290" y="95644"/>
                              </a:lnTo>
                              <a:lnTo>
                                <a:pt x="19393" y="31877"/>
                              </a:lnTo>
                              <a:lnTo>
                                <a:pt x="19393" y="95644"/>
                              </a:lnTo>
                              <a:lnTo>
                                <a:pt x="0" y="9564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42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770" name="Shape 17770"/>
                      <wps:cNvSpPr/>
                      <wps:spPr>
                        <a:xfrm>
                          <a:off x="718043" y="168706"/>
                          <a:ext cx="18072" cy="6800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072" h="68008">
                              <a:moveTo>
                                <a:pt x="0" y="0"/>
                              </a:moveTo>
                              <a:lnTo>
                                <a:pt x="18072" y="0"/>
                              </a:lnTo>
                              <a:lnTo>
                                <a:pt x="18072" y="68008"/>
                              </a:lnTo>
                              <a:lnTo>
                                <a:pt x="0" y="6800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42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771" name="Shape 17771"/>
                      <wps:cNvSpPr/>
                      <wps:spPr>
                        <a:xfrm>
                          <a:off x="717776" y="141070"/>
                          <a:ext cx="18593" cy="164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593" h="16472">
                              <a:moveTo>
                                <a:pt x="0" y="0"/>
                              </a:moveTo>
                              <a:lnTo>
                                <a:pt x="18593" y="0"/>
                              </a:lnTo>
                              <a:lnTo>
                                <a:pt x="18593" y="16472"/>
                              </a:lnTo>
                              <a:lnTo>
                                <a:pt x="0" y="1647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42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410" name="Shape 17410"/>
                      <wps:cNvSpPr/>
                      <wps:spPr>
                        <a:xfrm>
                          <a:off x="755136" y="167247"/>
                          <a:ext cx="59779" cy="6946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779" h="69469">
                              <a:moveTo>
                                <a:pt x="35471" y="0"/>
                              </a:moveTo>
                              <a:cubicBezTo>
                                <a:pt x="43967" y="0"/>
                                <a:pt x="50152" y="2032"/>
                                <a:pt x="54000" y="6096"/>
                              </a:cubicBezTo>
                              <a:cubicBezTo>
                                <a:pt x="57848" y="10185"/>
                                <a:pt x="59779" y="16739"/>
                                <a:pt x="59779" y="25768"/>
                              </a:cubicBezTo>
                              <a:lnTo>
                                <a:pt x="59779" y="69469"/>
                              </a:lnTo>
                              <a:lnTo>
                                <a:pt x="41719" y="69469"/>
                              </a:lnTo>
                              <a:lnTo>
                                <a:pt x="41719" y="29756"/>
                              </a:lnTo>
                              <a:cubicBezTo>
                                <a:pt x="41719" y="20892"/>
                                <a:pt x="38265" y="16472"/>
                                <a:pt x="31356" y="16472"/>
                              </a:cubicBezTo>
                              <a:cubicBezTo>
                                <a:pt x="24003" y="16472"/>
                                <a:pt x="19571" y="21831"/>
                                <a:pt x="18072" y="32537"/>
                              </a:cubicBezTo>
                              <a:lnTo>
                                <a:pt x="18072" y="69469"/>
                              </a:lnTo>
                              <a:lnTo>
                                <a:pt x="0" y="69469"/>
                              </a:lnTo>
                              <a:lnTo>
                                <a:pt x="0" y="1461"/>
                              </a:lnTo>
                              <a:lnTo>
                                <a:pt x="15951" y="1461"/>
                              </a:lnTo>
                              <a:lnTo>
                                <a:pt x="17805" y="9563"/>
                              </a:lnTo>
                              <a:cubicBezTo>
                                <a:pt x="21526" y="3175"/>
                                <a:pt x="27419" y="0"/>
                                <a:pt x="3547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42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772" name="Shape 17772"/>
                      <wps:cNvSpPr/>
                      <wps:spPr>
                        <a:xfrm>
                          <a:off x="832635" y="168706"/>
                          <a:ext cx="18072" cy="6800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072" h="68008">
                              <a:moveTo>
                                <a:pt x="0" y="0"/>
                              </a:moveTo>
                              <a:lnTo>
                                <a:pt x="18072" y="0"/>
                              </a:lnTo>
                              <a:lnTo>
                                <a:pt x="18072" y="68008"/>
                              </a:lnTo>
                              <a:lnTo>
                                <a:pt x="0" y="6800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42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773" name="Shape 17773"/>
                      <wps:cNvSpPr/>
                      <wps:spPr>
                        <a:xfrm>
                          <a:off x="832368" y="141070"/>
                          <a:ext cx="18593" cy="164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593" h="16472">
                              <a:moveTo>
                                <a:pt x="0" y="0"/>
                              </a:moveTo>
                              <a:lnTo>
                                <a:pt x="18593" y="0"/>
                              </a:lnTo>
                              <a:lnTo>
                                <a:pt x="18593" y="16472"/>
                              </a:lnTo>
                              <a:lnTo>
                                <a:pt x="0" y="1647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42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413" name="Shape 17413"/>
                      <wps:cNvSpPr/>
                      <wps:spPr>
                        <a:xfrm>
                          <a:off x="870103" y="167247"/>
                          <a:ext cx="59779" cy="6946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779" h="69469">
                              <a:moveTo>
                                <a:pt x="35471" y="0"/>
                              </a:moveTo>
                              <a:cubicBezTo>
                                <a:pt x="43967" y="0"/>
                                <a:pt x="50152" y="2032"/>
                                <a:pt x="54000" y="6096"/>
                              </a:cubicBezTo>
                              <a:cubicBezTo>
                                <a:pt x="57848" y="10185"/>
                                <a:pt x="59779" y="16739"/>
                                <a:pt x="59779" y="25768"/>
                              </a:cubicBezTo>
                              <a:lnTo>
                                <a:pt x="59779" y="69469"/>
                              </a:lnTo>
                              <a:lnTo>
                                <a:pt x="41719" y="69469"/>
                              </a:lnTo>
                              <a:lnTo>
                                <a:pt x="41719" y="29756"/>
                              </a:lnTo>
                              <a:cubicBezTo>
                                <a:pt x="41719" y="20892"/>
                                <a:pt x="38265" y="16472"/>
                                <a:pt x="31356" y="16472"/>
                              </a:cubicBezTo>
                              <a:cubicBezTo>
                                <a:pt x="24003" y="16472"/>
                                <a:pt x="19571" y="21831"/>
                                <a:pt x="18072" y="32537"/>
                              </a:cubicBezTo>
                              <a:lnTo>
                                <a:pt x="18072" y="69469"/>
                              </a:lnTo>
                              <a:lnTo>
                                <a:pt x="0" y="69469"/>
                              </a:lnTo>
                              <a:lnTo>
                                <a:pt x="0" y="1461"/>
                              </a:lnTo>
                              <a:lnTo>
                                <a:pt x="15951" y="1461"/>
                              </a:lnTo>
                              <a:lnTo>
                                <a:pt x="17805" y="9563"/>
                              </a:lnTo>
                              <a:cubicBezTo>
                                <a:pt x="21526" y="3175"/>
                                <a:pt x="27419" y="0"/>
                                <a:pt x="3547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42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414" name="Shape 17414"/>
                      <wps:cNvSpPr/>
                      <wps:spPr>
                        <a:xfrm>
                          <a:off x="948901" y="243354"/>
                          <a:ext cx="27705" cy="2231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705" h="22314">
                              <a:moveTo>
                                <a:pt x="2400" y="0"/>
                              </a:moveTo>
                              <a:cubicBezTo>
                                <a:pt x="9754" y="4432"/>
                                <a:pt x="17183" y="6642"/>
                                <a:pt x="24714" y="6642"/>
                              </a:cubicBezTo>
                              <a:lnTo>
                                <a:pt x="27705" y="5576"/>
                              </a:lnTo>
                              <a:lnTo>
                                <a:pt x="27705" y="22095"/>
                              </a:lnTo>
                              <a:lnTo>
                                <a:pt x="26048" y="22314"/>
                              </a:lnTo>
                              <a:cubicBezTo>
                                <a:pt x="15240" y="22314"/>
                                <a:pt x="6553" y="20104"/>
                                <a:pt x="0" y="15672"/>
                              </a:cubicBezTo>
                              <a:lnTo>
                                <a:pt x="240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42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415" name="Shape 17415"/>
                      <wps:cNvSpPr/>
                      <wps:spPr>
                        <a:xfrm>
                          <a:off x="943592" y="167243"/>
                          <a:ext cx="33014" cy="686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014" h="68682">
                              <a:moveTo>
                                <a:pt x="28423" y="0"/>
                              </a:moveTo>
                              <a:lnTo>
                                <a:pt x="33014" y="2102"/>
                              </a:lnTo>
                              <a:lnTo>
                                <a:pt x="33014" y="15694"/>
                              </a:lnTo>
                              <a:lnTo>
                                <a:pt x="32944" y="15672"/>
                              </a:lnTo>
                              <a:cubicBezTo>
                                <a:pt x="27902" y="15672"/>
                                <a:pt x="24270" y="17158"/>
                                <a:pt x="22047" y="20117"/>
                              </a:cubicBezTo>
                              <a:cubicBezTo>
                                <a:pt x="19837" y="23089"/>
                                <a:pt x="18732" y="27851"/>
                                <a:pt x="18732" y="34404"/>
                              </a:cubicBezTo>
                              <a:cubicBezTo>
                                <a:pt x="18732" y="40957"/>
                                <a:pt x="19837" y="45695"/>
                                <a:pt x="22047" y="48616"/>
                              </a:cubicBezTo>
                              <a:cubicBezTo>
                                <a:pt x="24270" y="51537"/>
                                <a:pt x="27902" y="52997"/>
                                <a:pt x="32944" y="52997"/>
                              </a:cubicBezTo>
                              <a:lnTo>
                                <a:pt x="33014" y="52975"/>
                              </a:lnTo>
                              <a:lnTo>
                                <a:pt x="33014" y="66646"/>
                              </a:lnTo>
                              <a:lnTo>
                                <a:pt x="28423" y="68682"/>
                              </a:lnTo>
                              <a:cubicBezTo>
                                <a:pt x="18593" y="68682"/>
                                <a:pt x="11405" y="65951"/>
                                <a:pt x="6845" y="60503"/>
                              </a:cubicBezTo>
                              <a:cubicBezTo>
                                <a:pt x="2286" y="55054"/>
                                <a:pt x="0" y="46355"/>
                                <a:pt x="0" y="34404"/>
                              </a:cubicBezTo>
                              <a:cubicBezTo>
                                <a:pt x="0" y="22352"/>
                                <a:pt x="2286" y="13614"/>
                                <a:pt x="6845" y="8166"/>
                              </a:cubicBezTo>
                              <a:cubicBezTo>
                                <a:pt x="11405" y="2718"/>
                                <a:pt x="18593" y="0"/>
                                <a:pt x="2842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42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416" name="Shape 17416"/>
                      <wps:cNvSpPr/>
                      <wps:spPr>
                        <a:xfrm>
                          <a:off x="976606" y="168703"/>
                          <a:ext cx="32341" cy="9674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341" h="96746">
                              <a:moveTo>
                                <a:pt x="16135" y="0"/>
                              </a:moveTo>
                              <a:lnTo>
                                <a:pt x="32341" y="0"/>
                              </a:lnTo>
                              <a:lnTo>
                                <a:pt x="32341" y="62433"/>
                              </a:lnTo>
                              <a:cubicBezTo>
                                <a:pt x="32341" y="74562"/>
                                <a:pt x="29661" y="83350"/>
                                <a:pt x="24301" y="88798"/>
                              </a:cubicBezTo>
                              <a:cubicBezTo>
                                <a:pt x="21622" y="91523"/>
                                <a:pt x="18120" y="93564"/>
                                <a:pt x="13794" y="94925"/>
                              </a:cubicBezTo>
                              <a:lnTo>
                                <a:pt x="0" y="96746"/>
                              </a:lnTo>
                              <a:lnTo>
                                <a:pt x="0" y="80227"/>
                              </a:lnTo>
                              <a:lnTo>
                                <a:pt x="10230" y="76581"/>
                              </a:lnTo>
                              <a:cubicBezTo>
                                <a:pt x="12922" y="73431"/>
                                <a:pt x="14281" y="68148"/>
                                <a:pt x="14281" y="60706"/>
                              </a:cubicBezTo>
                              <a:lnTo>
                                <a:pt x="14281" y="58852"/>
                              </a:lnTo>
                              <a:lnTo>
                                <a:pt x="0" y="65185"/>
                              </a:lnTo>
                              <a:lnTo>
                                <a:pt x="0" y="51515"/>
                              </a:lnTo>
                              <a:lnTo>
                                <a:pt x="9163" y="48681"/>
                              </a:lnTo>
                              <a:cubicBezTo>
                                <a:pt x="11554" y="46777"/>
                                <a:pt x="13259" y="43923"/>
                                <a:pt x="14281" y="40119"/>
                              </a:cubicBezTo>
                              <a:lnTo>
                                <a:pt x="14281" y="26175"/>
                              </a:lnTo>
                              <a:cubicBezTo>
                                <a:pt x="13348" y="22187"/>
                                <a:pt x="11687" y="19196"/>
                                <a:pt x="9296" y="17202"/>
                              </a:cubicBezTo>
                              <a:lnTo>
                                <a:pt x="0" y="14234"/>
                              </a:lnTo>
                              <a:lnTo>
                                <a:pt x="0" y="642"/>
                              </a:lnTo>
                              <a:lnTo>
                                <a:pt x="14548" y="7302"/>
                              </a:lnTo>
                              <a:lnTo>
                                <a:pt x="1613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42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417" name="Shape 17417"/>
                      <wps:cNvSpPr/>
                      <wps:spPr>
                        <a:xfrm>
                          <a:off x="1041442" y="139743"/>
                          <a:ext cx="72657" cy="9829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2657" h="98298">
                              <a:moveTo>
                                <a:pt x="42507" y="0"/>
                              </a:moveTo>
                              <a:cubicBezTo>
                                <a:pt x="48171" y="0"/>
                                <a:pt x="53746" y="686"/>
                                <a:pt x="59246" y="2057"/>
                              </a:cubicBezTo>
                              <a:cubicBezTo>
                                <a:pt x="64732" y="3429"/>
                                <a:pt x="69202" y="5131"/>
                                <a:pt x="72657" y="7175"/>
                              </a:cubicBezTo>
                              <a:lnTo>
                                <a:pt x="67882" y="23241"/>
                              </a:lnTo>
                              <a:cubicBezTo>
                                <a:pt x="59906" y="19088"/>
                                <a:pt x="51499" y="17005"/>
                                <a:pt x="42634" y="17005"/>
                              </a:cubicBezTo>
                              <a:cubicBezTo>
                                <a:pt x="34671" y="17005"/>
                                <a:pt x="28905" y="19545"/>
                                <a:pt x="25375" y="24638"/>
                              </a:cubicBezTo>
                              <a:cubicBezTo>
                                <a:pt x="21831" y="29731"/>
                                <a:pt x="20053" y="37948"/>
                                <a:pt x="20053" y="49289"/>
                              </a:cubicBezTo>
                              <a:cubicBezTo>
                                <a:pt x="20053" y="60528"/>
                                <a:pt x="21831" y="68682"/>
                                <a:pt x="25375" y="73724"/>
                              </a:cubicBezTo>
                              <a:cubicBezTo>
                                <a:pt x="28905" y="78778"/>
                                <a:pt x="34671" y="81293"/>
                                <a:pt x="42634" y="81293"/>
                              </a:cubicBezTo>
                              <a:cubicBezTo>
                                <a:pt x="51499" y="81293"/>
                                <a:pt x="59906" y="79210"/>
                                <a:pt x="67882" y="75044"/>
                              </a:cubicBezTo>
                              <a:lnTo>
                                <a:pt x="72657" y="91122"/>
                              </a:lnTo>
                              <a:cubicBezTo>
                                <a:pt x="69202" y="93167"/>
                                <a:pt x="64732" y="94869"/>
                                <a:pt x="59246" y="96241"/>
                              </a:cubicBezTo>
                              <a:cubicBezTo>
                                <a:pt x="53746" y="97612"/>
                                <a:pt x="48171" y="98298"/>
                                <a:pt x="42507" y="98298"/>
                              </a:cubicBezTo>
                              <a:cubicBezTo>
                                <a:pt x="27800" y="98298"/>
                                <a:pt x="17043" y="94425"/>
                                <a:pt x="10224" y="86678"/>
                              </a:cubicBezTo>
                              <a:cubicBezTo>
                                <a:pt x="3404" y="78931"/>
                                <a:pt x="0" y="66459"/>
                                <a:pt x="0" y="49289"/>
                              </a:cubicBezTo>
                              <a:cubicBezTo>
                                <a:pt x="0" y="32194"/>
                                <a:pt x="3404" y="19698"/>
                                <a:pt x="10224" y="11824"/>
                              </a:cubicBezTo>
                              <a:cubicBezTo>
                                <a:pt x="17043" y="3937"/>
                                <a:pt x="27800" y="0"/>
                                <a:pt x="4250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42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418" name="Shape 17418"/>
                      <wps:cNvSpPr/>
                      <wps:spPr>
                        <a:xfrm>
                          <a:off x="1120250" y="167249"/>
                          <a:ext cx="32480" cy="707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480" h="70790">
                              <a:moveTo>
                                <a:pt x="32410" y="0"/>
                              </a:moveTo>
                              <a:lnTo>
                                <a:pt x="32480" y="24"/>
                              </a:lnTo>
                              <a:lnTo>
                                <a:pt x="32480" y="15703"/>
                              </a:lnTo>
                              <a:lnTo>
                                <a:pt x="21984" y="20320"/>
                              </a:lnTo>
                              <a:cubicBezTo>
                                <a:pt x="19812" y="23419"/>
                                <a:pt x="18733" y="28461"/>
                                <a:pt x="18733" y="35458"/>
                              </a:cubicBezTo>
                              <a:cubicBezTo>
                                <a:pt x="18733" y="42367"/>
                                <a:pt x="19812" y="47371"/>
                                <a:pt x="21984" y="50470"/>
                              </a:cubicBezTo>
                              <a:lnTo>
                                <a:pt x="32480" y="55087"/>
                              </a:lnTo>
                              <a:lnTo>
                                <a:pt x="32480" y="70766"/>
                              </a:lnTo>
                              <a:lnTo>
                                <a:pt x="32410" y="70790"/>
                              </a:lnTo>
                              <a:cubicBezTo>
                                <a:pt x="21171" y="70790"/>
                                <a:pt x="12954" y="68008"/>
                                <a:pt x="7772" y="62421"/>
                              </a:cubicBezTo>
                              <a:cubicBezTo>
                                <a:pt x="2591" y="56845"/>
                                <a:pt x="0" y="47866"/>
                                <a:pt x="0" y="35458"/>
                              </a:cubicBezTo>
                              <a:cubicBezTo>
                                <a:pt x="0" y="23063"/>
                                <a:pt x="2591" y="14059"/>
                                <a:pt x="7772" y="8433"/>
                              </a:cubicBezTo>
                              <a:cubicBezTo>
                                <a:pt x="12954" y="2807"/>
                                <a:pt x="21171" y="0"/>
                                <a:pt x="3241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42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419" name="Shape 17419"/>
                      <wps:cNvSpPr/>
                      <wps:spPr>
                        <a:xfrm>
                          <a:off x="1152731" y="167273"/>
                          <a:ext cx="32480" cy="7074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480" h="70742">
                              <a:moveTo>
                                <a:pt x="0" y="0"/>
                              </a:moveTo>
                              <a:lnTo>
                                <a:pt x="24581" y="8472"/>
                              </a:lnTo>
                              <a:cubicBezTo>
                                <a:pt x="29839" y="14136"/>
                                <a:pt x="32480" y="23128"/>
                                <a:pt x="32480" y="35434"/>
                              </a:cubicBezTo>
                              <a:cubicBezTo>
                                <a:pt x="32480" y="47741"/>
                                <a:pt x="29864" y="56707"/>
                                <a:pt x="24644" y="62333"/>
                              </a:cubicBezTo>
                              <a:lnTo>
                                <a:pt x="0" y="70742"/>
                              </a:lnTo>
                              <a:lnTo>
                                <a:pt x="0" y="55063"/>
                              </a:lnTo>
                              <a:lnTo>
                                <a:pt x="70" y="55094"/>
                              </a:lnTo>
                              <a:cubicBezTo>
                                <a:pt x="4845" y="55094"/>
                                <a:pt x="8325" y="53545"/>
                                <a:pt x="10497" y="50446"/>
                              </a:cubicBezTo>
                              <a:cubicBezTo>
                                <a:pt x="12668" y="47347"/>
                                <a:pt x="13748" y="42343"/>
                                <a:pt x="13748" y="35434"/>
                              </a:cubicBezTo>
                              <a:cubicBezTo>
                                <a:pt x="13748" y="28437"/>
                                <a:pt x="12668" y="23395"/>
                                <a:pt x="10497" y="20296"/>
                              </a:cubicBezTo>
                              <a:cubicBezTo>
                                <a:pt x="8325" y="17197"/>
                                <a:pt x="4845" y="15648"/>
                                <a:pt x="70" y="15648"/>
                              </a:cubicBezTo>
                              <a:lnTo>
                                <a:pt x="0" y="156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42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420" name="Shape 17420"/>
                      <wps:cNvSpPr/>
                      <wps:spPr>
                        <a:xfrm>
                          <a:off x="1198791" y="167247"/>
                          <a:ext cx="59779" cy="6946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779" h="69469">
                              <a:moveTo>
                                <a:pt x="35471" y="0"/>
                              </a:moveTo>
                              <a:cubicBezTo>
                                <a:pt x="43967" y="0"/>
                                <a:pt x="50152" y="2032"/>
                                <a:pt x="54000" y="6096"/>
                              </a:cubicBezTo>
                              <a:cubicBezTo>
                                <a:pt x="57849" y="10185"/>
                                <a:pt x="59779" y="16739"/>
                                <a:pt x="59779" y="25768"/>
                              </a:cubicBezTo>
                              <a:lnTo>
                                <a:pt x="59779" y="69469"/>
                              </a:lnTo>
                              <a:lnTo>
                                <a:pt x="41720" y="69469"/>
                              </a:lnTo>
                              <a:lnTo>
                                <a:pt x="41720" y="29756"/>
                              </a:lnTo>
                              <a:cubicBezTo>
                                <a:pt x="41720" y="20892"/>
                                <a:pt x="38265" y="16472"/>
                                <a:pt x="31356" y="16472"/>
                              </a:cubicBezTo>
                              <a:cubicBezTo>
                                <a:pt x="24003" y="16472"/>
                                <a:pt x="19571" y="21831"/>
                                <a:pt x="18072" y="32537"/>
                              </a:cubicBezTo>
                              <a:lnTo>
                                <a:pt x="18072" y="69469"/>
                              </a:lnTo>
                              <a:lnTo>
                                <a:pt x="0" y="69469"/>
                              </a:lnTo>
                              <a:lnTo>
                                <a:pt x="0" y="1461"/>
                              </a:lnTo>
                              <a:lnTo>
                                <a:pt x="15951" y="1461"/>
                              </a:lnTo>
                              <a:lnTo>
                                <a:pt x="17806" y="9563"/>
                              </a:lnTo>
                              <a:cubicBezTo>
                                <a:pt x="21527" y="3175"/>
                                <a:pt x="27419" y="0"/>
                                <a:pt x="3547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42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421" name="Shape 17421"/>
                      <wps:cNvSpPr/>
                      <wps:spPr>
                        <a:xfrm>
                          <a:off x="1280401" y="243354"/>
                          <a:ext cx="27705" cy="2231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705" h="22314">
                              <a:moveTo>
                                <a:pt x="2400" y="0"/>
                              </a:moveTo>
                              <a:cubicBezTo>
                                <a:pt x="9753" y="4432"/>
                                <a:pt x="17183" y="6642"/>
                                <a:pt x="24714" y="6642"/>
                              </a:cubicBezTo>
                              <a:lnTo>
                                <a:pt x="27705" y="5576"/>
                              </a:lnTo>
                              <a:lnTo>
                                <a:pt x="27705" y="22095"/>
                              </a:lnTo>
                              <a:lnTo>
                                <a:pt x="26048" y="22314"/>
                              </a:lnTo>
                              <a:cubicBezTo>
                                <a:pt x="15240" y="22314"/>
                                <a:pt x="6553" y="20104"/>
                                <a:pt x="0" y="15672"/>
                              </a:cubicBezTo>
                              <a:lnTo>
                                <a:pt x="240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42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422" name="Shape 17422"/>
                      <wps:cNvSpPr/>
                      <wps:spPr>
                        <a:xfrm>
                          <a:off x="1275093" y="167243"/>
                          <a:ext cx="33014" cy="686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014" h="68682">
                              <a:moveTo>
                                <a:pt x="28422" y="0"/>
                              </a:moveTo>
                              <a:lnTo>
                                <a:pt x="33014" y="2102"/>
                              </a:lnTo>
                              <a:lnTo>
                                <a:pt x="33014" y="15694"/>
                              </a:lnTo>
                              <a:lnTo>
                                <a:pt x="32944" y="15672"/>
                              </a:lnTo>
                              <a:cubicBezTo>
                                <a:pt x="27902" y="15672"/>
                                <a:pt x="24270" y="17158"/>
                                <a:pt x="22047" y="20117"/>
                              </a:cubicBezTo>
                              <a:cubicBezTo>
                                <a:pt x="19837" y="23089"/>
                                <a:pt x="18732" y="27851"/>
                                <a:pt x="18732" y="34404"/>
                              </a:cubicBezTo>
                              <a:cubicBezTo>
                                <a:pt x="18732" y="40957"/>
                                <a:pt x="19837" y="45695"/>
                                <a:pt x="22047" y="48616"/>
                              </a:cubicBezTo>
                              <a:cubicBezTo>
                                <a:pt x="24270" y="51537"/>
                                <a:pt x="27902" y="52997"/>
                                <a:pt x="32944" y="52997"/>
                              </a:cubicBezTo>
                              <a:lnTo>
                                <a:pt x="33014" y="52975"/>
                              </a:lnTo>
                              <a:lnTo>
                                <a:pt x="33014" y="66646"/>
                              </a:lnTo>
                              <a:lnTo>
                                <a:pt x="28422" y="68682"/>
                              </a:lnTo>
                              <a:cubicBezTo>
                                <a:pt x="18593" y="68682"/>
                                <a:pt x="11405" y="65951"/>
                                <a:pt x="6845" y="60503"/>
                              </a:cubicBezTo>
                              <a:cubicBezTo>
                                <a:pt x="2286" y="55054"/>
                                <a:pt x="0" y="46355"/>
                                <a:pt x="0" y="34404"/>
                              </a:cubicBezTo>
                              <a:cubicBezTo>
                                <a:pt x="0" y="22352"/>
                                <a:pt x="2286" y="13614"/>
                                <a:pt x="6845" y="8166"/>
                              </a:cubicBezTo>
                              <a:cubicBezTo>
                                <a:pt x="11405" y="2718"/>
                                <a:pt x="18593" y="0"/>
                                <a:pt x="2842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42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423" name="Shape 17423"/>
                      <wps:cNvSpPr/>
                      <wps:spPr>
                        <a:xfrm>
                          <a:off x="1308106" y="168703"/>
                          <a:ext cx="32340" cy="9674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340" h="96746">
                              <a:moveTo>
                                <a:pt x="16135" y="0"/>
                              </a:moveTo>
                              <a:lnTo>
                                <a:pt x="32340" y="0"/>
                              </a:lnTo>
                              <a:lnTo>
                                <a:pt x="32340" y="62433"/>
                              </a:lnTo>
                              <a:cubicBezTo>
                                <a:pt x="32340" y="74562"/>
                                <a:pt x="29661" y="83350"/>
                                <a:pt x="24301" y="88798"/>
                              </a:cubicBezTo>
                              <a:cubicBezTo>
                                <a:pt x="21622" y="91523"/>
                                <a:pt x="18120" y="93564"/>
                                <a:pt x="13794" y="94925"/>
                              </a:cubicBezTo>
                              <a:lnTo>
                                <a:pt x="0" y="96746"/>
                              </a:lnTo>
                              <a:lnTo>
                                <a:pt x="0" y="80227"/>
                              </a:lnTo>
                              <a:lnTo>
                                <a:pt x="10230" y="76581"/>
                              </a:lnTo>
                              <a:cubicBezTo>
                                <a:pt x="12922" y="73431"/>
                                <a:pt x="14281" y="68148"/>
                                <a:pt x="14281" y="60706"/>
                              </a:cubicBezTo>
                              <a:lnTo>
                                <a:pt x="14281" y="58852"/>
                              </a:lnTo>
                              <a:lnTo>
                                <a:pt x="0" y="65185"/>
                              </a:lnTo>
                              <a:lnTo>
                                <a:pt x="0" y="51515"/>
                              </a:lnTo>
                              <a:lnTo>
                                <a:pt x="9163" y="48681"/>
                              </a:lnTo>
                              <a:cubicBezTo>
                                <a:pt x="11554" y="46777"/>
                                <a:pt x="13259" y="43923"/>
                                <a:pt x="14281" y="40119"/>
                              </a:cubicBezTo>
                              <a:lnTo>
                                <a:pt x="14281" y="26175"/>
                              </a:lnTo>
                              <a:cubicBezTo>
                                <a:pt x="13348" y="22187"/>
                                <a:pt x="11687" y="19196"/>
                                <a:pt x="9296" y="17202"/>
                              </a:cubicBezTo>
                              <a:lnTo>
                                <a:pt x="0" y="14234"/>
                              </a:lnTo>
                              <a:lnTo>
                                <a:pt x="0" y="642"/>
                              </a:lnTo>
                              <a:lnTo>
                                <a:pt x="14548" y="7302"/>
                              </a:lnTo>
                              <a:lnTo>
                                <a:pt x="1613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42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424" name="Shape 17424"/>
                      <wps:cNvSpPr/>
                      <wps:spPr>
                        <a:xfrm>
                          <a:off x="1358913" y="167641"/>
                          <a:ext cx="43980" cy="690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3980" h="69075">
                              <a:moveTo>
                                <a:pt x="36005" y="0"/>
                              </a:moveTo>
                              <a:cubicBezTo>
                                <a:pt x="38303" y="0"/>
                                <a:pt x="40958" y="356"/>
                                <a:pt x="43980" y="1067"/>
                              </a:cubicBezTo>
                              <a:lnTo>
                                <a:pt x="41453" y="18732"/>
                              </a:lnTo>
                              <a:cubicBezTo>
                                <a:pt x="38621" y="18021"/>
                                <a:pt x="36182" y="17666"/>
                                <a:pt x="34150" y="17666"/>
                              </a:cubicBezTo>
                              <a:cubicBezTo>
                                <a:pt x="25553" y="17666"/>
                                <a:pt x="20193" y="24041"/>
                                <a:pt x="18072" y="36792"/>
                              </a:cubicBezTo>
                              <a:lnTo>
                                <a:pt x="18072" y="69075"/>
                              </a:lnTo>
                              <a:lnTo>
                                <a:pt x="0" y="69075"/>
                              </a:lnTo>
                              <a:lnTo>
                                <a:pt x="0" y="1067"/>
                              </a:lnTo>
                              <a:lnTo>
                                <a:pt x="16205" y="1067"/>
                              </a:lnTo>
                              <a:lnTo>
                                <a:pt x="17806" y="10224"/>
                              </a:lnTo>
                              <a:cubicBezTo>
                                <a:pt x="22327" y="3404"/>
                                <a:pt x="28385" y="0"/>
                                <a:pt x="3600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42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425" name="Shape 17425"/>
                      <wps:cNvSpPr/>
                      <wps:spPr>
                        <a:xfrm>
                          <a:off x="1410813" y="167511"/>
                          <a:ext cx="31750" cy="692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750" h="69276">
                              <a:moveTo>
                                <a:pt x="31750" y="0"/>
                              </a:moveTo>
                              <a:lnTo>
                                <a:pt x="31750" y="15459"/>
                              </a:lnTo>
                              <a:lnTo>
                                <a:pt x="22720" y="18853"/>
                              </a:lnTo>
                              <a:cubicBezTo>
                                <a:pt x="20676" y="21164"/>
                                <a:pt x="19444" y="24796"/>
                                <a:pt x="18999" y="29749"/>
                              </a:cubicBezTo>
                              <a:lnTo>
                                <a:pt x="31750" y="29749"/>
                              </a:lnTo>
                              <a:lnTo>
                                <a:pt x="31750" y="40646"/>
                              </a:lnTo>
                              <a:lnTo>
                                <a:pt x="19266" y="40646"/>
                              </a:lnTo>
                              <a:cubicBezTo>
                                <a:pt x="19971" y="45383"/>
                                <a:pt x="21676" y="48936"/>
                                <a:pt x="24378" y="51304"/>
                              </a:cubicBezTo>
                              <a:lnTo>
                                <a:pt x="31750" y="53666"/>
                              </a:lnTo>
                              <a:lnTo>
                                <a:pt x="31750" y="69276"/>
                              </a:lnTo>
                              <a:lnTo>
                                <a:pt x="8903" y="62096"/>
                              </a:lnTo>
                              <a:cubicBezTo>
                                <a:pt x="2972" y="56470"/>
                                <a:pt x="0" y="47504"/>
                                <a:pt x="0" y="35198"/>
                              </a:cubicBezTo>
                              <a:cubicBezTo>
                                <a:pt x="0" y="22802"/>
                                <a:pt x="2616" y="13798"/>
                                <a:pt x="7836" y="8172"/>
                              </a:cubicBezTo>
                              <a:lnTo>
                                <a:pt x="3175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42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426" name="Shape 17426"/>
                      <wps:cNvSpPr/>
                      <wps:spPr>
                        <a:xfrm>
                          <a:off x="1442563" y="216526"/>
                          <a:ext cx="25641" cy="2151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641" h="21514">
                              <a:moveTo>
                                <a:pt x="23254" y="0"/>
                              </a:moveTo>
                              <a:lnTo>
                                <a:pt x="25641" y="15672"/>
                              </a:lnTo>
                              <a:cubicBezTo>
                                <a:pt x="20053" y="19571"/>
                                <a:pt x="12840" y="21514"/>
                                <a:pt x="3988" y="21514"/>
                              </a:cubicBezTo>
                              <a:lnTo>
                                <a:pt x="0" y="20261"/>
                              </a:lnTo>
                              <a:lnTo>
                                <a:pt x="0" y="4650"/>
                              </a:lnTo>
                              <a:lnTo>
                                <a:pt x="3721" y="5842"/>
                              </a:lnTo>
                              <a:cubicBezTo>
                                <a:pt x="10274" y="5842"/>
                                <a:pt x="16777" y="3899"/>
                                <a:pt x="2325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42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427" name="Shape 17427"/>
                      <wps:cNvSpPr/>
                      <wps:spPr>
                        <a:xfrm>
                          <a:off x="1442563" y="167237"/>
                          <a:ext cx="30950" cy="4091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950" h="40919">
                              <a:moveTo>
                                <a:pt x="800" y="0"/>
                              </a:moveTo>
                              <a:cubicBezTo>
                                <a:pt x="20904" y="0"/>
                                <a:pt x="30950" y="10757"/>
                                <a:pt x="30950" y="32283"/>
                              </a:cubicBezTo>
                              <a:lnTo>
                                <a:pt x="30950" y="40919"/>
                              </a:lnTo>
                              <a:lnTo>
                                <a:pt x="0" y="40919"/>
                              </a:lnTo>
                              <a:lnTo>
                                <a:pt x="0" y="30023"/>
                              </a:lnTo>
                              <a:lnTo>
                                <a:pt x="12751" y="30023"/>
                              </a:lnTo>
                              <a:cubicBezTo>
                                <a:pt x="12751" y="20460"/>
                                <a:pt x="8547" y="15684"/>
                                <a:pt x="127" y="15684"/>
                              </a:cubicBezTo>
                              <a:lnTo>
                                <a:pt x="0" y="15732"/>
                              </a:lnTo>
                              <a:lnTo>
                                <a:pt x="0" y="273"/>
                              </a:lnTo>
                              <a:lnTo>
                                <a:pt x="80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42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428" name="Shape 17428"/>
                      <wps:cNvSpPr/>
                      <wps:spPr>
                        <a:xfrm>
                          <a:off x="1485287" y="167239"/>
                          <a:ext cx="53924" cy="7080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924" h="70803">
                              <a:moveTo>
                                <a:pt x="27889" y="0"/>
                              </a:moveTo>
                              <a:cubicBezTo>
                                <a:pt x="31788" y="0"/>
                                <a:pt x="35687" y="419"/>
                                <a:pt x="39586" y="1257"/>
                              </a:cubicBezTo>
                              <a:cubicBezTo>
                                <a:pt x="43485" y="2108"/>
                                <a:pt x="46406" y="2921"/>
                                <a:pt x="48349" y="3721"/>
                              </a:cubicBezTo>
                              <a:lnTo>
                                <a:pt x="51270" y="4915"/>
                              </a:lnTo>
                              <a:lnTo>
                                <a:pt x="48489" y="19926"/>
                              </a:lnTo>
                              <a:cubicBezTo>
                                <a:pt x="42989" y="16561"/>
                                <a:pt x="36525" y="14884"/>
                                <a:pt x="29096" y="14884"/>
                              </a:cubicBezTo>
                              <a:cubicBezTo>
                                <a:pt x="22796" y="14884"/>
                                <a:pt x="19660" y="16789"/>
                                <a:pt x="19660" y="20587"/>
                              </a:cubicBezTo>
                              <a:cubicBezTo>
                                <a:pt x="19660" y="22720"/>
                                <a:pt x="20828" y="24333"/>
                                <a:pt x="23177" y="25438"/>
                              </a:cubicBezTo>
                              <a:cubicBezTo>
                                <a:pt x="25527" y="26543"/>
                                <a:pt x="28385" y="27432"/>
                                <a:pt x="31750" y="28092"/>
                              </a:cubicBezTo>
                              <a:cubicBezTo>
                                <a:pt x="35115" y="28765"/>
                                <a:pt x="38481" y="29667"/>
                                <a:pt x="41846" y="30823"/>
                              </a:cubicBezTo>
                              <a:cubicBezTo>
                                <a:pt x="45212" y="31979"/>
                                <a:pt x="48070" y="34138"/>
                                <a:pt x="50406" y="37325"/>
                              </a:cubicBezTo>
                              <a:cubicBezTo>
                                <a:pt x="52756" y="40513"/>
                                <a:pt x="53924" y="44679"/>
                                <a:pt x="53924" y="49822"/>
                              </a:cubicBezTo>
                              <a:cubicBezTo>
                                <a:pt x="53924" y="63805"/>
                                <a:pt x="44806" y="70803"/>
                                <a:pt x="26568" y="70803"/>
                              </a:cubicBezTo>
                              <a:cubicBezTo>
                                <a:pt x="21958" y="70803"/>
                                <a:pt x="17437" y="70358"/>
                                <a:pt x="13017" y="69482"/>
                              </a:cubicBezTo>
                              <a:cubicBezTo>
                                <a:pt x="8585" y="68593"/>
                                <a:pt x="5309" y="67704"/>
                                <a:pt x="3188" y="66815"/>
                              </a:cubicBezTo>
                              <a:lnTo>
                                <a:pt x="0" y="65354"/>
                              </a:lnTo>
                              <a:lnTo>
                                <a:pt x="2794" y="50216"/>
                              </a:lnTo>
                              <a:cubicBezTo>
                                <a:pt x="10135" y="54026"/>
                                <a:pt x="17488" y="55918"/>
                                <a:pt x="24841" y="55918"/>
                              </a:cubicBezTo>
                              <a:cubicBezTo>
                                <a:pt x="28207" y="55918"/>
                                <a:pt x="30772" y="55334"/>
                                <a:pt x="32550" y="54140"/>
                              </a:cubicBezTo>
                              <a:cubicBezTo>
                                <a:pt x="34315" y="52934"/>
                                <a:pt x="35204" y="51359"/>
                                <a:pt x="35204" y="49416"/>
                              </a:cubicBezTo>
                              <a:cubicBezTo>
                                <a:pt x="35204" y="47650"/>
                                <a:pt x="34354" y="46228"/>
                                <a:pt x="32677" y="45161"/>
                              </a:cubicBezTo>
                              <a:cubicBezTo>
                                <a:pt x="30988" y="44107"/>
                                <a:pt x="28867" y="43345"/>
                                <a:pt x="26302" y="42913"/>
                              </a:cubicBezTo>
                              <a:cubicBezTo>
                                <a:pt x="23736" y="42469"/>
                                <a:pt x="20993" y="41808"/>
                                <a:pt x="18059" y="40919"/>
                              </a:cubicBezTo>
                              <a:cubicBezTo>
                                <a:pt x="15138" y="40030"/>
                                <a:pt x="12395" y="38951"/>
                                <a:pt x="9830" y="37656"/>
                              </a:cubicBezTo>
                              <a:cubicBezTo>
                                <a:pt x="7264" y="36373"/>
                                <a:pt x="5131" y="34290"/>
                                <a:pt x="3454" y="31420"/>
                              </a:cubicBezTo>
                              <a:cubicBezTo>
                                <a:pt x="1765" y="28537"/>
                                <a:pt x="927" y="24968"/>
                                <a:pt x="927" y="20726"/>
                              </a:cubicBezTo>
                              <a:cubicBezTo>
                                <a:pt x="927" y="6909"/>
                                <a:pt x="9919" y="0"/>
                                <a:pt x="2788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42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429" name="Shape 17429"/>
                      <wps:cNvSpPr/>
                      <wps:spPr>
                        <a:xfrm>
                          <a:off x="1550312" y="167239"/>
                          <a:ext cx="53924" cy="7080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924" h="70803">
                              <a:moveTo>
                                <a:pt x="27889" y="0"/>
                              </a:moveTo>
                              <a:cubicBezTo>
                                <a:pt x="31788" y="0"/>
                                <a:pt x="35687" y="419"/>
                                <a:pt x="39586" y="1257"/>
                              </a:cubicBezTo>
                              <a:cubicBezTo>
                                <a:pt x="43485" y="2108"/>
                                <a:pt x="46406" y="2921"/>
                                <a:pt x="48349" y="3721"/>
                              </a:cubicBezTo>
                              <a:lnTo>
                                <a:pt x="51270" y="4915"/>
                              </a:lnTo>
                              <a:lnTo>
                                <a:pt x="48489" y="19926"/>
                              </a:lnTo>
                              <a:cubicBezTo>
                                <a:pt x="42989" y="16561"/>
                                <a:pt x="36525" y="14884"/>
                                <a:pt x="29096" y="14884"/>
                              </a:cubicBezTo>
                              <a:cubicBezTo>
                                <a:pt x="22796" y="14884"/>
                                <a:pt x="19660" y="16789"/>
                                <a:pt x="19660" y="20587"/>
                              </a:cubicBezTo>
                              <a:cubicBezTo>
                                <a:pt x="19660" y="22720"/>
                                <a:pt x="20828" y="24333"/>
                                <a:pt x="23177" y="25438"/>
                              </a:cubicBezTo>
                              <a:cubicBezTo>
                                <a:pt x="25527" y="26543"/>
                                <a:pt x="28385" y="27432"/>
                                <a:pt x="31750" y="28092"/>
                              </a:cubicBezTo>
                              <a:cubicBezTo>
                                <a:pt x="35115" y="28765"/>
                                <a:pt x="38481" y="29667"/>
                                <a:pt x="41846" y="30823"/>
                              </a:cubicBezTo>
                              <a:cubicBezTo>
                                <a:pt x="45212" y="31979"/>
                                <a:pt x="48070" y="34138"/>
                                <a:pt x="50406" y="37325"/>
                              </a:cubicBezTo>
                              <a:cubicBezTo>
                                <a:pt x="52756" y="40513"/>
                                <a:pt x="53924" y="44679"/>
                                <a:pt x="53924" y="49822"/>
                              </a:cubicBezTo>
                              <a:cubicBezTo>
                                <a:pt x="53924" y="63805"/>
                                <a:pt x="44806" y="70803"/>
                                <a:pt x="26568" y="70803"/>
                              </a:cubicBezTo>
                              <a:cubicBezTo>
                                <a:pt x="21958" y="70803"/>
                                <a:pt x="17437" y="70358"/>
                                <a:pt x="13017" y="69482"/>
                              </a:cubicBezTo>
                              <a:cubicBezTo>
                                <a:pt x="8585" y="68593"/>
                                <a:pt x="5309" y="67704"/>
                                <a:pt x="3188" y="66815"/>
                              </a:cubicBezTo>
                              <a:lnTo>
                                <a:pt x="0" y="65354"/>
                              </a:lnTo>
                              <a:lnTo>
                                <a:pt x="2794" y="50216"/>
                              </a:lnTo>
                              <a:cubicBezTo>
                                <a:pt x="10135" y="54026"/>
                                <a:pt x="17488" y="55918"/>
                                <a:pt x="24841" y="55918"/>
                              </a:cubicBezTo>
                              <a:cubicBezTo>
                                <a:pt x="28207" y="55918"/>
                                <a:pt x="30772" y="55334"/>
                                <a:pt x="32550" y="54140"/>
                              </a:cubicBezTo>
                              <a:cubicBezTo>
                                <a:pt x="34315" y="52934"/>
                                <a:pt x="35204" y="51359"/>
                                <a:pt x="35204" y="49416"/>
                              </a:cubicBezTo>
                              <a:cubicBezTo>
                                <a:pt x="35204" y="47650"/>
                                <a:pt x="34354" y="46228"/>
                                <a:pt x="32677" y="45161"/>
                              </a:cubicBezTo>
                              <a:cubicBezTo>
                                <a:pt x="30988" y="44107"/>
                                <a:pt x="28867" y="43345"/>
                                <a:pt x="26302" y="42913"/>
                              </a:cubicBezTo>
                              <a:cubicBezTo>
                                <a:pt x="23736" y="42469"/>
                                <a:pt x="20993" y="41808"/>
                                <a:pt x="18059" y="40919"/>
                              </a:cubicBezTo>
                              <a:cubicBezTo>
                                <a:pt x="15138" y="40030"/>
                                <a:pt x="12395" y="38951"/>
                                <a:pt x="9830" y="37656"/>
                              </a:cubicBezTo>
                              <a:cubicBezTo>
                                <a:pt x="7264" y="36373"/>
                                <a:pt x="5131" y="34290"/>
                                <a:pt x="3454" y="31420"/>
                              </a:cubicBezTo>
                              <a:cubicBezTo>
                                <a:pt x="1765" y="28537"/>
                                <a:pt x="927" y="24968"/>
                                <a:pt x="927" y="20726"/>
                              </a:cubicBezTo>
                              <a:cubicBezTo>
                                <a:pt x="927" y="6909"/>
                                <a:pt x="9919" y="0"/>
                                <a:pt x="2788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42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430" name="Shape 17430"/>
                      <wps:cNvSpPr/>
                      <wps:spPr>
                        <a:xfrm>
                          <a:off x="601885" y="313294"/>
                          <a:ext cx="36881" cy="69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881" h="69875">
                              <a:moveTo>
                                <a:pt x="0" y="0"/>
                              </a:moveTo>
                              <a:lnTo>
                                <a:pt x="9893" y="0"/>
                              </a:lnTo>
                              <a:lnTo>
                                <a:pt x="9893" y="61049"/>
                              </a:lnTo>
                              <a:lnTo>
                                <a:pt x="36881" y="61049"/>
                              </a:lnTo>
                              <a:lnTo>
                                <a:pt x="36881" y="69875"/>
                              </a:lnTo>
                              <a:lnTo>
                                <a:pt x="0" y="698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42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774" name="Shape 17774"/>
                      <wps:cNvSpPr/>
                      <wps:spPr>
                        <a:xfrm>
                          <a:off x="690204" y="313295"/>
                          <a:ext cx="9893" cy="698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893" h="69876">
                              <a:moveTo>
                                <a:pt x="0" y="0"/>
                              </a:moveTo>
                              <a:lnTo>
                                <a:pt x="9893" y="0"/>
                              </a:lnTo>
                              <a:lnTo>
                                <a:pt x="9893" y="69876"/>
                              </a:lnTo>
                              <a:lnTo>
                                <a:pt x="0" y="698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42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432" name="Shape 17432"/>
                      <wps:cNvSpPr/>
                      <wps:spPr>
                        <a:xfrm>
                          <a:off x="756779" y="313293"/>
                          <a:ext cx="63081" cy="69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081" h="69875">
                              <a:moveTo>
                                <a:pt x="0" y="0"/>
                              </a:moveTo>
                              <a:lnTo>
                                <a:pt x="11646" y="0"/>
                              </a:lnTo>
                              <a:lnTo>
                                <a:pt x="31547" y="45517"/>
                              </a:lnTo>
                              <a:lnTo>
                                <a:pt x="51435" y="0"/>
                              </a:lnTo>
                              <a:lnTo>
                                <a:pt x="63081" y="0"/>
                              </a:lnTo>
                              <a:lnTo>
                                <a:pt x="63081" y="69875"/>
                              </a:lnTo>
                              <a:lnTo>
                                <a:pt x="53188" y="69875"/>
                              </a:lnTo>
                              <a:lnTo>
                                <a:pt x="53188" y="18148"/>
                              </a:lnTo>
                              <a:lnTo>
                                <a:pt x="36297" y="56680"/>
                              </a:lnTo>
                              <a:lnTo>
                                <a:pt x="26695" y="56680"/>
                              </a:lnTo>
                              <a:lnTo>
                                <a:pt x="9893" y="18148"/>
                              </a:lnTo>
                              <a:lnTo>
                                <a:pt x="9893" y="69875"/>
                              </a:lnTo>
                              <a:lnTo>
                                <a:pt x="0" y="698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42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433" name="Shape 17433"/>
                      <wps:cNvSpPr/>
                      <wps:spPr>
                        <a:xfrm>
                          <a:off x="869260" y="313298"/>
                          <a:ext cx="29216" cy="69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216" h="69875">
                              <a:moveTo>
                                <a:pt x="22809" y="0"/>
                              </a:moveTo>
                              <a:lnTo>
                                <a:pt x="29216" y="0"/>
                              </a:lnTo>
                              <a:lnTo>
                                <a:pt x="29216" y="11945"/>
                              </a:lnTo>
                              <a:lnTo>
                                <a:pt x="29210" y="11925"/>
                              </a:lnTo>
                              <a:lnTo>
                                <a:pt x="18440" y="45123"/>
                              </a:lnTo>
                              <a:lnTo>
                                <a:pt x="29216" y="45123"/>
                              </a:lnTo>
                              <a:lnTo>
                                <a:pt x="29216" y="53759"/>
                              </a:lnTo>
                              <a:lnTo>
                                <a:pt x="15621" y="53759"/>
                              </a:lnTo>
                              <a:lnTo>
                                <a:pt x="10389" y="69875"/>
                              </a:lnTo>
                              <a:lnTo>
                                <a:pt x="0" y="69875"/>
                              </a:lnTo>
                              <a:lnTo>
                                <a:pt x="2280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42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434" name="Shape 17434"/>
                      <wps:cNvSpPr/>
                      <wps:spPr>
                        <a:xfrm>
                          <a:off x="898477" y="313298"/>
                          <a:ext cx="29216" cy="69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216" h="69875">
                              <a:moveTo>
                                <a:pt x="0" y="0"/>
                              </a:moveTo>
                              <a:lnTo>
                                <a:pt x="6407" y="0"/>
                              </a:lnTo>
                              <a:lnTo>
                                <a:pt x="29216" y="69875"/>
                              </a:lnTo>
                              <a:lnTo>
                                <a:pt x="18828" y="69875"/>
                              </a:lnTo>
                              <a:lnTo>
                                <a:pt x="13583" y="53759"/>
                              </a:lnTo>
                              <a:lnTo>
                                <a:pt x="0" y="53759"/>
                              </a:lnTo>
                              <a:lnTo>
                                <a:pt x="0" y="45123"/>
                              </a:lnTo>
                              <a:lnTo>
                                <a:pt x="10776" y="45123"/>
                              </a:lnTo>
                              <a:lnTo>
                                <a:pt x="0" y="1194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42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435" name="Shape 17435"/>
                      <wps:cNvSpPr/>
                      <wps:spPr>
                        <a:xfrm>
                          <a:off x="1041145" y="313298"/>
                          <a:ext cx="23819" cy="69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819" h="69875">
                              <a:moveTo>
                                <a:pt x="0" y="0"/>
                              </a:moveTo>
                              <a:lnTo>
                                <a:pt x="23292" y="0"/>
                              </a:lnTo>
                              <a:lnTo>
                                <a:pt x="23819" y="148"/>
                              </a:lnTo>
                              <a:lnTo>
                                <a:pt x="23819" y="9340"/>
                              </a:lnTo>
                              <a:lnTo>
                                <a:pt x="21831" y="8826"/>
                              </a:lnTo>
                              <a:lnTo>
                                <a:pt x="9893" y="8826"/>
                              </a:lnTo>
                              <a:lnTo>
                                <a:pt x="9893" y="36195"/>
                              </a:lnTo>
                              <a:lnTo>
                                <a:pt x="21831" y="36195"/>
                              </a:lnTo>
                              <a:lnTo>
                                <a:pt x="23819" y="35681"/>
                              </a:lnTo>
                              <a:lnTo>
                                <a:pt x="23819" y="44877"/>
                              </a:lnTo>
                              <a:lnTo>
                                <a:pt x="23292" y="45021"/>
                              </a:lnTo>
                              <a:lnTo>
                                <a:pt x="9893" y="45021"/>
                              </a:lnTo>
                              <a:lnTo>
                                <a:pt x="9893" y="69875"/>
                              </a:lnTo>
                              <a:lnTo>
                                <a:pt x="0" y="698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42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436" name="Shape 17436"/>
                      <wps:cNvSpPr/>
                      <wps:spPr>
                        <a:xfrm>
                          <a:off x="1064964" y="313446"/>
                          <a:ext cx="24314" cy="4473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14" h="44730">
                              <a:moveTo>
                                <a:pt x="0" y="0"/>
                              </a:moveTo>
                              <a:lnTo>
                                <a:pt x="18345" y="5136"/>
                              </a:lnTo>
                              <a:cubicBezTo>
                                <a:pt x="22320" y="8666"/>
                                <a:pt x="24314" y="14445"/>
                                <a:pt x="24314" y="22458"/>
                              </a:cubicBezTo>
                              <a:cubicBezTo>
                                <a:pt x="24314" y="30485"/>
                                <a:pt x="22333" y="36225"/>
                                <a:pt x="18396" y="39692"/>
                              </a:cubicBezTo>
                              <a:lnTo>
                                <a:pt x="0" y="44730"/>
                              </a:lnTo>
                              <a:lnTo>
                                <a:pt x="0" y="35533"/>
                              </a:lnTo>
                              <a:lnTo>
                                <a:pt x="10192" y="32898"/>
                              </a:lnTo>
                              <a:cubicBezTo>
                                <a:pt x="12681" y="30790"/>
                                <a:pt x="13926" y="27310"/>
                                <a:pt x="13926" y="22458"/>
                              </a:cubicBezTo>
                              <a:cubicBezTo>
                                <a:pt x="13926" y="17480"/>
                                <a:pt x="12681" y="13937"/>
                                <a:pt x="10192" y="11829"/>
                              </a:cubicBezTo>
                              <a:lnTo>
                                <a:pt x="0" y="919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42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437" name="Shape 17437"/>
                      <wps:cNvSpPr/>
                      <wps:spPr>
                        <a:xfrm>
                          <a:off x="1142269" y="313293"/>
                          <a:ext cx="44640" cy="69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4640" h="69875">
                              <a:moveTo>
                                <a:pt x="0" y="0"/>
                              </a:moveTo>
                              <a:lnTo>
                                <a:pt x="44640" y="0"/>
                              </a:lnTo>
                              <a:lnTo>
                                <a:pt x="44640" y="8826"/>
                              </a:lnTo>
                              <a:lnTo>
                                <a:pt x="9893" y="8826"/>
                              </a:lnTo>
                              <a:lnTo>
                                <a:pt x="9893" y="30963"/>
                              </a:lnTo>
                              <a:lnTo>
                                <a:pt x="36690" y="30963"/>
                              </a:lnTo>
                              <a:lnTo>
                                <a:pt x="36690" y="39789"/>
                              </a:lnTo>
                              <a:lnTo>
                                <a:pt x="9893" y="39789"/>
                              </a:lnTo>
                              <a:lnTo>
                                <a:pt x="9893" y="61049"/>
                              </a:lnTo>
                              <a:lnTo>
                                <a:pt x="44640" y="61049"/>
                              </a:lnTo>
                              <a:lnTo>
                                <a:pt x="44640" y="69875"/>
                              </a:lnTo>
                              <a:lnTo>
                                <a:pt x="0" y="698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42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438" name="Shape 17438"/>
                      <wps:cNvSpPr/>
                      <wps:spPr>
                        <a:xfrm>
                          <a:off x="1239125" y="313298"/>
                          <a:ext cx="24219" cy="69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219" h="69875">
                              <a:moveTo>
                                <a:pt x="0" y="0"/>
                              </a:moveTo>
                              <a:lnTo>
                                <a:pt x="24066" y="0"/>
                              </a:lnTo>
                              <a:lnTo>
                                <a:pt x="24219" y="42"/>
                              </a:lnTo>
                              <a:lnTo>
                                <a:pt x="24219" y="9252"/>
                              </a:lnTo>
                              <a:lnTo>
                                <a:pt x="22517" y="8826"/>
                              </a:lnTo>
                              <a:lnTo>
                                <a:pt x="9906" y="8826"/>
                              </a:lnTo>
                              <a:lnTo>
                                <a:pt x="9906" y="35420"/>
                              </a:lnTo>
                              <a:lnTo>
                                <a:pt x="22517" y="35420"/>
                              </a:lnTo>
                              <a:lnTo>
                                <a:pt x="24219" y="34994"/>
                              </a:lnTo>
                              <a:lnTo>
                                <a:pt x="24219" y="44056"/>
                              </a:lnTo>
                              <a:lnTo>
                                <a:pt x="9906" y="44056"/>
                              </a:lnTo>
                              <a:lnTo>
                                <a:pt x="9906" y="69875"/>
                              </a:lnTo>
                              <a:lnTo>
                                <a:pt x="0" y="698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42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439" name="Shape 17439"/>
                      <wps:cNvSpPr/>
                      <wps:spPr>
                        <a:xfrm>
                          <a:off x="1263344" y="313340"/>
                          <a:ext cx="24701" cy="6983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701" h="69834">
                              <a:moveTo>
                                <a:pt x="0" y="0"/>
                              </a:moveTo>
                              <a:lnTo>
                                <a:pt x="18732" y="5140"/>
                              </a:lnTo>
                              <a:cubicBezTo>
                                <a:pt x="22708" y="8607"/>
                                <a:pt x="24701" y="14258"/>
                                <a:pt x="24701" y="22082"/>
                              </a:cubicBezTo>
                              <a:cubicBezTo>
                                <a:pt x="24701" y="28228"/>
                                <a:pt x="23520" y="32978"/>
                                <a:pt x="21158" y="36344"/>
                              </a:cubicBezTo>
                              <a:cubicBezTo>
                                <a:pt x="18796" y="39709"/>
                                <a:pt x="15088" y="41944"/>
                                <a:pt x="10046" y="43049"/>
                              </a:cubicBezTo>
                              <a:lnTo>
                                <a:pt x="23914" y="69834"/>
                              </a:lnTo>
                              <a:lnTo>
                                <a:pt x="13056" y="69834"/>
                              </a:lnTo>
                              <a:lnTo>
                                <a:pt x="140" y="44014"/>
                              </a:lnTo>
                              <a:lnTo>
                                <a:pt x="0" y="44014"/>
                              </a:lnTo>
                              <a:lnTo>
                                <a:pt x="0" y="34953"/>
                              </a:lnTo>
                              <a:lnTo>
                                <a:pt x="10528" y="32318"/>
                              </a:lnTo>
                              <a:cubicBezTo>
                                <a:pt x="13056" y="30286"/>
                                <a:pt x="14313" y="26869"/>
                                <a:pt x="14313" y="22082"/>
                              </a:cubicBezTo>
                              <a:cubicBezTo>
                                <a:pt x="14313" y="17294"/>
                                <a:pt x="13056" y="13877"/>
                                <a:pt x="10528" y="11845"/>
                              </a:cubicBezTo>
                              <a:lnTo>
                                <a:pt x="0" y="921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42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440" name="Shape 17440"/>
                      <wps:cNvSpPr/>
                      <wps:spPr>
                        <a:xfrm>
                          <a:off x="1342286" y="313295"/>
                          <a:ext cx="52311" cy="7084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311" h="70841">
                              <a:moveTo>
                                <a:pt x="0" y="0"/>
                              </a:moveTo>
                              <a:lnTo>
                                <a:pt x="9906" y="0"/>
                              </a:lnTo>
                              <a:lnTo>
                                <a:pt x="9906" y="38811"/>
                              </a:lnTo>
                              <a:cubicBezTo>
                                <a:pt x="9906" y="47295"/>
                                <a:pt x="11100" y="53200"/>
                                <a:pt x="13500" y="56528"/>
                              </a:cubicBezTo>
                              <a:cubicBezTo>
                                <a:pt x="15888" y="59868"/>
                                <a:pt x="20129" y="61531"/>
                                <a:pt x="26213" y="61531"/>
                              </a:cubicBezTo>
                              <a:cubicBezTo>
                                <a:pt x="32233" y="61531"/>
                                <a:pt x="36436" y="59868"/>
                                <a:pt x="38824" y="56528"/>
                              </a:cubicBezTo>
                              <a:cubicBezTo>
                                <a:pt x="41224" y="53200"/>
                                <a:pt x="42418" y="47295"/>
                                <a:pt x="42418" y="38811"/>
                              </a:cubicBezTo>
                              <a:lnTo>
                                <a:pt x="42418" y="0"/>
                              </a:lnTo>
                              <a:lnTo>
                                <a:pt x="52311" y="0"/>
                              </a:lnTo>
                              <a:lnTo>
                                <a:pt x="52311" y="38913"/>
                              </a:lnTo>
                              <a:cubicBezTo>
                                <a:pt x="52311" y="50559"/>
                                <a:pt x="50355" y="58788"/>
                                <a:pt x="46444" y="63614"/>
                              </a:cubicBezTo>
                              <a:cubicBezTo>
                                <a:pt x="42532" y="68440"/>
                                <a:pt x="35751" y="70841"/>
                                <a:pt x="26111" y="70841"/>
                              </a:cubicBezTo>
                              <a:cubicBezTo>
                                <a:pt x="16472" y="70841"/>
                                <a:pt x="9715" y="68453"/>
                                <a:pt x="5829" y="63665"/>
                              </a:cubicBezTo>
                              <a:cubicBezTo>
                                <a:pt x="1943" y="58877"/>
                                <a:pt x="0" y="50622"/>
                                <a:pt x="0" y="38913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42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441" name="Shape 17441"/>
                      <wps:cNvSpPr/>
                      <wps:spPr>
                        <a:xfrm>
                          <a:off x="601887" y="431703"/>
                          <a:ext cx="24422" cy="657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22" h="65748">
                              <a:moveTo>
                                <a:pt x="15164" y="0"/>
                              </a:moveTo>
                              <a:lnTo>
                                <a:pt x="24422" y="0"/>
                              </a:lnTo>
                              <a:lnTo>
                                <a:pt x="24422" y="45136"/>
                              </a:lnTo>
                              <a:cubicBezTo>
                                <a:pt x="24422" y="52464"/>
                                <a:pt x="23038" y="57734"/>
                                <a:pt x="20244" y="60935"/>
                              </a:cubicBezTo>
                              <a:cubicBezTo>
                                <a:pt x="17463" y="64148"/>
                                <a:pt x="12738" y="65748"/>
                                <a:pt x="6083" y="65748"/>
                              </a:cubicBezTo>
                              <a:cubicBezTo>
                                <a:pt x="3962" y="65748"/>
                                <a:pt x="1930" y="65621"/>
                                <a:pt x="0" y="65392"/>
                              </a:cubicBezTo>
                              <a:lnTo>
                                <a:pt x="0" y="56490"/>
                              </a:lnTo>
                              <a:cubicBezTo>
                                <a:pt x="1994" y="56667"/>
                                <a:pt x="3746" y="56756"/>
                                <a:pt x="5271" y="56756"/>
                              </a:cubicBezTo>
                              <a:cubicBezTo>
                                <a:pt x="9195" y="56756"/>
                                <a:pt x="11836" y="55867"/>
                                <a:pt x="13170" y="54077"/>
                              </a:cubicBezTo>
                              <a:cubicBezTo>
                                <a:pt x="14491" y="52299"/>
                                <a:pt x="15164" y="48946"/>
                                <a:pt x="15164" y="44044"/>
                              </a:cubicBezTo>
                              <a:lnTo>
                                <a:pt x="1516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42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442" name="Shape 17442"/>
                      <wps:cNvSpPr/>
                      <wps:spPr>
                        <a:xfrm>
                          <a:off x="644834" y="431710"/>
                          <a:ext cx="48958" cy="6629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8958" h="66294">
                              <a:moveTo>
                                <a:pt x="0" y="0"/>
                              </a:moveTo>
                              <a:lnTo>
                                <a:pt x="9271" y="0"/>
                              </a:lnTo>
                              <a:lnTo>
                                <a:pt x="9271" y="36322"/>
                              </a:lnTo>
                              <a:cubicBezTo>
                                <a:pt x="9271" y="44247"/>
                                <a:pt x="10389" y="49771"/>
                                <a:pt x="12624" y="52895"/>
                              </a:cubicBezTo>
                              <a:cubicBezTo>
                                <a:pt x="14872" y="56020"/>
                                <a:pt x="18834" y="57569"/>
                                <a:pt x="24524" y="57569"/>
                              </a:cubicBezTo>
                              <a:cubicBezTo>
                                <a:pt x="30150" y="57569"/>
                                <a:pt x="34087" y="56020"/>
                                <a:pt x="36335" y="52895"/>
                              </a:cubicBezTo>
                              <a:cubicBezTo>
                                <a:pt x="38570" y="49771"/>
                                <a:pt x="39688" y="44247"/>
                                <a:pt x="39688" y="36322"/>
                              </a:cubicBezTo>
                              <a:lnTo>
                                <a:pt x="39688" y="0"/>
                              </a:lnTo>
                              <a:lnTo>
                                <a:pt x="48958" y="0"/>
                              </a:lnTo>
                              <a:lnTo>
                                <a:pt x="48958" y="36411"/>
                              </a:lnTo>
                              <a:cubicBezTo>
                                <a:pt x="48958" y="47307"/>
                                <a:pt x="47130" y="55016"/>
                                <a:pt x="43459" y="59525"/>
                              </a:cubicBezTo>
                              <a:cubicBezTo>
                                <a:pt x="39802" y="64033"/>
                                <a:pt x="33452" y="66294"/>
                                <a:pt x="24435" y="66294"/>
                              </a:cubicBezTo>
                              <a:cubicBezTo>
                                <a:pt x="15418" y="66294"/>
                                <a:pt x="9093" y="64046"/>
                                <a:pt x="5461" y="59563"/>
                              </a:cubicBezTo>
                              <a:cubicBezTo>
                                <a:pt x="1816" y="55093"/>
                                <a:pt x="0" y="47371"/>
                                <a:pt x="0" y="36411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42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443" name="Shape 17443"/>
                      <wps:cNvSpPr/>
                      <wps:spPr>
                        <a:xfrm>
                          <a:off x="712321" y="431698"/>
                          <a:ext cx="48222" cy="653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8222" h="65392">
                              <a:moveTo>
                                <a:pt x="0" y="0"/>
                              </a:moveTo>
                              <a:lnTo>
                                <a:pt x="11532" y="0"/>
                              </a:lnTo>
                              <a:lnTo>
                                <a:pt x="38951" y="49771"/>
                              </a:lnTo>
                              <a:lnTo>
                                <a:pt x="38951" y="0"/>
                              </a:lnTo>
                              <a:lnTo>
                                <a:pt x="48222" y="0"/>
                              </a:lnTo>
                              <a:lnTo>
                                <a:pt x="48222" y="65392"/>
                              </a:lnTo>
                              <a:lnTo>
                                <a:pt x="37224" y="65392"/>
                              </a:lnTo>
                              <a:lnTo>
                                <a:pt x="9258" y="14719"/>
                              </a:lnTo>
                              <a:lnTo>
                                <a:pt x="9258" y="65392"/>
                              </a:lnTo>
                              <a:lnTo>
                                <a:pt x="0" y="6539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42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444" name="Shape 17444"/>
                      <wps:cNvSpPr/>
                      <wps:spPr>
                        <a:xfrm>
                          <a:off x="779066" y="431704"/>
                          <a:ext cx="41783" cy="653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783" h="65392">
                              <a:moveTo>
                                <a:pt x="0" y="0"/>
                              </a:moveTo>
                              <a:lnTo>
                                <a:pt x="41783" y="0"/>
                              </a:lnTo>
                              <a:lnTo>
                                <a:pt x="41783" y="8268"/>
                              </a:lnTo>
                              <a:lnTo>
                                <a:pt x="9258" y="8268"/>
                              </a:lnTo>
                              <a:lnTo>
                                <a:pt x="9258" y="28969"/>
                              </a:lnTo>
                              <a:lnTo>
                                <a:pt x="34328" y="28969"/>
                              </a:lnTo>
                              <a:lnTo>
                                <a:pt x="34328" y="37236"/>
                              </a:lnTo>
                              <a:lnTo>
                                <a:pt x="9258" y="37236"/>
                              </a:lnTo>
                              <a:lnTo>
                                <a:pt x="9258" y="57125"/>
                              </a:lnTo>
                              <a:lnTo>
                                <a:pt x="41783" y="57125"/>
                              </a:lnTo>
                              <a:lnTo>
                                <a:pt x="41783" y="65392"/>
                              </a:lnTo>
                              <a:lnTo>
                                <a:pt x="0" y="6539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42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445" name="Shape 17445"/>
                      <wps:cNvSpPr/>
                      <wps:spPr>
                        <a:xfrm>
                          <a:off x="831736" y="486730"/>
                          <a:ext cx="10173" cy="200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173" h="20079">
                              <a:moveTo>
                                <a:pt x="0" y="0"/>
                              </a:moveTo>
                              <a:lnTo>
                                <a:pt x="10173" y="0"/>
                              </a:lnTo>
                              <a:lnTo>
                                <a:pt x="6540" y="20079"/>
                              </a:lnTo>
                              <a:lnTo>
                                <a:pt x="0" y="200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42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446" name="Shape 17446"/>
                      <wps:cNvSpPr/>
                      <wps:spPr>
                        <a:xfrm>
                          <a:off x="878234" y="430796"/>
                          <a:ext cx="42964" cy="6629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964" h="66294">
                              <a:moveTo>
                                <a:pt x="20980" y="0"/>
                              </a:moveTo>
                              <a:cubicBezTo>
                                <a:pt x="28118" y="0"/>
                                <a:pt x="33566" y="1638"/>
                                <a:pt x="37325" y="4902"/>
                              </a:cubicBezTo>
                              <a:cubicBezTo>
                                <a:pt x="41085" y="8179"/>
                                <a:pt x="42964" y="12954"/>
                                <a:pt x="42964" y="19253"/>
                              </a:cubicBezTo>
                              <a:cubicBezTo>
                                <a:pt x="42964" y="22339"/>
                                <a:pt x="42482" y="25082"/>
                                <a:pt x="41542" y="27470"/>
                              </a:cubicBezTo>
                              <a:cubicBezTo>
                                <a:pt x="40615" y="29858"/>
                                <a:pt x="39370" y="31814"/>
                                <a:pt x="37821" y="33325"/>
                              </a:cubicBezTo>
                              <a:cubicBezTo>
                                <a:pt x="36284" y="34836"/>
                                <a:pt x="34506" y="36233"/>
                                <a:pt x="32512" y="37503"/>
                              </a:cubicBezTo>
                              <a:cubicBezTo>
                                <a:pt x="30518" y="38773"/>
                                <a:pt x="28486" y="39853"/>
                                <a:pt x="26429" y="40729"/>
                              </a:cubicBezTo>
                              <a:cubicBezTo>
                                <a:pt x="24371" y="41605"/>
                                <a:pt x="22339" y="42596"/>
                                <a:pt x="20345" y="43688"/>
                              </a:cubicBezTo>
                              <a:cubicBezTo>
                                <a:pt x="18351" y="44768"/>
                                <a:pt x="16574" y="45911"/>
                                <a:pt x="15037" y="47092"/>
                              </a:cubicBezTo>
                              <a:cubicBezTo>
                                <a:pt x="13487" y="48273"/>
                                <a:pt x="12243" y="49784"/>
                                <a:pt x="11303" y="51626"/>
                              </a:cubicBezTo>
                              <a:cubicBezTo>
                                <a:pt x="10363" y="53480"/>
                                <a:pt x="9893" y="55613"/>
                                <a:pt x="9893" y="58026"/>
                              </a:cubicBezTo>
                              <a:lnTo>
                                <a:pt x="42507" y="58026"/>
                              </a:lnTo>
                              <a:lnTo>
                                <a:pt x="42507" y="66294"/>
                              </a:lnTo>
                              <a:lnTo>
                                <a:pt x="0" y="66294"/>
                              </a:lnTo>
                              <a:lnTo>
                                <a:pt x="0" y="59576"/>
                              </a:lnTo>
                              <a:cubicBezTo>
                                <a:pt x="0" y="55817"/>
                                <a:pt x="610" y="52489"/>
                                <a:pt x="1816" y="49581"/>
                              </a:cubicBezTo>
                              <a:cubicBezTo>
                                <a:pt x="3023" y="46685"/>
                                <a:pt x="4610" y="44336"/>
                                <a:pt x="6579" y="42545"/>
                              </a:cubicBezTo>
                              <a:cubicBezTo>
                                <a:pt x="8547" y="40767"/>
                                <a:pt x="10719" y="39154"/>
                                <a:pt x="13081" y="37732"/>
                              </a:cubicBezTo>
                              <a:cubicBezTo>
                                <a:pt x="15443" y="36309"/>
                                <a:pt x="17793" y="35027"/>
                                <a:pt x="20155" y="33871"/>
                              </a:cubicBezTo>
                              <a:cubicBezTo>
                                <a:pt x="22517" y="32728"/>
                                <a:pt x="24689" y="31534"/>
                                <a:pt x="26657" y="30290"/>
                              </a:cubicBezTo>
                              <a:cubicBezTo>
                                <a:pt x="28626" y="29045"/>
                                <a:pt x="30213" y="27508"/>
                                <a:pt x="31420" y="25654"/>
                              </a:cubicBezTo>
                              <a:cubicBezTo>
                                <a:pt x="32639" y="23813"/>
                                <a:pt x="33236" y="21679"/>
                                <a:pt x="33236" y="19253"/>
                              </a:cubicBezTo>
                              <a:cubicBezTo>
                                <a:pt x="33236" y="12230"/>
                                <a:pt x="29096" y="8712"/>
                                <a:pt x="20803" y="8712"/>
                              </a:cubicBezTo>
                              <a:cubicBezTo>
                                <a:pt x="18072" y="8712"/>
                                <a:pt x="15329" y="9131"/>
                                <a:pt x="12573" y="9944"/>
                              </a:cubicBezTo>
                              <a:cubicBezTo>
                                <a:pt x="9817" y="10757"/>
                                <a:pt x="7747" y="11570"/>
                                <a:pt x="6363" y="12357"/>
                              </a:cubicBezTo>
                              <a:lnTo>
                                <a:pt x="4356" y="13614"/>
                              </a:lnTo>
                              <a:lnTo>
                                <a:pt x="1727" y="4635"/>
                              </a:lnTo>
                              <a:cubicBezTo>
                                <a:pt x="2324" y="4267"/>
                                <a:pt x="3188" y="3823"/>
                                <a:pt x="4318" y="3315"/>
                              </a:cubicBezTo>
                              <a:cubicBezTo>
                                <a:pt x="5436" y="2794"/>
                                <a:pt x="7671" y="2121"/>
                                <a:pt x="11036" y="1270"/>
                              </a:cubicBezTo>
                              <a:cubicBezTo>
                                <a:pt x="14389" y="419"/>
                                <a:pt x="17716" y="0"/>
                                <a:pt x="2098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42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447" name="Shape 17447"/>
                      <wps:cNvSpPr/>
                      <wps:spPr>
                        <a:xfrm>
                          <a:off x="929731" y="444443"/>
                          <a:ext cx="22384" cy="3666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384" h="36666">
                              <a:moveTo>
                                <a:pt x="22384" y="0"/>
                              </a:moveTo>
                              <a:lnTo>
                                <a:pt x="22384" y="13596"/>
                              </a:lnTo>
                              <a:lnTo>
                                <a:pt x="10808" y="28398"/>
                              </a:lnTo>
                              <a:lnTo>
                                <a:pt x="22384" y="28398"/>
                              </a:lnTo>
                              <a:lnTo>
                                <a:pt x="22384" y="36666"/>
                              </a:lnTo>
                              <a:lnTo>
                                <a:pt x="0" y="36666"/>
                              </a:lnTo>
                              <a:lnTo>
                                <a:pt x="0" y="28398"/>
                              </a:lnTo>
                              <a:lnTo>
                                <a:pt x="2238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42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448" name="Shape 17448"/>
                      <wps:cNvSpPr/>
                      <wps:spPr>
                        <a:xfrm>
                          <a:off x="952115" y="431707"/>
                          <a:ext cx="29013" cy="653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013" h="65380">
                              <a:moveTo>
                                <a:pt x="10039" y="0"/>
                              </a:moveTo>
                              <a:lnTo>
                                <a:pt x="20834" y="0"/>
                              </a:lnTo>
                              <a:lnTo>
                                <a:pt x="20834" y="41135"/>
                              </a:lnTo>
                              <a:lnTo>
                                <a:pt x="29013" y="41135"/>
                              </a:lnTo>
                              <a:lnTo>
                                <a:pt x="29013" y="49403"/>
                              </a:lnTo>
                              <a:lnTo>
                                <a:pt x="20834" y="49403"/>
                              </a:lnTo>
                              <a:lnTo>
                                <a:pt x="20834" y="65380"/>
                              </a:lnTo>
                              <a:lnTo>
                                <a:pt x="11576" y="65380"/>
                              </a:lnTo>
                              <a:lnTo>
                                <a:pt x="11576" y="49403"/>
                              </a:lnTo>
                              <a:lnTo>
                                <a:pt x="0" y="49403"/>
                              </a:lnTo>
                              <a:lnTo>
                                <a:pt x="0" y="41135"/>
                              </a:lnTo>
                              <a:lnTo>
                                <a:pt x="11576" y="41135"/>
                              </a:lnTo>
                              <a:lnTo>
                                <a:pt x="11576" y="11532"/>
                              </a:lnTo>
                              <a:lnTo>
                                <a:pt x="0" y="26333"/>
                              </a:lnTo>
                              <a:lnTo>
                                <a:pt x="0" y="12737"/>
                              </a:lnTo>
                              <a:lnTo>
                                <a:pt x="1003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42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449" name="Shape 17449"/>
                      <wps:cNvSpPr/>
                      <wps:spPr>
                        <a:xfrm>
                          <a:off x="987068" y="431860"/>
                          <a:ext cx="17755" cy="352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755" h="35255">
                              <a:moveTo>
                                <a:pt x="4102" y="0"/>
                              </a:moveTo>
                              <a:lnTo>
                                <a:pt x="10185" y="0"/>
                              </a:lnTo>
                              <a:lnTo>
                                <a:pt x="10185" y="7684"/>
                              </a:lnTo>
                              <a:lnTo>
                                <a:pt x="16586" y="7684"/>
                              </a:lnTo>
                              <a:lnTo>
                                <a:pt x="16586" y="12535"/>
                              </a:lnTo>
                              <a:lnTo>
                                <a:pt x="10185" y="12535"/>
                              </a:lnTo>
                              <a:lnTo>
                                <a:pt x="10185" y="24854"/>
                              </a:lnTo>
                              <a:cubicBezTo>
                                <a:pt x="10185" y="26708"/>
                                <a:pt x="10465" y="28016"/>
                                <a:pt x="11011" y="28778"/>
                              </a:cubicBezTo>
                              <a:cubicBezTo>
                                <a:pt x="11557" y="29540"/>
                                <a:pt x="12535" y="29921"/>
                                <a:pt x="13919" y="29921"/>
                              </a:cubicBezTo>
                              <a:cubicBezTo>
                                <a:pt x="14986" y="29921"/>
                                <a:pt x="16243" y="29743"/>
                                <a:pt x="17704" y="29388"/>
                              </a:cubicBezTo>
                              <a:lnTo>
                                <a:pt x="17755" y="34722"/>
                              </a:lnTo>
                              <a:cubicBezTo>
                                <a:pt x="15977" y="35077"/>
                                <a:pt x="14326" y="35255"/>
                                <a:pt x="12802" y="35255"/>
                              </a:cubicBezTo>
                              <a:cubicBezTo>
                                <a:pt x="6998" y="35255"/>
                                <a:pt x="4102" y="32423"/>
                                <a:pt x="4102" y="26772"/>
                              </a:cubicBezTo>
                              <a:lnTo>
                                <a:pt x="4102" y="12535"/>
                              </a:lnTo>
                              <a:lnTo>
                                <a:pt x="0" y="12535"/>
                              </a:lnTo>
                              <a:lnTo>
                                <a:pt x="0" y="8750"/>
                              </a:lnTo>
                              <a:lnTo>
                                <a:pt x="4102" y="7684"/>
                              </a:lnTo>
                              <a:lnTo>
                                <a:pt x="410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42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450" name="Shape 17450"/>
                      <wps:cNvSpPr/>
                      <wps:spPr>
                        <a:xfrm>
                          <a:off x="1011010" y="428241"/>
                          <a:ext cx="22822" cy="383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22" h="38392">
                              <a:moveTo>
                                <a:pt x="0" y="0"/>
                              </a:moveTo>
                              <a:lnTo>
                                <a:pt x="6083" y="0"/>
                              </a:lnTo>
                              <a:lnTo>
                                <a:pt x="6083" y="14135"/>
                              </a:lnTo>
                              <a:cubicBezTo>
                                <a:pt x="7569" y="11849"/>
                                <a:pt x="9868" y="10719"/>
                                <a:pt x="12954" y="10719"/>
                              </a:cubicBezTo>
                              <a:cubicBezTo>
                                <a:pt x="16408" y="10719"/>
                                <a:pt x="18910" y="11532"/>
                                <a:pt x="20472" y="13170"/>
                              </a:cubicBezTo>
                              <a:cubicBezTo>
                                <a:pt x="22035" y="14808"/>
                                <a:pt x="22822" y="17437"/>
                                <a:pt x="22822" y="21057"/>
                              </a:cubicBezTo>
                              <a:lnTo>
                                <a:pt x="22822" y="38392"/>
                              </a:lnTo>
                              <a:lnTo>
                                <a:pt x="16739" y="38392"/>
                              </a:lnTo>
                              <a:lnTo>
                                <a:pt x="16739" y="22123"/>
                              </a:lnTo>
                              <a:cubicBezTo>
                                <a:pt x="16739" y="18288"/>
                                <a:pt x="15176" y="16370"/>
                                <a:pt x="12052" y="16370"/>
                              </a:cubicBezTo>
                              <a:cubicBezTo>
                                <a:pt x="8738" y="16370"/>
                                <a:pt x="6756" y="18644"/>
                                <a:pt x="6083" y="23190"/>
                              </a:cubicBezTo>
                              <a:lnTo>
                                <a:pt x="6083" y="38392"/>
                              </a:lnTo>
                              <a:lnTo>
                                <a:pt x="0" y="3839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42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775" name="Shape 17775"/>
                      <wps:cNvSpPr/>
                      <wps:spPr>
                        <a:xfrm>
                          <a:off x="1068449" y="468032"/>
                          <a:ext cx="2233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339" h="9144">
                              <a:moveTo>
                                <a:pt x="0" y="0"/>
                              </a:moveTo>
                              <a:lnTo>
                                <a:pt x="22339" y="0"/>
                              </a:lnTo>
                              <a:lnTo>
                                <a:pt x="2233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42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452" name="Shape 17452"/>
                      <wps:cNvSpPr/>
                      <wps:spPr>
                        <a:xfrm>
                          <a:off x="1126387" y="430796"/>
                          <a:ext cx="42964" cy="6629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964" h="66294">
                              <a:moveTo>
                                <a:pt x="20980" y="0"/>
                              </a:moveTo>
                              <a:cubicBezTo>
                                <a:pt x="28118" y="0"/>
                                <a:pt x="33566" y="1638"/>
                                <a:pt x="37325" y="4902"/>
                              </a:cubicBezTo>
                              <a:cubicBezTo>
                                <a:pt x="41085" y="8179"/>
                                <a:pt x="42964" y="12954"/>
                                <a:pt x="42964" y="19253"/>
                              </a:cubicBezTo>
                              <a:cubicBezTo>
                                <a:pt x="42964" y="22339"/>
                                <a:pt x="42482" y="25082"/>
                                <a:pt x="41542" y="27470"/>
                              </a:cubicBezTo>
                              <a:cubicBezTo>
                                <a:pt x="40615" y="29858"/>
                                <a:pt x="39370" y="31814"/>
                                <a:pt x="37821" y="33325"/>
                              </a:cubicBezTo>
                              <a:cubicBezTo>
                                <a:pt x="36284" y="34836"/>
                                <a:pt x="34506" y="36233"/>
                                <a:pt x="32512" y="37503"/>
                              </a:cubicBezTo>
                              <a:cubicBezTo>
                                <a:pt x="30518" y="38773"/>
                                <a:pt x="28486" y="39853"/>
                                <a:pt x="26429" y="40729"/>
                              </a:cubicBezTo>
                              <a:cubicBezTo>
                                <a:pt x="24371" y="41605"/>
                                <a:pt x="22339" y="42596"/>
                                <a:pt x="20345" y="43688"/>
                              </a:cubicBezTo>
                              <a:cubicBezTo>
                                <a:pt x="18352" y="44768"/>
                                <a:pt x="16573" y="45911"/>
                                <a:pt x="15037" y="47092"/>
                              </a:cubicBezTo>
                              <a:cubicBezTo>
                                <a:pt x="13487" y="48273"/>
                                <a:pt x="12243" y="49784"/>
                                <a:pt x="11303" y="51626"/>
                              </a:cubicBezTo>
                              <a:cubicBezTo>
                                <a:pt x="10363" y="53480"/>
                                <a:pt x="9893" y="55613"/>
                                <a:pt x="9893" y="58026"/>
                              </a:cubicBezTo>
                              <a:lnTo>
                                <a:pt x="42507" y="58026"/>
                              </a:lnTo>
                              <a:lnTo>
                                <a:pt x="42507" y="66294"/>
                              </a:lnTo>
                              <a:lnTo>
                                <a:pt x="0" y="66294"/>
                              </a:lnTo>
                              <a:lnTo>
                                <a:pt x="0" y="59576"/>
                              </a:lnTo>
                              <a:cubicBezTo>
                                <a:pt x="0" y="55817"/>
                                <a:pt x="610" y="52489"/>
                                <a:pt x="1816" y="49581"/>
                              </a:cubicBezTo>
                              <a:cubicBezTo>
                                <a:pt x="3023" y="46685"/>
                                <a:pt x="4610" y="44336"/>
                                <a:pt x="6579" y="42545"/>
                              </a:cubicBezTo>
                              <a:cubicBezTo>
                                <a:pt x="8547" y="40767"/>
                                <a:pt x="10719" y="39154"/>
                                <a:pt x="13081" y="37732"/>
                              </a:cubicBezTo>
                              <a:cubicBezTo>
                                <a:pt x="15443" y="36309"/>
                                <a:pt x="17793" y="35027"/>
                                <a:pt x="20155" y="33871"/>
                              </a:cubicBezTo>
                              <a:cubicBezTo>
                                <a:pt x="22530" y="32728"/>
                                <a:pt x="24689" y="31534"/>
                                <a:pt x="26657" y="30290"/>
                              </a:cubicBezTo>
                              <a:cubicBezTo>
                                <a:pt x="28626" y="29045"/>
                                <a:pt x="30213" y="27508"/>
                                <a:pt x="31420" y="25654"/>
                              </a:cubicBezTo>
                              <a:cubicBezTo>
                                <a:pt x="32639" y="23813"/>
                                <a:pt x="33236" y="21679"/>
                                <a:pt x="33236" y="19253"/>
                              </a:cubicBezTo>
                              <a:cubicBezTo>
                                <a:pt x="33236" y="12230"/>
                                <a:pt x="29096" y="8712"/>
                                <a:pt x="20803" y="8712"/>
                              </a:cubicBezTo>
                              <a:cubicBezTo>
                                <a:pt x="18072" y="8712"/>
                                <a:pt x="15329" y="9131"/>
                                <a:pt x="12573" y="9944"/>
                              </a:cubicBezTo>
                              <a:cubicBezTo>
                                <a:pt x="9817" y="10757"/>
                                <a:pt x="7747" y="11570"/>
                                <a:pt x="6363" y="12357"/>
                              </a:cubicBezTo>
                              <a:lnTo>
                                <a:pt x="4356" y="13614"/>
                              </a:lnTo>
                              <a:lnTo>
                                <a:pt x="1727" y="4635"/>
                              </a:lnTo>
                              <a:cubicBezTo>
                                <a:pt x="2324" y="4267"/>
                                <a:pt x="3188" y="3823"/>
                                <a:pt x="4318" y="3315"/>
                              </a:cubicBezTo>
                              <a:cubicBezTo>
                                <a:pt x="5436" y="2794"/>
                                <a:pt x="7671" y="2121"/>
                                <a:pt x="11036" y="1270"/>
                              </a:cubicBezTo>
                              <a:cubicBezTo>
                                <a:pt x="14389" y="419"/>
                                <a:pt x="17717" y="0"/>
                                <a:pt x="2098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42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453" name="Shape 17453"/>
                      <wps:cNvSpPr/>
                      <wps:spPr>
                        <a:xfrm>
                          <a:off x="1179511" y="431806"/>
                          <a:ext cx="23438" cy="660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438" h="66053">
                              <a:moveTo>
                                <a:pt x="23438" y="0"/>
                              </a:moveTo>
                              <a:lnTo>
                                <a:pt x="23438" y="8790"/>
                              </a:lnTo>
                              <a:lnTo>
                                <a:pt x="13944" y="12474"/>
                              </a:lnTo>
                              <a:cubicBezTo>
                                <a:pt x="11252" y="15649"/>
                                <a:pt x="9868" y="21059"/>
                                <a:pt x="9817" y="28679"/>
                              </a:cubicBezTo>
                              <a:lnTo>
                                <a:pt x="9817" y="28958"/>
                              </a:lnTo>
                              <a:lnTo>
                                <a:pt x="23438" y="23422"/>
                              </a:lnTo>
                              <a:lnTo>
                                <a:pt x="23438" y="31638"/>
                              </a:lnTo>
                              <a:lnTo>
                                <a:pt x="9906" y="38496"/>
                              </a:lnTo>
                              <a:cubicBezTo>
                                <a:pt x="10389" y="45824"/>
                                <a:pt x="11735" y="50815"/>
                                <a:pt x="13944" y="53482"/>
                              </a:cubicBezTo>
                              <a:lnTo>
                                <a:pt x="23438" y="57185"/>
                              </a:lnTo>
                              <a:lnTo>
                                <a:pt x="23438" y="66053"/>
                              </a:lnTo>
                              <a:lnTo>
                                <a:pt x="10769" y="63198"/>
                              </a:lnTo>
                              <a:cubicBezTo>
                                <a:pt x="7341" y="61191"/>
                                <a:pt x="4699" y="57635"/>
                                <a:pt x="2819" y="52517"/>
                              </a:cubicBezTo>
                              <a:cubicBezTo>
                                <a:pt x="940" y="47412"/>
                                <a:pt x="0" y="40490"/>
                                <a:pt x="0" y="31765"/>
                              </a:cubicBezTo>
                              <a:cubicBezTo>
                                <a:pt x="0" y="19967"/>
                                <a:pt x="2121" y="11572"/>
                                <a:pt x="6363" y="6568"/>
                              </a:cubicBezTo>
                              <a:lnTo>
                                <a:pt x="2343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42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454" name="Shape 17454"/>
                      <wps:cNvSpPr/>
                      <wps:spPr>
                        <a:xfrm>
                          <a:off x="1202949" y="454859"/>
                          <a:ext cx="23247" cy="4314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247" h="43142">
                              <a:moveTo>
                                <a:pt x="908" y="0"/>
                              </a:moveTo>
                              <a:cubicBezTo>
                                <a:pt x="7931" y="0"/>
                                <a:pt x="13405" y="1791"/>
                                <a:pt x="17342" y="5359"/>
                              </a:cubicBezTo>
                              <a:cubicBezTo>
                                <a:pt x="21279" y="8928"/>
                                <a:pt x="23247" y="14326"/>
                                <a:pt x="23247" y="21526"/>
                              </a:cubicBezTo>
                              <a:cubicBezTo>
                                <a:pt x="23247" y="28486"/>
                                <a:pt x="21292" y="33833"/>
                                <a:pt x="17393" y="37554"/>
                              </a:cubicBezTo>
                              <a:cubicBezTo>
                                <a:pt x="13481" y="41275"/>
                                <a:pt x="7893" y="43142"/>
                                <a:pt x="629" y="43142"/>
                              </a:cubicBezTo>
                              <a:lnTo>
                                <a:pt x="0" y="43000"/>
                              </a:lnTo>
                              <a:lnTo>
                                <a:pt x="0" y="34132"/>
                              </a:lnTo>
                              <a:lnTo>
                                <a:pt x="730" y="34417"/>
                              </a:lnTo>
                              <a:cubicBezTo>
                                <a:pt x="9265" y="34417"/>
                                <a:pt x="13532" y="30061"/>
                                <a:pt x="13532" y="21349"/>
                              </a:cubicBezTo>
                              <a:cubicBezTo>
                                <a:pt x="13532" y="16675"/>
                                <a:pt x="12490" y="13348"/>
                                <a:pt x="10395" y="11354"/>
                              </a:cubicBezTo>
                              <a:cubicBezTo>
                                <a:pt x="8312" y="9360"/>
                                <a:pt x="4985" y="8357"/>
                                <a:pt x="451" y="8357"/>
                              </a:cubicBezTo>
                              <a:lnTo>
                                <a:pt x="0" y="8585"/>
                              </a:lnTo>
                              <a:lnTo>
                                <a:pt x="0" y="369"/>
                              </a:lnTo>
                              <a:lnTo>
                                <a:pt x="90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42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455" name="Shape 17455"/>
                      <wps:cNvSpPr/>
                      <wps:spPr>
                        <a:xfrm>
                          <a:off x="1202949" y="430793"/>
                          <a:ext cx="17075" cy="115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075" h="11532">
                              <a:moveTo>
                                <a:pt x="2635" y="0"/>
                              </a:moveTo>
                              <a:cubicBezTo>
                                <a:pt x="4566" y="0"/>
                                <a:pt x="7004" y="254"/>
                                <a:pt x="9938" y="775"/>
                              </a:cubicBezTo>
                              <a:cubicBezTo>
                                <a:pt x="12871" y="1283"/>
                                <a:pt x="15259" y="1968"/>
                                <a:pt x="17075" y="2819"/>
                              </a:cubicBezTo>
                              <a:lnTo>
                                <a:pt x="15348" y="11532"/>
                              </a:lnTo>
                              <a:cubicBezTo>
                                <a:pt x="10992" y="9665"/>
                                <a:pt x="6814" y="8712"/>
                                <a:pt x="2813" y="8712"/>
                              </a:cubicBezTo>
                              <a:lnTo>
                                <a:pt x="0" y="9804"/>
                              </a:lnTo>
                              <a:lnTo>
                                <a:pt x="0" y="1014"/>
                              </a:lnTo>
                              <a:lnTo>
                                <a:pt x="263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42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456" name="Shape 17456"/>
                      <wps:cNvSpPr/>
                      <wps:spPr>
                        <a:xfrm>
                          <a:off x="1233040" y="431860"/>
                          <a:ext cx="17755" cy="352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755" h="35255">
                              <a:moveTo>
                                <a:pt x="4102" y="0"/>
                              </a:moveTo>
                              <a:lnTo>
                                <a:pt x="10185" y="0"/>
                              </a:lnTo>
                              <a:lnTo>
                                <a:pt x="10185" y="7684"/>
                              </a:lnTo>
                              <a:lnTo>
                                <a:pt x="16586" y="7684"/>
                              </a:lnTo>
                              <a:lnTo>
                                <a:pt x="16586" y="12535"/>
                              </a:lnTo>
                              <a:lnTo>
                                <a:pt x="10185" y="12535"/>
                              </a:lnTo>
                              <a:lnTo>
                                <a:pt x="10185" y="24854"/>
                              </a:lnTo>
                              <a:cubicBezTo>
                                <a:pt x="10185" y="26708"/>
                                <a:pt x="10465" y="28016"/>
                                <a:pt x="11011" y="28778"/>
                              </a:cubicBezTo>
                              <a:cubicBezTo>
                                <a:pt x="11557" y="29540"/>
                                <a:pt x="12535" y="29921"/>
                                <a:pt x="13919" y="29921"/>
                              </a:cubicBezTo>
                              <a:cubicBezTo>
                                <a:pt x="14986" y="29921"/>
                                <a:pt x="16243" y="29743"/>
                                <a:pt x="17704" y="29388"/>
                              </a:cubicBezTo>
                              <a:lnTo>
                                <a:pt x="17755" y="34722"/>
                              </a:lnTo>
                              <a:cubicBezTo>
                                <a:pt x="15977" y="35077"/>
                                <a:pt x="14326" y="35255"/>
                                <a:pt x="12802" y="35255"/>
                              </a:cubicBezTo>
                              <a:cubicBezTo>
                                <a:pt x="6998" y="35255"/>
                                <a:pt x="4102" y="32423"/>
                                <a:pt x="4102" y="26772"/>
                              </a:cubicBezTo>
                              <a:lnTo>
                                <a:pt x="4102" y="12535"/>
                              </a:lnTo>
                              <a:lnTo>
                                <a:pt x="0" y="12535"/>
                              </a:lnTo>
                              <a:lnTo>
                                <a:pt x="0" y="8750"/>
                              </a:lnTo>
                              <a:lnTo>
                                <a:pt x="4102" y="7684"/>
                              </a:lnTo>
                              <a:lnTo>
                                <a:pt x="410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42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457" name="Shape 17457"/>
                      <wps:cNvSpPr/>
                      <wps:spPr>
                        <a:xfrm>
                          <a:off x="1256983" y="428241"/>
                          <a:ext cx="22822" cy="383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22" h="38392">
                              <a:moveTo>
                                <a:pt x="0" y="0"/>
                              </a:moveTo>
                              <a:lnTo>
                                <a:pt x="6083" y="0"/>
                              </a:lnTo>
                              <a:lnTo>
                                <a:pt x="6083" y="14135"/>
                              </a:lnTo>
                              <a:cubicBezTo>
                                <a:pt x="7569" y="11849"/>
                                <a:pt x="9868" y="10719"/>
                                <a:pt x="12954" y="10719"/>
                              </a:cubicBezTo>
                              <a:cubicBezTo>
                                <a:pt x="16408" y="10719"/>
                                <a:pt x="18910" y="11532"/>
                                <a:pt x="20472" y="13170"/>
                              </a:cubicBezTo>
                              <a:cubicBezTo>
                                <a:pt x="22047" y="14808"/>
                                <a:pt x="22822" y="17437"/>
                                <a:pt x="22822" y="21057"/>
                              </a:cubicBezTo>
                              <a:lnTo>
                                <a:pt x="22822" y="38392"/>
                              </a:lnTo>
                              <a:lnTo>
                                <a:pt x="16739" y="38392"/>
                              </a:lnTo>
                              <a:lnTo>
                                <a:pt x="16739" y="22123"/>
                              </a:lnTo>
                              <a:cubicBezTo>
                                <a:pt x="16739" y="18288"/>
                                <a:pt x="15177" y="16370"/>
                                <a:pt x="12052" y="16370"/>
                              </a:cubicBezTo>
                              <a:cubicBezTo>
                                <a:pt x="8750" y="16370"/>
                                <a:pt x="6756" y="18644"/>
                                <a:pt x="6083" y="23190"/>
                              </a:cubicBezTo>
                              <a:lnTo>
                                <a:pt x="6083" y="38392"/>
                              </a:lnTo>
                              <a:lnTo>
                                <a:pt x="0" y="3839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42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458" name="Shape 17458"/>
                      <wps:cNvSpPr/>
                      <wps:spPr>
                        <a:xfrm>
                          <a:off x="1289722" y="486730"/>
                          <a:ext cx="10173" cy="200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173" h="20079">
                              <a:moveTo>
                                <a:pt x="0" y="0"/>
                              </a:moveTo>
                              <a:lnTo>
                                <a:pt x="10173" y="0"/>
                              </a:lnTo>
                              <a:lnTo>
                                <a:pt x="6540" y="20079"/>
                              </a:lnTo>
                              <a:lnTo>
                                <a:pt x="0" y="200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42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459" name="Shape 17459"/>
                      <wps:cNvSpPr/>
                      <wps:spPr>
                        <a:xfrm>
                          <a:off x="1336219" y="430796"/>
                          <a:ext cx="42951" cy="6629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951" h="66294">
                              <a:moveTo>
                                <a:pt x="20980" y="0"/>
                              </a:moveTo>
                              <a:cubicBezTo>
                                <a:pt x="28118" y="0"/>
                                <a:pt x="33566" y="1638"/>
                                <a:pt x="37325" y="4902"/>
                              </a:cubicBezTo>
                              <a:cubicBezTo>
                                <a:pt x="41072" y="8179"/>
                                <a:pt x="42951" y="12954"/>
                                <a:pt x="42951" y="19253"/>
                              </a:cubicBezTo>
                              <a:cubicBezTo>
                                <a:pt x="42951" y="22339"/>
                                <a:pt x="42482" y="25082"/>
                                <a:pt x="41542" y="27470"/>
                              </a:cubicBezTo>
                              <a:cubicBezTo>
                                <a:pt x="40602" y="29858"/>
                                <a:pt x="39370" y="31814"/>
                                <a:pt x="37821" y="33325"/>
                              </a:cubicBezTo>
                              <a:cubicBezTo>
                                <a:pt x="36284" y="34836"/>
                                <a:pt x="34506" y="36233"/>
                                <a:pt x="32512" y="37503"/>
                              </a:cubicBezTo>
                              <a:cubicBezTo>
                                <a:pt x="30505" y="38773"/>
                                <a:pt x="28486" y="39853"/>
                                <a:pt x="26429" y="40729"/>
                              </a:cubicBezTo>
                              <a:cubicBezTo>
                                <a:pt x="24371" y="41605"/>
                                <a:pt x="22339" y="42596"/>
                                <a:pt x="20345" y="43688"/>
                              </a:cubicBezTo>
                              <a:cubicBezTo>
                                <a:pt x="18339" y="44768"/>
                                <a:pt x="16573" y="45911"/>
                                <a:pt x="15024" y="47092"/>
                              </a:cubicBezTo>
                              <a:cubicBezTo>
                                <a:pt x="13487" y="48273"/>
                                <a:pt x="12243" y="49784"/>
                                <a:pt x="11303" y="51626"/>
                              </a:cubicBezTo>
                              <a:cubicBezTo>
                                <a:pt x="10363" y="53480"/>
                                <a:pt x="9893" y="55613"/>
                                <a:pt x="9893" y="58026"/>
                              </a:cubicBezTo>
                              <a:lnTo>
                                <a:pt x="42507" y="58026"/>
                              </a:lnTo>
                              <a:lnTo>
                                <a:pt x="42507" y="66294"/>
                              </a:lnTo>
                              <a:lnTo>
                                <a:pt x="0" y="66294"/>
                              </a:lnTo>
                              <a:lnTo>
                                <a:pt x="0" y="59576"/>
                              </a:lnTo>
                              <a:cubicBezTo>
                                <a:pt x="0" y="55817"/>
                                <a:pt x="597" y="52489"/>
                                <a:pt x="1816" y="49581"/>
                              </a:cubicBezTo>
                              <a:cubicBezTo>
                                <a:pt x="3023" y="46685"/>
                                <a:pt x="4610" y="44336"/>
                                <a:pt x="6579" y="42545"/>
                              </a:cubicBezTo>
                              <a:cubicBezTo>
                                <a:pt x="8547" y="40767"/>
                                <a:pt x="10719" y="39154"/>
                                <a:pt x="13081" y="37732"/>
                              </a:cubicBezTo>
                              <a:cubicBezTo>
                                <a:pt x="15430" y="36309"/>
                                <a:pt x="17793" y="35027"/>
                                <a:pt x="20155" y="33871"/>
                              </a:cubicBezTo>
                              <a:cubicBezTo>
                                <a:pt x="22517" y="32728"/>
                                <a:pt x="24689" y="31534"/>
                                <a:pt x="26657" y="30290"/>
                              </a:cubicBezTo>
                              <a:cubicBezTo>
                                <a:pt x="28613" y="29045"/>
                                <a:pt x="30213" y="27508"/>
                                <a:pt x="31420" y="25654"/>
                              </a:cubicBezTo>
                              <a:cubicBezTo>
                                <a:pt x="32639" y="23813"/>
                                <a:pt x="33236" y="21679"/>
                                <a:pt x="33236" y="19253"/>
                              </a:cubicBezTo>
                              <a:cubicBezTo>
                                <a:pt x="33236" y="12230"/>
                                <a:pt x="29096" y="8712"/>
                                <a:pt x="20790" y="8712"/>
                              </a:cubicBezTo>
                              <a:cubicBezTo>
                                <a:pt x="18072" y="8712"/>
                                <a:pt x="15329" y="9131"/>
                                <a:pt x="12573" y="9944"/>
                              </a:cubicBezTo>
                              <a:cubicBezTo>
                                <a:pt x="9817" y="10757"/>
                                <a:pt x="7747" y="11570"/>
                                <a:pt x="6350" y="12357"/>
                              </a:cubicBezTo>
                              <a:lnTo>
                                <a:pt x="4356" y="13614"/>
                              </a:lnTo>
                              <a:lnTo>
                                <a:pt x="1727" y="4635"/>
                              </a:lnTo>
                              <a:cubicBezTo>
                                <a:pt x="2324" y="4267"/>
                                <a:pt x="3188" y="3823"/>
                                <a:pt x="4318" y="3315"/>
                              </a:cubicBezTo>
                              <a:cubicBezTo>
                                <a:pt x="5436" y="2794"/>
                                <a:pt x="7671" y="2121"/>
                                <a:pt x="11036" y="1270"/>
                              </a:cubicBezTo>
                              <a:cubicBezTo>
                                <a:pt x="14389" y="419"/>
                                <a:pt x="17704" y="0"/>
                                <a:pt x="2098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42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460" name="Shape 17460"/>
                      <wps:cNvSpPr/>
                      <wps:spPr>
                        <a:xfrm>
                          <a:off x="1389351" y="430797"/>
                          <a:ext cx="24924" cy="671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924" h="67196">
                              <a:moveTo>
                                <a:pt x="24879" y="0"/>
                              </a:moveTo>
                              <a:lnTo>
                                <a:pt x="24924" y="19"/>
                              </a:lnTo>
                              <a:lnTo>
                                <a:pt x="24924" y="8735"/>
                              </a:lnTo>
                              <a:lnTo>
                                <a:pt x="13297" y="14618"/>
                              </a:lnTo>
                              <a:cubicBezTo>
                                <a:pt x="10909" y="18555"/>
                                <a:pt x="9715" y="24917"/>
                                <a:pt x="9715" y="33693"/>
                              </a:cubicBezTo>
                              <a:cubicBezTo>
                                <a:pt x="9715" y="42405"/>
                                <a:pt x="10909" y="48717"/>
                                <a:pt x="13297" y="52629"/>
                              </a:cubicBezTo>
                              <a:lnTo>
                                <a:pt x="24924" y="58461"/>
                              </a:lnTo>
                              <a:lnTo>
                                <a:pt x="24924" y="67177"/>
                              </a:lnTo>
                              <a:lnTo>
                                <a:pt x="24879" y="67196"/>
                              </a:lnTo>
                              <a:cubicBezTo>
                                <a:pt x="16218" y="67196"/>
                                <a:pt x="9906" y="64567"/>
                                <a:pt x="5944" y="59296"/>
                              </a:cubicBezTo>
                              <a:cubicBezTo>
                                <a:pt x="1968" y="54026"/>
                                <a:pt x="0" y="45491"/>
                                <a:pt x="0" y="33693"/>
                              </a:cubicBezTo>
                              <a:cubicBezTo>
                                <a:pt x="0" y="21946"/>
                                <a:pt x="1994" y="13399"/>
                                <a:pt x="5994" y="8039"/>
                              </a:cubicBezTo>
                              <a:cubicBezTo>
                                <a:pt x="9982" y="2680"/>
                                <a:pt x="16281" y="0"/>
                                <a:pt x="2487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42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461" name="Shape 17461"/>
                      <wps:cNvSpPr/>
                      <wps:spPr>
                        <a:xfrm>
                          <a:off x="1414275" y="430816"/>
                          <a:ext cx="24924" cy="6715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924" h="67158">
                              <a:moveTo>
                                <a:pt x="0" y="0"/>
                              </a:moveTo>
                              <a:lnTo>
                                <a:pt x="18891" y="8058"/>
                              </a:lnTo>
                              <a:cubicBezTo>
                                <a:pt x="22917" y="13456"/>
                                <a:pt x="24924" y="21990"/>
                                <a:pt x="24924" y="33674"/>
                              </a:cubicBezTo>
                              <a:cubicBezTo>
                                <a:pt x="24924" y="45422"/>
                                <a:pt x="22930" y="53943"/>
                                <a:pt x="18929" y="59239"/>
                              </a:cubicBezTo>
                              <a:lnTo>
                                <a:pt x="0" y="67158"/>
                              </a:lnTo>
                              <a:lnTo>
                                <a:pt x="0" y="58442"/>
                              </a:lnTo>
                              <a:lnTo>
                                <a:pt x="44" y="58465"/>
                              </a:lnTo>
                              <a:cubicBezTo>
                                <a:pt x="5366" y="58465"/>
                                <a:pt x="9227" y="56509"/>
                                <a:pt x="11627" y="52610"/>
                              </a:cubicBezTo>
                              <a:cubicBezTo>
                                <a:pt x="14014" y="48698"/>
                                <a:pt x="15208" y="42386"/>
                                <a:pt x="15208" y="33674"/>
                              </a:cubicBezTo>
                              <a:cubicBezTo>
                                <a:pt x="15208" y="24898"/>
                                <a:pt x="14014" y="18536"/>
                                <a:pt x="11627" y="14599"/>
                              </a:cubicBezTo>
                              <a:cubicBezTo>
                                <a:pt x="9227" y="10662"/>
                                <a:pt x="5366" y="8693"/>
                                <a:pt x="44" y="8693"/>
                              </a:cubicBezTo>
                              <a:lnTo>
                                <a:pt x="0" y="871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42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462" name="Shape 17462"/>
                      <wps:cNvSpPr/>
                      <wps:spPr>
                        <a:xfrm>
                          <a:off x="1449374" y="430796"/>
                          <a:ext cx="42951" cy="6629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951" h="66294">
                              <a:moveTo>
                                <a:pt x="20980" y="0"/>
                              </a:moveTo>
                              <a:cubicBezTo>
                                <a:pt x="28118" y="0"/>
                                <a:pt x="33566" y="1638"/>
                                <a:pt x="37325" y="4902"/>
                              </a:cubicBezTo>
                              <a:cubicBezTo>
                                <a:pt x="41072" y="8179"/>
                                <a:pt x="42951" y="12954"/>
                                <a:pt x="42951" y="19253"/>
                              </a:cubicBezTo>
                              <a:cubicBezTo>
                                <a:pt x="42951" y="22339"/>
                                <a:pt x="42482" y="25082"/>
                                <a:pt x="41542" y="27470"/>
                              </a:cubicBezTo>
                              <a:cubicBezTo>
                                <a:pt x="40602" y="29858"/>
                                <a:pt x="39370" y="31814"/>
                                <a:pt x="37821" y="33325"/>
                              </a:cubicBezTo>
                              <a:cubicBezTo>
                                <a:pt x="36284" y="34836"/>
                                <a:pt x="34506" y="36233"/>
                                <a:pt x="32512" y="37503"/>
                              </a:cubicBezTo>
                              <a:cubicBezTo>
                                <a:pt x="30505" y="38773"/>
                                <a:pt x="28486" y="39853"/>
                                <a:pt x="26429" y="40729"/>
                              </a:cubicBezTo>
                              <a:cubicBezTo>
                                <a:pt x="24371" y="41605"/>
                                <a:pt x="22339" y="42596"/>
                                <a:pt x="20345" y="43688"/>
                              </a:cubicBezTo>
                              <a:cubicBezTo>
                                <a:pt x="18339" y="44768"/>
                                <a:pt x="16573" y="45911"/>
                                <a:pt x="15024" y="47092"/>
                              </a:cubicBezTo>
                              <a:cubicBezTo>
                                <a:pt x="13487" y="48273"/>
                                <a:pt x="12243" y="49784"/>
                                <a:pt x="11303" y="51626"/>
                              </a:cubicBezTo>
                              <a:cubicBezTo>
                                <a:pt x="10363" y="53480"/>
                                <a:pt x="9893" y="55613"/>
                                <a:pt x="9893" y="58026"/>
                              </a:cubicBezTo>
                              <a:lnTo>
                                <a:pt x="42507" y="58026"/>
                              </a:lnTo>
                              <a:lnTo>
                                <a:pt x="42507" y="66294"/>
                              </a:lnTo>
                              <a:lnTo>
                                <a:pt x="0" y="66294"/>
                              </a:lnTo>
                              <a:lnTo>
                                <a:pt x="0" y="59576"/>
                              </a:lnTo>
                              <a:cubicBezTo>
                                <a:pt x="0" y="55817"/>
                                <a:pt x="597" y="52489"/>
                                <a:pt x="1816" y="49581"/>
                              </a:cubicBezTo>
                              <a:cubicBezTo>
                                <a:pt x="3023" y="46685"/>
                                <a:pt x="4610" y="44336"/>
                                <a:pt x="6579" y="42545"/>
                              </a:cubicBezTo>
                              <a:cubicBezTo>
                                <a:pt x="8547" y="40767"/>
                                <a:pt x="10719" y="39154"/>
                                <a:pt x="13081" y="37732"/>
                              </a:cubicBezTo>
                              <a:cubicBezTo>
                                <a:pt x="15430" y="36309"/>
                                <a:pt x="17793" y="35027"/>
                                <a:pt x="20155" y="33871"/>
                              </a:cubicBezTo>
                              <a:cubicBezTo>
                                <a:pt x="22517" y="32728"/>
                                <a:pt x="24689" y="31534"/>
                                <a:pt x="26657" y="30290"/>
                              </a:cubicBezTo>
                              <a:cubicBezTo>
                                <a:pt x="28613" y="29045"/>
                                <a:pt x="30213" y="27508"/>
                                <a:pt x="31420" y="25654"/>
                              </a:cubicBezTo>
                              <a:cubicBezTo>
                                <a:pt x="32639" y="23813"/>
                                <a:pt x="33236" y="21679"/>
                                <a:pt x="33236" y="19253"/>
                              </a:cubicBezTo>
                              <a:cubicBezTo>
                                <a:pt x="33236" y="12230"/>
                                <a:pt x="29096" y="8712"/>
                                <a:pt x="20790" y="8712"/>
                              </a:cubicBezTo>
                              <a:cubicBezTo>
                                <a:pt x="18072" y="8712"/>
                                <a:pt x="15329" y="9131"/>
                                <a:pt x="12573" y="9944"/>
                              </a:cubicBezTo>
                              <a:cubicBezTo>
                                <a:pt x="9817" y="10757"/>
                                <a:pt x="7747" y="11570"/>
                                <a:pt x="6350" y="12357"/>
                              </a:cubicBezTo>
                              <a:lnTo>
                                <a:pt x="4356" y="13614"/>
                              </a:lnTo>
                              <a:lnTo>
                                <a:pt x="1727" y="4635"/>
                              </a:lnTo>
                              <a:cubicBezTo>
                                <a:pt x="2324" y="4267"/>
                                <a:pt x="3188" y="3823"/>
                                <a:pt x="4318" y="3315"/>
                              </a:cubicBezTo>
                              <a:cubicBezTo>
                                <a:pt x="5436" y="2794"/>
                                <a:pt x="7671" y="2121"/>
                                <a:pt x="11036" y="1270"/>
                              </a:cubicBezTo>
                              <a:cubicBezTo>
                                <a:pt x="14389" y="419"/>
                                <a:pt x="17704" y="0"/>
                                <a:pt x="2098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42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463" name="Shape 17463"/>
                      <wps:cNvSpPr/>
                      <wps:spPr>
                        <a:xfrm>
                          <a:off x="1502494" y="431806"/>
                          <a:ext cx="23438" cy="660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438" h="66053">
                              <a:moveTo>
                                <a:pt x="23438" y="0"/>
                              </a:moveTo>
                              <a:lnTo>
                                <a:pt x="23438" y="8790"/>
                              </a:lnTo>
                              <a:lnTo>
                                <a:pt x="13944" y="12474"/>
                              </a:lnTo>
                              <a:cubicBezTo>
                                <a:pt x="11252" y="15649"/>
                                <a:pt x="9881" y="21059"/>
                                <a:pt x="9817" y="28679"/>
                              </a:cubicBezTo>
                              <a:lnTo>
                                <a:pt x="9817" y="28958"/>
                              </a:lnTo>
                              <a:lnTo>
                                <a:pt x="23438" y="23422"/>
                              </a:lnTo>
                              <a:lnTo>
                                <a:pt x="23438" y="31638"/>
                              </a:lnTo>
                              <a:lnTo>
                                <a:pt x="9906" y="38496"/>
                              </a:lnTo>
                              <a:cubicBezTo>
                                <a:pt x="10389" y="45824"/>
                                <a:pt x="11735" y="50815"/>
                                <a:pt x="13944" y="53482"/>
                              </a:cubicBezTo>
                              <a:lnTo>
                                <a:pt x="23438" y="57185"/>
                              </a:lnTo>
                              <a:lnTo>
                                <a:pt x="23438" y="66053"/>
                              </a:lnTo>
                              <a:lnTo>
                                <a:pt x="10769" y="63198"/>
                              </a:lnTo>
                              <a:cubicBezTo>
                                <a:pt x="7353" y="61191"/>
                                <a:pt x="4699" y="57635"/>
                                <a:pt x="2819" y="52517"/>
                              </a:cubicBezTo>
                              <a:cubicBezTo>
                                <a:pt x="940" y="47412"/>
                                <a:pt x="0" y="40490"/>
                                <a:pt x="0" y="31765"/>
                              </a:cubicBezTo>
                              <a:cubicBezTo>
                                <a:pt x="0" y="19967"/>
                                <a:pt x="2121" y="11572"/>
                                <a:pt x="6363" y="6568"/>
                              </a:cubicBezTo>
                              <a:lnTo>
                                <a:pt x="2343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42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464" name="Shape 17464"/>
                      <wps:cNvSpPr/>
                      <wps:spPr>
                        <a:xfrm>
                          <a:off x="1525932" y="454859"/>
                          <a:ext cx="23247" cy="4314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247" h="43142">
                              <a:moveTo>
                                <a:pt x="908" y="0"/>
                              </a:moveTo>
                              <a:cubicBezTo>
                                <a:pt x="7931" y="0"/>
                                <a:pt x="13405" y="1791"/>
                                <a:pt x="17342" y="5359"/>
                              </a:cubicBezTo>
                              <a:cubicBezTo>
                                <a:pt x="21279" y="8928"/>
                                <a:pt x="23247" y="14326"/>
                                <a:pt x="23247" y="21526"/>
                              </a:cubicBezTo>
                              <a:cubicBezTo>
                                <a:pt x="23247" y="28486"/>
                                <a:pt x="21292" y="33833"/>
                                <a:pt x="17393" y="37554"/>
                              </a:cubicBezTo>
                              <a:cubicBezTo>
                                <a:pt x="13481" y="41275"/>
                                <a:pt x="7893" y="43142"/>
                                <a:pt x="629" y="43142"/>
                              </a:cubicBezTo>
                              <a:lnTo>
                                <a:pt x="0" y="43000"/>
                              </a:lnTo>
                              <a:lnTo>
                                <a:pt x="0" y="34132"/>
                              </a:lnTo>
                              <a:lnTo>
                                <a:pt x="730" y="34417"/>
                              </a:lnTo>
                              <a:cubicBezTo>
                                <a:pt x="9265" y="34417"/>
                                <a:pt x="13532" y="30061"/>
                                <a:pt x="13532" y="21349"/>
                              </a:cubicBezTo>
                              <a:cubicBezTo>
                                <a:pt x="13532" y="16675"/>
                                <a:pt x="12490" y="13348"/>
                                <a:pt x="10395" y="11354"/>
                              </a:cubicBezTo>
                              <a:cubicBezTo>
                                <a:pt x="8312" y="9360"/>
                                <a:pt x="4997" y="8357"/>
                                <a:pt x="451" y="8357"/>
                              </a:cubicBezTo>
                              <a:lnTo>
                                <a:pt x="0" y="8585"/>
                              </a:lnTo>
                              <a:lnTo>
                                <a:pt x="0" y="369"/>
                              </a:lnTo>
                              <a:lnTo>
                                <a:pt x="90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42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465" name="Shape 17465"/>
                      <wps:cNvSpPr/>
                      <wps:spPr>
                        <a:xfrm>
                          <a:off x="1525932" y="430793"/>
                          <a:ext cx="17075" cy="115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075" h="11532">
                              <a:moveTo>
                                <a:pt x="2635" y="0"/>
                              </a:moveTo>
                              <a:cubicBezTo>
                                <a:pt x="4566" y="0"/>
                                <a:pt x="7004" y="254"/>
                                <a:pt x="9950" y="775"/>
                              </a:cubicBezTo>
                              <a:cubicBezTo>
                                <a:pt x="12884" y="1283"/>
                                <a:pt x="15259" y="1968"/>
                                <a:pt x="17075" y="2819"/>
                              </a:cubicBezTo>
                              <a:lnTo>
                                <a:pt x="15348" y="11532"/>
                              </a:lnTo>
                              <a:cubicBezTo>
                                <a:pt x="10992" y="9665"/>
                                <a:pt x="6814" y="8712"/>
                                <a:pt x="2813" y="8712"/>
                              </a:cubicBezTo>
                              <a:lnTo>
                                <a:pt x="0" y="9804"/>
                              </a:lnTo>
                              <a:lnTo>
                                <a:pt x="0" y="1014"/>
                              </a:lnTo>
                              <a:lnTo>
                                <a:pt x="263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42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C75BBD4" id="Group 17347" o:spid="_x0000_s1026" style="position:absolute;margin-left:19.15pt;margin-top:9.65pt;width:126.3pt;height:39.9pt;z-index:251659264" coordsize="16042,50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">
              <v:shape id="Shape 17348" o:spid="_x0000_s1027" style="position:absolute;left:860;top:2394;width:859;height:596;visibility:visible;mso-wrap-style:square;v-text-anchor:top" coordsize="85890,59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" path="m152,l85293,v-51,3175,-63,6375,-63,9576c85230,20041,85446,30378,85890,40576,56794,44640,29248,51054,4178,59614,1448,43536,,26784,,9576,,6375,51,3175,152,xe" fillcolor="#00b3dc" stroked="f" strokeweight="0">
                <v:stroke miterlimit="83231f" joinstyle="miter"/>
                <v:path arrowok="t" textboxrect="0,0,85890,59614"/>
              </v:shape>
              <v:shape id="Shape 17349" o:spid="_x0000_s1028" style="position:absolute;left:3243;top:2394;width:859;height:596;visibility:visible;mso-wrap-style:square;v-text-anchor:top" coordsize="85890,59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" path="m597,l85738,v101,3175,152,6363,152,9576c85890,26784,84442,43523,81712,59614,56642,51054,29083,44641,,40577,445,30378,660,20028,660,9576,660,6363,648,3175,597,xe" fillcolor="#00b3dc" stroked="f" strokeweight="0">
                <v:stroke miterlimit="83231f" joinstyle="miter"/>
                <v:path arrowok="t" textboxrect="0,0,85890,59614"/>
              </v:shape>
              <v:shape id="Shape 17350" o:spid="_x0000_s1029" style="position:absolute;left:1813;top:2394;width:618;height:393;visibility:visible;mso-wrap-style:square;v-text-anchor:top" coordsize="61722,392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" path="m64,l61722,r,35395c40881,35573,20409,36881,597,39281,203,29642,,19749,,9576,,6363,25,3162,64,xe" fillcolor="#00b3dc" stroked="f" strokeweight="0">
                <v:stroke miterlimit="83231f" joinstyle="miter"/>
                <v:path arrowok="t" textboxrect="0,0,61722,39281"/>
              </v:shape>
              <v:shape id="Shape 17351" o:spid="_x0000_s1030" style="position:absolute;left:2532;top:2394;width:617;height:393;visibility:visible;mso-wrap-style:square;v-text-anchor:top" coordsize="61735,392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" path="m,l61671,v38,3162,64,6363,64,9576c61735,19736,61532,29642,61138,39268,41326,36881,20841,35573,,35395l,xe" fillcolor="#00b3dc" stroked="f" strokeweight="0">
                <v:stroke miterlimit="83231f" joinstyle="miter"/>
                <v:path arrowok="t" textboxrect="0,0,61735,39268"/>
              </v:shape>
              <v:shape id="Shape 17352" o:spid="_x0000_s1031" style="position:absolute;left:3112;top:3395;width:771;height:613;visibility:visible;mso-wrap-style:square;v-text-anchor:top" coordsize="77089,613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" path="m7912,c33236,4483,56693,11392,77089,20485,70790,35268,63259,48971,54699,61328,38646,53670,20104,47765,,43790,3162,30074,5804,15405,7912,xe" fillcolor="#00b3dc" stroked="f" strokeweight="0">
                <v:stroke miterlimit="83231f" joinstyle="miter"/>
                <v:path arrowok="t" textboxrect="0,0,77089,61328"/>
              </v:shape>
              <v:shape id="Shape 17353" o:spid="_x0000_s1032" style="position:absolute;left:2532;top:3334;width:560;height:481;visibility:visible;mso-wrap-style:square;v-text-anchor:top" coordsize="56071,480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" path="m,c19279,229,38087,1714,56071,4407,53937,20142,51283,34735,48184,48031,32791,45504,16599,44082,,43853l,xe" fillcolor="#00b3dc" stroked="f" strokeweight="0">
                <v:stroke miterlimit="83231f" joinstyle="miter"/>
                <v:path arrowok="t" textboxrect="0,0,56071,48031"/>
              </v:shape>
              <v:shape id="Shape 17354" o:spid="_x0000_s1033" style="position:absolute;left:1870;top:3334;width:561;height:481;visibility:visible;mso-wrap-style:square;v-text-anchor:top" coordsize="56058,480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" path="m56058,r,43853c39484,44082,23292,45504,7887,48031,4788,34722,2134,20142,,4407,17983,1714,36792,216,56058,xe" fillcolor="#00b3dc" stroked="f" strokeweight="0">
                <v:stroke miterlimit="83231f" joinstyle="miter"/>
                <v:path arrowok="t" textboxrect="0,0,56058,48031"/>
              </v:shape>
              <v:shape id="Shape 17355" o:spid="_x0000_s1034" style="position:absolute;left:1080;top:3394;width:771;height:614;visibility:visible;mso-wrap-style:square;v-text-anchor:top" coordsize="77102,613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" path="m69190,v2108,15405,4749,30074,7912,43790c56998,47765,38456,53670,22403,61328,13843,48971,6312,35268,,20485,20396,11392,43853,4483,69190,xe" fillcolor="#00b3dc" stroked="f" strokeweight="0">
                <v:stroke miterlimit="83231f" joinstyle="miter"/>
                <v:path arrowok="t" textboxrect="0,0,77102,61328"/>
              </v:shape>
              <v:shape id="Shape 17356" o:spid="_x0000_s1035" style="position:absolute;left:921;top:2901;width:838;height:605;visibility:visible;mso-wrap-style:square;v-text-anchor:top" coordsize="83757,60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" path="m80328,v762,13487,1917,26657,3429,39370c57569,43967,33274,51092,12078,60515,7074,47371,3010,33464,,18936,24587,10439,51676,4051,80328,xe" fillcolor="#00b3dc" stroked="f" strokeweight="0">
                <v:stroke miterlimit="83231f" joinstyle="miter"/>
                <v:path arrowok="t" textboxrect="0,0,83757,60515"/>
              </v:shape>
              <v:shape id="Shape 17357" o:spid="_x0000_s1036" style="position:absolute;left:1824;top:2849;width:607;height:429;visibility:visible;mso-wrap-style:square;v-text-anchor:top" coordsize="60655,4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" path="m60655,r,38468c40983,38697,21742,40208,3340,42964,1880,30569,762,17539,,3899,19647,1499,39954,178,60655,xe" fillcolor="#00b3dc" stroked="f" strokeweight="0">
                <v:stroke miterlimit="83231f" joinstyle="miter"/>
                <v:path arrowok="t" textboxrect="0,0,60655,42964"/>
              </v:shape>
              <v:shape id="Shape 17358" o:spid="_x0000_s1037" style="position:absolute;left:2532;top:2849;width:606;height:429;visibility:visible;mso-wrap-style:square;v-text-anchor:top" coordsize="60668,429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" path="m,c20701,190,41021,1511,60668,3899v-762,13640,-1880,26683,-3340,39078c38925,40221,19685,38697,,38481l,xe" fillcolor="#00b3dc" stroked="f" strokeweight="0">
                <v:stroke miterlimit="83231f" joinstyle="miter"/>
                <v:path arrowok="t" textboxrect="0,0,60668,42977"/>
              </v:shape>
              <v:shape id="Shape 17359" o:spid="_x0000_s1038" style="position:absolute;left:3204;top:2901;width:837;height:605;visibility:visible;mso-wrap-style:square;v-text-anchor:top" coordsize="83769,60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" path="m3442,c32106,4064,59195,10439,83769,18936,80759,33452,76695,47358,71692,60515,50495,51092,26187,43967,,39357,1524,26645,2680,13475,3442,xe" fillcolor="#00b3dc" stroked="f" strokeweight="0">
                <v:stroke miterlimit="83231f" joinstyle="miter"/>
                <v:path arrowok="t" textboxrect="0,0,83769,60515"/>
              </v:shape>
              <v:shape id="Shape 17360" o:spid="_x0000_s1039" style="position:absolute;left:2858;top:3930;width:740;height:632;visibility:visible;mso-wrap-style:square;v-text-anchor:top" coordsize="74054,63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" path="m23025,c41745,3670,59017,9068,74054,16040,58318,36474,39599,52654,18872,63195,12649,61659,6363,60363,,59334,6604,48425,12649,34493,17945,17780,19749,12103,21450,6160,23025,xe" fillcolor="#00b3dc" stroked="f" strokeweight="0">
                <v:stroke miterlimit="83231f" joinstyle="miter"/>
                <v:path arrowok="t" textboxrect="0,0,74054,63195"/>
              </v:shape>
              <v:shape id="Shape 17361" o:spid="_x0000_s1040" style="position:absolute;left:2532;top:3874;width:457;height:635;visibility:visible;mso-wrap-style:square;v-text-anchor:top" coordsize="45771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" path="m,c15786,229,31153,1549,45771,3899,39053,29642,30709,49898,21666,63500,14516,62700,7277,62217,,62065l,xe" fillcolor="#00b3dc" stroked="f" strokeweight="0">
                <v:stroke miterlimit="83231f" joinstyle="miter"/>
                <v:path arrowok="t" textboxrect="0,0,45771,63500"/>
              </v:shape>
              <v:shape id="Shape 17362" o:spid="_x0000_s1041" style="position:absolute;left:1973;top:3874;width:458;height:635;visibility:visible;mso-wrap-style:square;v-text-anchor:top" coordsize="45758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" path="m45758,r,62065c38481,62205,31255,62700,24105,63500,15062,49898,6718,29642,,3899,14618,1549,29985,229,45758,xe" fillcolor="#00b3dc" stroked="f" strokeweight="0">
                <v:stroke miterlimit="83231f" joinstyle="miter"/>
                <v:path arrowok="t" textboxrect="0,0,45758,63500"/>
              </v:shape>
              <v:shape id="Shape 17363" o:spid="_x0000_s1042" style="position:absolute;left:1364;top:3930;width:741;height:632;visibility:visible;mso-wrap-style:square;v-text-anchor:top" coordsize="74041,632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" path="m51016,v1587,6172,3277,12103,5093,17793c61392,34506,67437,48438,74041,59347v-6363,1029,-12649,2324,-18859,3861l55169,63208c34455,52667,15723,36487,,16053,15037,9081,32309,3670,51016,xe" fillcolor="#00b3dc" stroked="f" strokeweight="0">
                <v:stroke miterlimit="83231f" joinstyle="miter"/>
                <v:path arrowok="t" textboxrect="0,0,74041,63208"/>
              </v:shape>
              <v:shape id="Shape 17364" o:spid="_x0000_s1043" style="position:absolute;top:851;width:623;height:3277;visibility:visible;mso-wrap-style:square;v-text-anchor:top" coordsize="62357,3276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" path="m62357,r,15735l59576,18672r2781,2334l62357,34128,53543,26851c43840,40580,35573,55375,28918,71035v7861,5232,16561,10223,26073,14935l62357,89164r,10941l50521,95012c41338,90466,32855,85640,25108,80585v-8598,22936,-13741,47536,-14821,73177c10287,153940,10287,154105,10274,154270r52083,l62357,225204r-11836,5101c41059,235004,32347,239983,24397,245190v1181,3238,2438,6451,3746,9626c36208,249393,45174,244212,54991,239348r7366,-3201l62357,291219r-9792,8225c54508,302238,56502,304994,58572,307699r3785,-3250l62357,327636,51867,315751v-2146,-2756,-4229,-5563,-6249,-8407c35243,292764,26543,277206,19609,260900v-1346,-3201,-2642,-6427,-3861,-9691c5397,223651,,194174,,163846v,-3035,51,-6058,165,-9068c165,154601,165,154435,178,154270v,-165,12,-330,25,-508c1283,126318,6820,99660,16459,74616v1232,-3239,2540,-6439,3924,-9614c27381,48873,36132,33493,46507,19092v2020,-2807,4115,-5563,6274,-8306l62357,xe" fillcolor="#00b3dc" stroked="f" strokeweight="0">
                <v:stroke miterlimit="83231f" joinstyle="miter"/>
                <v:path arrowok="t" textboxrect="0,0,62357,327636"/>
              </v:shape>
              <v:shape id="Shape 17365" o:spid="_x0000_s1044" style="position:absolute;left:623;top:3643;width:721;height:1042;visibility:visible;mso-wrap-style:square;v-text-anchor:top" coordsize="72060,104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" path="m36474,v6287,14656,13805,28448,22518,41148c46647,47968,36678,55664,29312,63970v2514,2222,5092,4369,7708,6464c43815,62865,53175,55766,64910,49390r7150,7924l72060,104202,30848,78588c28219,76479,25616,74308,23063,72073,18707,68275,14453,64313,10325,60185l,48487,,25300,13659,13570c20383,8795,28003,4254,36474,xe" fillcolor="#00b3dc" stroked="f" strokeweight="0">
                <v:stroke miterlimit="83231f" joinstyle="miter"/>
                <v:path arrowok="t" textboxrect="0,0,72060,104202"/>
              </v:shape>
              <v:shape id="Shape 17366" o:spid="_x0000_s1045" style="position:absolute;left:623;top:3125;width:327;height:638;visibility:visible;mso-wrap-style:square;v-text-anchor:top" coordsize="32664,638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" path="m20193,v3099,14681,7277,28867,12471,42405c23876,46780,15919,51470,8831,56429l,63848,,8775,20193,xe" fillcolor="#00b3dc" stroked="f" strokeweight="0">
                <v:stroke miterlimit="83231f" joinstyle="miter"/>
                <v:path arrowok="t" textboxrect="0,0,32664,63848"/>
              </v:shape>
              <v:shape id="Shape 17367" o:spid="_x0000_s1046" style="position:absolute;left:623;top:2394;width:183;height:709;visibility:visible;mso-wrap-style:square;v-text-anchor:top" coordsize="18250,709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" path="m,l13805,v-102,3188,-152,6375,-152,9576c13653,27826,15215,45745,18250,63068l,70934,,xe" fillcolor="#00b3dc" stroked="f" strokeweight="0">
                <v:stroke miterlimit="83231f" joinstyle="miter"/>
                <v:path arrowok="t" textboxrect="0,0,18250,70934"/>
              </v:shape>
              <v:shape id="Shape 17368" o:spid="_x0000_s1047" style="position:absolute;left:623;top:297;width:721;height:2097;visibility:visible;mso-wrap-style:square;v-text-anchor:top" coordsize="72060,209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" path="m72060,r,12755l38290,32495v6922,7328,16282,14199,27902,20358l66205,52853r5855,-6334l72060,66526r-2756,-871c60617,77923,52959,91550,46520,106282r25540,8597l72060,125833,42672,115591v-5118,13068,-9284,26924,-12395,41389c35941,158923,41720,160765,47638,162479r24422,5801l72060,178894,47930,173046v-6693,-1880,-13234,-3912,-19622,-6083c25857,180729,24333,195017,23889,209660r-10084,c14262,193937,15913,178507,18656,163521l,155494,,144553r20663,8960c23863,138896,28143,124760,33439,111298v-190,-88,-368,-177,-546,-266c24321,106784,16532,102231,9568,97417l,89518,,76395,14686,88715v6698,4670,14257,9109,22639,13262c43726,87384,51359,73668,60173,61057,47955,54441,37998,46973,30505,38908l,71125,,55390,10325,43760v4445,-4458,9042,-8712,13767,-12776c26632,28774,29235,26628,31877,24532l72060,xe" fillcolor="#00b3dc" stroked="f" strokeweight="0">
                <v:stroke miterlimit="83231f" joinstyle="miter"/>
                <v:path arrowok="t" textboxrect="0,0,72060,209660"/>
              </v:shape>
              <v:shape id="Shape 17369" o:spid="_x0000_s1048" style="position:absolute;left:1344;top:4216;width:404;height:636;visibility:visible;mso-wrap-style:square;v-text-anchor:top" coordsize="40443,635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" path="m,l16720,18528,40443,36384r,3254l21311,46788v4559,1931,9194,3721,13906,5372l40443,50474r,13089l21463,57901c17272,56224,13144,54434,9055,52516l,46888,,xe" fillcolor="#00b3dc" stroked="f" strokeweight="0">
                <v:stroke miterlimit="83231f" joinstyle="miter"/>
                <v:path arrowok="t" textboxrect="0,0,40443,63563"/>
              </v:shape>
              <v:shape id="Shape 17370" o:spid="_x0000_s1049" style="position:absolute;left:1344;top:1809;width:404;height:585;visibility:visible;mso-wrap-style:square;v-text-anchor:top" coordsize="40443,585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" path="m40443,r,58508l36970,58508v89,-8001,330,-15951,698,-23787c27381,33286,17272,31559,7417,29540l,27742,,17129r16535,3927c22708,22225,28981,23279,35331,24206v953,152,1918,292,2871,419l40443,xe" fillcolor="#00b3dc" stroked="f" strokeweight="0">
                <v:stroke miterlimit="83231f" joinstyle="miter"/>
                <v:path arrowok="t" textboxrect="0,0,40443,58508"/>
              </v:shape>
              <v:shape id="Shape 17371" o:spid="_x0000_s1050" style="position:absolute;left:1344;top:1446;width:404;height:213;visibility:visible;mso-wrap-style:square;v-text-anchor:top" coordsize="40443,21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" path="m,l19469,6554r20974,4443l40443,21257,10770,14707,,10954,,xe" fillcolor="#00b3dc" stroked="f" strokeweight="0">
                <v:stroke miterlimit="83231f" joinstyle="miter"/>
                <v:path arrowok="t" textboxrect="0,0,40443,21257"/>
              </v:shape>
              <v:shape id="Shape 17372" o:spid="_x0000_s1051" style="position:absolute;left:1344;top:403;width:404;height:687;visibility:visible;mso-wrap-style:square;v-text-anchor:top" coordsize="40443,687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" path="m40443,r,12729l30026,19420c20472,27316,11563,36524,3429,46855l40443,58307r,10467l,55994,,35987,18652,15807,40443,xe" fillcolor="#00b3dc" stroked="f" strokeweight="0">
                <v:stroke miterlimit="83231f" joinstyle="miter"/>
                <v:path arrowok="t" textboxrect="0,0,40443,68774"/>
              </v:shape>
              <v:shape id="Shape 17373" o:spid="_x0000_s1052" style="position:absolute;left:1344;top:127;width:404;height:298;visibility:visible;mso-wrap-style:square;v-text-anchor:top" coordsize="40443,298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" path="m40443,r,9891l38570,10365r1873,571l40443,21566,24130,15699,,29804,,17049,11532,10009c15723,8091,19977,6313,24282,4662l40443,xe" fillcolor="#00b3dc" stroked="f" strokeweight="0">
                <v:stroke miterlimit="83231f" joinstyle="miter"/>
                <v:path arrowok="t" textboxrect="0,0,40443,29804"/>
              </v:shape>
              <v:shape id="Shape 17374" o:spid="_x0000_s1053" style="position:absolute;left:1748;top:4623;width:380;height:315;visibility:visible;mso-wrap-style:square;v-text-anchor:top" coordsize="38005,314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" path="m38005,r,31472l23552,29883,,22858,,9769,15678,4712c21317,3200,27045,1905,32849,838r12,l38005,xe" fillcolor="#00b3dc" stroked="f" strokeweight="0">
                <v:stroke miterlimit="83231f" joinstyle="miter"/>
                <v:path arrowok="t" textboxrect="0,0,38005,31472"/>
              </v:shape>
              <v:shape id="Shape 17375" o:spid="_x0000_s1054" style="position:absolute;left:1748;top:4580;width:29;height:32;visibility:visible;mso-wrap-style:square;v-text-anchor:top" coordsize="2889,32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" path="m,l2889,2175,,3254,,xe" fillcolor="#00b3dc" stroked="f" strokeweight="0">
                <v:stroke miterlimit="83231f" joinstyle="miter"/>
                <v:path arrowok="t" textboxrect="0,0,2889,3254"/>
              </v:shape>
              <v:shape id="Shape 17376" o:spid="_x0000_s1055" style="position:absolute;left:1748;top:236;width:380;height:2158;visibility:visible;mso-wrap-style:square;v-text-anchor:top" coordsize="38005,2157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" path="m,l18980,5791v6109,1549,12306,2820,18593,3848l38005,9702r,30375l34727,46176c30515,56150,26600,67735,23108,80772r14897,1257l38005,92076,20631,90589v-432,1803,-863,3632,-1270,5499c16720,107836,14421,120548,12529,134150v3175,470,6388,902,9626,1308l38005,136510r,9773l12605,144335v-470,-63,-927,-127,-1385,-190c11144,144691,11093,145263,11030,145809v-76,533,-127,1079,-190,1613c9519,158813,8477,170764,7753,183197r30252,2523l38005,195529,7233,193281v-13,407,-38,826,-51,1232c6890,201460,6687,208547,6598,215773r-6598,l,157264,1340,142545,,142249,,131989r2648,561c4235,121348,6102,110541,8249,100228v800,-3873,1651,-7670,2527,-11404l,85419,,74952r13227,4093c14649,73685,16135,68504,17723,63513,23374,45669,29877,31001,37014,19787,31299,18898,25635,17805,20047,16497l,29374,,16645,5544,12624,,10630,,xe" fillcolor="#00b3dc" stroked="f" strokeweight="0">
                <v:stroke miterlimit="83231f" joinstyle="miter"/>
                <v:path arrowok="t" textboxrect="0,0,38005,215773"/>
              </v:shape>
              <v:shape id="Shape 17377" o:spid="_x0000_s1056" style="position:absolute;left:1748;top:41;width:380;height:185;visibility:visible;mso-wrap-style:square;v-text-anchor:top" coordsize="38005,184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" path="m38005,r,9787l32320,10335,,18499,,8608,25043,1383,38005,xe" fillcolor="#00b3dc" stroked="f" strokeweight="0">
                <v:stroke miterlimit="83231f" joinstyle="miter"/>
                <v:path arrowok="t" textboxrect="0,0,38005,18499"/>
              </v:shape>
              <v:shape id="Shape 17378" o:spid="_x0000_s1057" style="position:absolute;left:2128;top:4595;width:706;height:376;visibility:visible;mso-wrap-style:square;v-text-anchor:top" coordsize="70599,376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" path="m35293,v1689,,3379,25,5042,64c45149,165,49936,419,54661,838v4026,343,8014,800,11976,1359l70599,2844r,31473l40335,37643v-1663,25,-3353,51,-5042,51c33617,37694,31928,37668,30251,37643l,34317,,2845,3975,2197c7925,1638,11913,1181,15939,838,20663,419,25451,165,30251,64,31928,25,33617,,35293,xe" fillcolor="#00b3dc" stroked="f" strokeweight="0">
                <v:stroke miterlimit="83231f" joinstyle="miter"/>
                <v:path arrowok="t" textboxrect="0,0,70599,37694"/>
              </v:shape>
              <v:shape id="Shape 17379" o:spid="_x0000_s1058" style="position:absolute;left:2128;top:333;width:706;height:2061;visibility:visible;mso-wrap-style:square;v-text-anchor:top" coordsize="70599,2060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" path="m,l5677,826v4115,559,8255,991,12446,1321c22136,2439,26187,2642,30251,2731v1677,51,3366,64,5042,64c36982,2795,38672,2782,40335,2731v4090,-89,8128,-292,12154,-584c56680,1817,60808,1385,64922,826r13,l70599,r,30373l60477,11545v-6654,711,-13373,1143,-20142,1270l40335,74880,70599,72327r,10047l40335,84964r,43853l70599,126865r,9802l40335,138901r,38468c47219,177318,54051,177128,60833,176823r9766,-812l70599,185826r-19672,1436c47409,187364,43879,187427,40335,187453r,18618l30251,206071r,-18618c26657,187427,23063,187351,19482,187250l,185827r,-9809l9652,176823v6807,292,13691,495,20599,546l30251,138901,,136581r,-9773l30251,128817r,-43853l,82374,,72327r30251,2553l30251,12815c23495,12688,16777,12256,10122,11545l,30375,,xe" fillcolor="#00b3dc" stroked="f" strokeweight="0">
                <v:stroke miterlimit="83231f" joinstyle="miter"/>
                <v:path arrowok="t" textboxrect="0,0,70599,206071"/>
              </v:shape>
              <v:shape id="Shape 17380" o:spid="_x0000_s1059" style="position:absolute;left:2128;top:8;width:706;height:131;visibility:visible;mso-wrap-style:square;v-text-anchor:top" coordsize="70599,13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" path="m35293,v1689,,3379,13,5042,51l70599,3278r,9786l40335,10147v-1663,-50,-3353,-63,-5042,-63c33617,10084,31928,10097,30251,10147l,13065,,3278,30251,51c31928,13,33617,,35293,xe" fillcolor="#00b3dc" stroked="f" strokeweight="0">
                <v:stroke miterlimit="83231f" joinstyle="miter"/>
                <v:path arrowok="t" textboxrect="0,0,70599,13065"/>
              </v:shape>
              <v:shape id="Shape 17381" o:spid="_x0000_s1060" style="position:absolute;left:2834;top:4623;width:380;height:315;visibility:visible;mso-wrap-style:square;v-text-anchor:top" coordsize="38017,314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" path="m,l5143,839r13,c10960,1906,16700,3202,22339,4713l38017,9774r,13084l14457,29884,,31473,,xe" fillcolor="#00b3dc" stroked="f" strokeweight="0">
                <v:stroke miterlimit="83231f" joinstyle="miter"/>
                <v:path arrowok="t" textboxrect="0,0,38017,31473"/>
              </v:shape>
              <v:shape id="Shape 17382" o:spid="_x0000_s1061" style="position:absolute;left:3185;top:4580;width:29;height:32;visibility:visible;mso-wrap-style:square;v-text-anchor:top" coordsize="2889,3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" path="m2889,r,3255l,2175,2889,xe" fillcolor="#00b3dc" stroked="f" strokeweight="0">
                <v:stroke miterlimit="83231f" joinstyle="miter"/>
                <v:path arrowok="t" textboxrect="0,0,2889,3255"/>
              </v:shape>
              <v:shape id="Shape 17383" o:spid="_x0000_s1062" style="position:absolute;left:2834;top:236;width:380;height:2158;visibility:visible;mso-wrap-style:square;v-text-anchor:top" coordsize="38017,2157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" path="m38017,r,10629l32474,12624r5543,4022l38017,29376,17971,16498c12370,17806,6718,18898,1003,19787,8128,31001,14643,45670,20295,63513v1574,4991,3073,10173,4495,15532l38017,74953r,10466l27241,88824v216,927,432,1854,648,2794c30823,104483,33338,118199,35357,132550r2660,-653l38017,142202r-1352,343l38017,157351r,58422l31407,215773v-89,-7239,-292,-14338,-584,-21285c30810,194082,30797,193675,30772,193282l,195528r,-9815l30264,183198v-800,-13640,-1968,-26683,-3467,-39053c25616,144310,24422,144488,23241,144653l,146369r,-9802l14237,135649v3772,-445,7531,-952,11252,-1499c23355,118910,20726,104775,17691,91872v-102,-432,-203,-864,-305,-1283l,92077,,82030,14910,80772c11411,67736,7493,56150,3280,46176l,40075,,9703r432,-63c6718,8611,12929,7328,19025,5792l38017,xe" fillcolor="#00b3dc" stroked="f" strokeweight="0">
                <v:stroke miterlimit="83231f" joinstyle="miter"/>
                <v:path arrowok="t" textboxrect="0,0,38017,215773"/>
              </v:shape>
              <v:shape id="Shape 17384" o:spid="_x0000_s1063" style="position:absolute;left:2834;top:41;width:380;height:185;visibility:visible;mso-wrap-style:square;v-text-anchor:top" coordsize="38017,184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" path="m,l12965,1383,38017,8611r,9888l5694,10335,,9786,,xe" fillcolor="#00b3dc" stroked="f" strokeweight="0">
                <v:stroke miterlimit="83231f" joinstyle="miter"/>
                <v:path arrowok="t" textboxrect="0,0,38017,18499"/>
              </v:shape>
              <v:shape id="Shape 17385" o:spid="_x0000_s1064" style="position:absolute;left:3214;top:4216;width:405;height:636;visibility:visible;mso-wrap-style:square;v-text-anchor:top" coordsize="40437,63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" path="m40437,r,46894l31388,52519r-13,c27286,54437,23158,56228,18980,57904l,63565,,50481r5213,1683l5226,52164v4699,-1651,9335,-3442,13907,-5372l,39642,,36387,23722,18531,40437,xe" fillcolor="#00b3dc" stroked="f" strokeweight="0">
                <v:stroke miterlimit="83231f" joinstyle="miter"/>
                <v:path arrowok="t" textboxrect="0,0,40437,63565"/>
              </v:shape>
              <v:shape id="Shape 17386" o:spid="_x0000_s1065" style="position:absolute;left:3214;top:1810;width:405;height:584;visibility:visible;mso-wrap-style:square;v-text-anchor:top" coordsize="40437,584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" path="m,l2242,24538v977,-139,1943,-279,2908,-432c10052,23395,14916,22608,19717,21744l40437,16909r,10819l36659,28691c25648,31041,14345,33022,2775,34635v356,7836,597,15786,698,23787l,58422,,xe" fillcolor="#00b3dc" stroked="f" strokeweight="0">
                <v:stroke miterlimit="83231f" joinstyle="miter"/>
                <v:path arrowok="t" textboxrect="0,0,40437,58422"/>
              </v:shape>
              <v:shape id="Shape 17387" o:spid="_x0000_s1066" style="position:absolute;left:3214;top:1456;width:405;height:202;visibility:visible;mso-wrap-style:square;v-text-anchor:top" coordsize="40437,202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" path="m40437,r,9968l,20232,,9927,40437,xe" fillcolor="#00b3dc" stroked="f" strokeweight="0">
                <v:stroke miterlimit="83231f" joinstyle="miter"/>
                <v:path arrowok="t" textboxrect="0,0,40437,20232"/>
              </v:shape>
              <v:shape id="Shape 17388" o:spid="_x0000_s1067" style="position:absolute;left:3214;top:403;width:405;height:687;visibility:visible;mso-wrap-style:square;v-text-anchor:top" coordsize="40437,687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" path="m,l21787,15806,40437,35980r,20015l,68773,,58307,37014,46854c28880,36523,19968,27315,10412,19419l,12730,,xe" fillcolor="#00b3dc" stroked="f" strokeweight="0">
                <v:stroke miterlimit="83231f" joinstyle="miter"/>
                <v:path arrowok="t" textboxrect="0,0,40437,68773"/>
              </v:shape>
              <v:shape id="Shape 17389" o:spid="_x0000_s1068" style="position:absolute;left:3214;top:127;width:405;height:298;visibility:visible;mso-wrap-style:square;v-text-anchor:top" coordsize="40437,298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" path="m,l16148,4659v4305,1651,8560,3429,12764,5347l40437,17045r,12756l16300,15695,,21562,,10933r1873,-572l,9888,,xe" fillcolor="#00b3dc" stroked="f" strokeweight="0">
                <v:stroke miterlimit="83231f" joinstyle="miter"/>
                <v:path arrowok="t" textboxrect="0,0,40437,29801"/>
              </v:shape>
              <v:shape id="Shape 17390" o:spid="_x0000_s1069" style="position:absolute;left:3619;top:3643;width:720;height:1042;visibility:visible;mso-wrap-style:square;v-text-anchor:top" coordsize="72060,104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" path="m35592,v8464,4248,16081,8788,22806,13565l72060,25295r,23192l61728,60185v-4127,4128,-8369,8090,-12738,11888c46438,74295,43847,76467,41205,78588l,104204,,57310,7144,49390v11735,6376,21107,13475,27889,21044c37662,68339,40227,66192,42755,63970,35376,55664,25419,47968,13087,41161,21774,28461,29305,14668,35592,xe" fillcolor="#00b3dc" stroked="f" strokeweight="0">
                <v:stroke miterlimit="83231f" joinstyle="miter"/>
                <v:path arrowok="t" textboxrect="0,0,72060,104204"/>
              </v:shape>
              <v:shape id="Shape 17391" o:spid="_x0000_s1070" style="position:absolute;left:4013;top:3125;width:326;height:638;visibility:visible;mso-wrap-style:square;v-text-anchor:top" coordsize="32658,63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" path="m12471,l32658,8772r,55072l23828,56429c16739,51470,8782,46780,,42405,5194,28867,9373,14681,12471,xe" fillcolor="#00b3dc" stroked="f" strokeweight="0">
                <v:stroke miterlimit="83231f" joinstyle="miter"/>
                <v:path arrowok="t" textboxrect="0,0,32658,63844"/>
              </v:shape>
              <v:shape id="Shape 17392" o:spid="_x0000_s1071" style="position:absolute;left:4157;top:2394;width:182;height:709;visibility:visible;mso-wrap-style:square;v-text-anchor:top" coordsize="18244,709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" path="m4445,l18244,r,70931l,63068c3035,45745,4597,27826,4597,9576,4597,6375,4547,3188,4445,xe" fillcolor="#00b3dc" stroked="f" strokeweight="0">
                <v:stroke miterlimit="83231f" joinstyle="miter"/>
                <v:path arrowok="t" textboxrect="0,0,18244,70931"/>
              </v:shape>
              <v:shape id="Shape 17393" o:spid="_x0000_s1072" style="position:absolute;left:3619;top:297;width:720;height:2097;visibility:visible;mso-wrap-style:square;v-text-anchor:top" coordsize="72060,2096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" path="m,l40189,24546v2629,2083,5233,4242,7785,6439c52699,35049,57283,39303,61728,43761l72060,55397r,15736l41548,38909c34055,46974,24111,54442,11881,61058v8814,12611,16459,26327,22860,40920c43123,97818,50683,93380,57379,88711l72060,76392r,13132l62498,97418v-6964,4814,-14752,9367,-23325,13615c38995,111122,38805,111211,38614,111300v5309,13461,9589,27597,12777,42214l72060,144556r,10942l53410,163522v2743,14986,4381,30416,4851,46139l48177,209661v-457,-14643,-1968,-28931,-4432,-42697c39440,168424,35058,169834,30613,171167l,178968,,168149r24835,-5795c30601,160677,36265,158886,41789,156969,38665,142516,34500,128660,29394,115592v-6515,2870,-13335,5525,-20396,7950l,125826r,-9968l565,115719v8725,-2794,17082,-5956,24981,-9449c19107,91538,11449,77924,2762,65656l,66529,,46514r5861,6340c17482,46695,26854,39824,33776,32496l,12756,,xe" fillcolor="#00b3dc" stroked="f" strokeweight="0">
                <v:stroke miterlimit="83231f" joinstyle="miter"/>
                <v:path arrowok="t" textboxrect="0,0,72060,209661"/>
              </v:shape>
              <v:shape id="Shape 17394" o:spid="_x0000_s1073" style="position:absolute;left:4339;top:851;width:624;height:3277;visibility:visible;mso-wrap-style:square;v-text-anchor:top" coordsize="62363,327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" path="m,l9582,10792v2159,2731,4242,5499,6261,8306c26232,33500,34969,48879,41967,65008v1384,3175,2705,6376,3937,9602c55543,99654,61068,126311,62160,153756v13,178,26,343,26,508c62186,154429,62186,154594,62198,154772v115,3010,165,6033,165,9068c62363,194167,56953,223644,46615,251203v-1219,3264,-2502,6477,-3860,9678c35820,277187,27121,292745,16732,307337v-2006,2832,-4089,5639,-6235,8395l10497,315745,,327630,,304438r3791,3255c5848,304988,7855,302232,9798,299438l,291210,,236138r7372,3203c17202,244205,26168,249387,34220,254810v1308,-3175,2566,-6388,3734,-9627c30016,239976,21304,234998,11843,230299l,225195,,154264r52089,c52076,154099,52064,153934,52064,153756,50997,128115,45841,103515,37255,80579,29496,85633,21025,90459,11843,95006l,100101,,89159,7372,85964c16872,81252,25571,76261,33445,71028,26791,55369,18523,40574,8820,26845l,34127,,20995,2775,18666,,15736,,xe" fillcolor="#00b3dc" stroked="f" strokeweight="0">
                <v:stroke miterlimit="83231f" joinstyle="miter"/>
                <v:path arrowok="t" textboxrect="0,0,62363,327630"/>
              </v:shape>
              <v:shape id="Shape 17395" o:spid="_x0000_s1074" style="position:absolute;left:1047;top:1106;width:2973;height:2798;visibility:visible;mso-wrap-style:square;v-text-anchor:top" coordsize="297231,279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" path="m201104,v102,,2261,1842,5462,4610c216116,12865,234836,29324,234836,29324r7518,-8699l257696,34823r8433,7824l268694,45009r-5461,7925l281978,81471r5766,8801l297231,104699r-5449,8687l253365,99035,236906,92888r-495,-800l231610,84163r-9754,10287l209512,107480r-42266,44603l264312,255143r-25311,24079l143167,177483,46190,279806,20866,255727,119177,151994,77267,107506,64973,94463,54610,83464r-8445,7849l37059,99797,24371,111595,5512,92151,,86462,5207,81585,40399,48692r8699,-8141l78321,13221,86347,5715r3086,3366l110173,31750,92227,48451r-9550,8890l81102,58801r-914,851l80912,60414r36817,39103l127559,109957r10782,11442l143243,126594r5182,-5461l159017,109957r9893,-10440l205346,61074r-3429,-3429l173596,29324v,,14897,-16129,22771,-24460c199111,1956,201003,,201104,xe" fillcolor="#000421" stroked="f" strokeweight="0">
                <v:stroke miterlimit="83231f" joinstyle="miter"/>
                <v:path arrowok="t" textboxrect="0,0,297231,279806"/>
              </v:shape>
              <v:shape id="Shape 17396" o:spid="_x0000_s1075" style="position:absolute;left:6018;top:89;width:652;height:934;visibility:visible;mso-wrap-style:square;v-text-anchor:top" coordsize="65189,934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" path="m31179,c52045,,63373,12167,63373,28791v,15418,-11036,27800,-24435,39599l30429,75438r,292l65189,75730r,17704l,93434,,80429,11824,69748c31928,51689,41720,41427,41885,30683v,-7455,-4395,-13398,-15037,-13398c18936,17285,12027,21247,7176,24829l1156,9487c8014,4267,18821,,31179,xe" fillcolor="#000421" stroked="f" strokeweight="0">
                <v:stroke miterlimit="83231f" joinstyle="miter"/>
                <v:path arrowok="t" textboxrect="0,0,65189,93434"/>
              </v:shape>
              <v:shape id="Shape 17397" o:spid="_x0000_s1076" style="position:absolute;left:6812;top:105;width:649;height:918;visibility:visible;mso-wrap-style:square;v-text-anchor:top" coordsize="64922,918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" path="m,l64922,r,13525l27051,91872r-22797,l42113,17983r,-279l,17704,,xe" fillcolor="#000421" stroked="f" strokeweight="0">
                <v:stroke miterlimit="83231f" joinstyle="miter"/>
                <v:path arrowok="t" textboxrect="0,0,64922,91872"/>
              </v:shape>
              <v:shape id="Shape 17398" o:spid="_x0000_s1077" style="position:absolute;left:8746;top:89;width:1231;height:934;visibility:visible;mso-wrap-style:square;v-text-anchor:top" coordsize="123152,934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" path="m,l20638,,36335,61379,52299,,70853,,86944,61379,102514,r20638,l99009,93434r-20891,l61646,31928,45034,93434r-20891,l,xe" fillcolor="#000421" stroked="f" strokeweight="0">
                <v:stroke miterlimit="83231f" joinstyle="miter"/>
                <v:path arrowok="t" textboxrect="0,0,123152,93434"/>
              </v:shape>
              <v:shape id="Shape 17399" o:spid="_x0000_s1078" style="position:absolute;left:9930;top:345;width:317;height:691;visibility:visible;mso-wrap-style:square;v-text-anchor:top" coordsize="31731,69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" path="m31661,r70,24l31731,15334,21476,19850v-2121,3035,-3175,7963,-3175,14796c18301,41389,19355,46279,21476,49301r10255,4516l31731,69140r-70,24c20676,69164,12649,66434,7595,60985,2527,55537,,46761,,34646,,22530,2527,13729,7595,8230,12649,2743,20676,,31661,xe" fillcolor="#000421" stroked="f" strokeweight="0">
                <v:stroke miterlimit="83231f" joinstyle="miter"/>
                <v:path arrowok="t" textboxrect="0,0,31731,69164"/>
              </v:shape>
              <v:shape id="Shape 17400" o:spid="_x0000_s1079" style="position:absolute;left:10247;top:345;width:317;height:691;visibility:visible;mso-wrap-style:square;v-text-anchor:top" coordsize="31731,69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" path="m,l24009,8282v5144,5537,7722,14313,7722,26340c31731,46648,29178,55399,24073,60898l,69116,,53793r70,31c4731,53824,8134,52313,10255,49277v2121,-3022,3175,-7912,3175,-14655c13430,27789,12376,22861,10255,19826,8134,16803,4731,15279,70,15279l,15310,,xe" fillcolor="#000421" stroked="f" strokeweight="0">
                <v:stroke miterlimit="83231f" joinstyle="miter"/>
                <v:path arrowok="t" textboxrect="0,0,31731,69116"/>
              </v:shape>
              <v:shape id="Shape 17401" o:spid="_x0000_s1080" style="position:absolute;left:10687;top:349;width:429;height:674;visibility:visible;mso-wrap-style:square;v-text-anchor:top" coordsize="42951,67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" path="m35166,v2248,,4852,343,7785,1041l40488,18301v-2769,-699,-5144,-1042,-7138,-1042c24968,17259,19723,23482,17653,35941r,31534l,67475,,1041r15837,l17386,9995c21806,3327,27724,,35166,xe" fillcolor="#000421" stroked="f" strokeweight="0">
                <v:stroke miterlimit="83231f" joinstyle="miter"/>
                <v:path arrowok="t" textboxrect="0,0,42951,67475"/>
              </v:shape>
              <v:shape id="Shape 17402" o:spid="_x0000_s1081" style="position:absolute;left:11224;top:88;width:285;height:949;visibility:visible;mso-wrap-style:square;v-text-anchor:top" coordsize="28473,94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" path="m,l17653,r,74587c17653,76632,19304,78283,21349,78283r7124,l28473,94869r-14325,c12040,94869,10046,94399,8242,93561,3378,91338,,86411,,80696l,xe" fillcolor="#000421" stroked="f" strokeweight="0">
                <v:stroke miterlimit="83231f" joinstyle="miter"/>
                <v:path arrowok="t" textboxrect="0,0,28473,94869"/>
              </v:shape>
              <v:shape id="Shape 17403" o:spid="_x0000_s1082" style="position:absolute;left:11604;top:345;width:322;height:691;visibility:visible;mso-wrap-style:square;v-text-anchor:top" coordsize="32245,69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" path="m27762,r4483,2021l32245,15324r-63,-20c27254,15304,23698,16840,21539,19914v-2159,3073,-3238,7988,-3238,14732c18301,41389,19380,46279,21539,49301v2159,3036,5715,4547,10643,4547l32245,53830r,13416l27762,69164v-9601,,-16624,-2756,-21082,-8242c2223,55423,,46672,,34646,,22530,2223,13729,6680,8230,11138,2743,18161,,27762,xe" fillcolor="#000421" stroked="f" strokeweight="0">
                <v:stroke miterlimit="83231f" joinstyle="miter"/>
                <v:path arrowok="t" textboxrect="0,0,32245,69164"/>
              </v:shape>
              <v:shape id="Shape 17404" o:spid="_x0000_s1083" style="position:absolute;left:11926;top:89;width:316;height:934;visibility:visible;mso-wrap-style:square;v-text-anchor:top" coordsize="31598,934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" path="m13945,l31598,r,93421l16155,93421,14338,86677,,92812,,79395,9084,76851v2334,-1708,3953,-4270,4861,-7687l13945,52426c13037,48571,11418,45682,9084,43756l,40889,,27586r13945,6285l13945,xe" fillcolor="#000421" stroked="f" strokeweight="0">
                <v:stroke miterlimit="83231f" joinstyle="miter"/>
                <v:path arrowok="t" textboxrect="0,0,31598,93421"/>
              </v:shape>
              <v:shape id="Shape 17405" o:spid="_x0000_s1084" style="position:absolute;left:8023;width:542;height:827;visibility:visible;mso-wrap-style:square;v-text-anchor:top" coordsize="54153,827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" path="m,l17755,r,32575l17996,32575v1854,-2501,4127,-4394,6947,-5892c27572,25260,30886,24422,34176,24422v11315,,19977,7849,19977,25045l54153,82753r-17755,l36398,51410v,-7506,-2591,-12637,-9169,-12637c22504,38773,19596,41796,18339,45034v-445,1067,-584,2591,-584,3874l17755,82753,,82753,,xe" fillcolor="#000421" stroked="f" strokeweight="0">
                <v:stroke miterlimit="83231f" joinstyle="miter"/>
                <v:path arrowok="t" textboxrect="0,0,54153,82753"/>
              </v:shape>
              <v:shape id="Shape 17406" o:spid="_x0000_s1085" style="position:absolute;left:7519;top:68;width:402;height:759;visibility:visible;mso-wrap-style:square;v-text-anchor:top" coordsize="40183,75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" path="m25464,r,18339l40183,18339r,13208l25464,31547r,26416c25464,60630,27623,62801,30302,62801r9881,l40183,75895r-17399,c19164,75895,15875,74422,13513,72060,11138,69698,9665,66421,9665,62801r,-31254l,31547,,18339r9665,l9665,6172,25464,xe" fillcolor="#000421" stroked="f" strokeweight="0">
                <v:stroke miterlimit="83231f" joinstyle="miter"/>
                <v:path arrowok="t" textboxrect="0,0,40183,75895"/>
              </v:shape>
              <v:shape id="Shape 17407" o:spid="_x0000_s1086" style="position:absolute;left:6018;top:1410;width:954;height:957;visibility:visible;mso-wrap-style:square;v-text-anchor:top" coordsize="95352,956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" path="m,l24968,,48501,72339,70383,,95352,r,95644l75959,95644r,-63767l59207,95644r-20917,l19393,31877r,63767l,95644,,xe" fillcolor="#000421" stroked="f" strokeweight="0">
                <v:stroke miterlimit="83231f" joinstyle="miter"/>
                <v:path arrowok="t" textboxrect="0,0,95352,95644"/>
              </v:shape>
              <v:shape id="Shape 17770" o:spid="_x0000_s1087" style="position:absolute;left:7180;top:1687;width:181;height:680;visibility:visible;mso-wrap-style:square;v-text-anchor:top" coordsize="18072,680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" path="m,l18072,r,68008l,68008,,e" fillcolor="#000421" stroked="f" strokeweight="0">
                <v:stroke miterlimit="83231f" joinstyle="miter"/>
                <v:path arrowok="t" textboxrect="0,0,18072,68008"/>
              </v:shape>
              <v:shape id="Shape 17771" o:spid="_x0000_s1088" style="position:absolute;left:7177;top:1410;width:186;height:165;visibility:visible;mso-wrap-style:square;v-text-anchor:top" coordsize="18593,164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" path="m,l18593,r,16472l,16472,,e" fillcolor="#000421" stroked="f" strokeweight="0">
                <v:stroke miterlimit="83231f" joinstyle="miter"/>
                <v:path arrowok="t" textboxrect="0,0,18593,16472"/>
              </v:shape>
              <v:shape id="Shape 17410" o:spid="_x0000_s1089" style="position:absolute;left:7551;top:1672;width:598;height:695;visibility:visible;mso-wrap-style:square;v-text-anchor:top" coordsize="59779,694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" path="m35471,v8496,,14681,2032,18529,6096c57848,10185,59779,16739,59779,25768r,43701l41719,69469r,-39713c41719,20892,38265,16472,31356,16472v-7353,,-11785,5359,-13284,16065l18072,69469,,69469,,1461r15951,l17805,9563c21526,3175,27419,,35471,xe" fillcolor="#000421" stroked="f" strokeweight="0">
                <v:stroke miterlimit="83231f" joinstyle="miter"/>
                <v:path arrowok="t" textboxrect="0,0,59779,69469"/>
              </v:shape>
              <v:shape id="Shape 17772" o:spid="_x0000_s1090" style="position:absolute;left:8326;top:1687;width:181;height:680;visibility:visible;mso-wrap-style:square;v-text-anchor:top" coordsize="18072,680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" path="m,l18072,r,68008l,68008,,e" fillcolor="#000421" stroked="f" strokeweight="0">
                <v:stroke miterlimit="83231f" joinstyle="miter"/>
                <v:path arrowok="t" textboxrect="0,0,18072,68008"/>
              </v:shape>
              <v:shape id="Shape 17773" o:spid="_x0000_s1091" style="position:absolute;left:8323;top:1410;width:186;height:165;visibility:visible;mso-wrap-style:square;v-text-anchor:top" coordsize="18593,164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" path="m,l18593,r,16472l,16472,,e" fillcolor="#000421" stroked="f" strokeweight="0">
                <v:stroke miterlimit="83231f" joinstyle="miter"/>
                <v:path arrowok="t" textboxrect="0,0,18593,16472"/>
              </v:shape>
              <v:shape id="Shape 17413" o:spid="_x0000_s1092" style="position:absolute;left:8701;top:1672;width:597;height:695;visibility:visible;mso-wrap-style:square;v-text-anchor:top" coordsize="59779,694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" path="m35471,v8496,,14681,2032,18529,6096c57848,10185,59779,16739,59779,25768r,43701l41719,69469r,-39713c41719,20892,38265,16472,31356,16472v-7353,,-11785,5359,-13284,16065l18072,69469,,69469,,1461r15951,l17805,9563c21526,3175,27419,,35471,xe" fillcolor="#000421" stroked="f" strokeweight="0">
                <v:stroke miterlimit="83231f" joinstyle="miter"/>
                <v:path arrowok="t" textboxrect="0,0,59779,69469"/>
              </v:shape>
              <v:shape id="Shape 17414" o:spid="_x0000_s1093" style="position:absolute;left:9489;top:2433;width:277;height:223;visibility:visible;mso-wrap-style:square;v-text-anchor:top" coordsize="27705,223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" path="m2400,c9754,4432,17183,6642,24714,6642l27705,5576r,16519l26048,22314c15240,22314,6553,20104,,15672l2400,xe" fillcolor="#000421" stroked="f" strokeweight="0">
                <v:stroke miterlimit="83231f" joinstyle="miter"/>
                <v:path arrowok="t" textboxrect="0,0,27705,22314"/>
              </v:shape>
              <v:shape id="Shape 17415" o:spid="_x0000_s1094" style="position:absolute;left:9435;top:1672;width:331;height:687;visibility:visible;mso-wrap-style:square;v-text-anchor:top" coordsize="33014,686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" path="m28423,r4591,2102l33014,15694r-70,-22c27902,15672,24270,17158,22047,20117v-2210,2972,-3315,7734,-3315,14287c18732,40957,19837,45695,22047,48616v2223,2921,5855,4381,10897,4381l33014,52975r,13671l28423,68682v-9830,,-17018,-2731,-21578,-8179c2286,55054,,46355,,34404,,22352,2286,13614,6845,8166,11405,2718,18593,,28423,xe" fillcolor="#000421" stroked="f" strokeweight="0">
                <v:stroke miterlimit="83231f" joinstyle="miter"/>
                <v:path arrowok="t" textboxrect="0,0,33014,68682"/>
              </v:shape>
              <v:shape id="Shape 17416" o:spid="_x0000_s1095" style="position:absolute;left:9766;top:1687;width:323;height:967;visibility:visible;mso-wrap-style:square;v-text-anchor:top" coordsize="32341,967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" path="m16135,l32341,r,62433c32341,74562,29661,83350,24301,88798v-2679,2725,-6181,4766,-10507,6127l,96746,,80227,10230,76581v2692,-3150,4051,-8433,4051,-15875l14281,58852,,65185,,51515,9163,48681v2391,-1904,4096,-4758,5118,-8562l14281,26175c13348,22187,11687,19196,9296,17202l,14234,,642,14548,7302,16135,xe" fillcolor="#000421" stroked="f" strokeweight="0">
                <v:stroke miterlimit="83231f" joinstyle="miter"/>
                <v:path arrowok="t" textboxrect="0,0,32341,96746"/>
              </v:shape>
              <v:shape id="Shape 17417" o:spid="_x0000_s1096" style="position:absolute;left:10414;top:1397;width:726;height:983;visibility:visible;mso-wrap-style:square;v-text-anchor:top" coordsize="72657,982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" path="m42507,v5664,,11239,686,16739,2057c64732,3429,69202,5131,72657,7175l67882,23241c59906,19088,51499,17005,42634,17005v-7963,,-13729,2540,-17259,7633c21831,29731,20053,37948,20053,49289v,11239,1778,19393,5322,24435c28905,78778,34671,81293,42634,81293v8865,,17272,-2083,25248,-6249l72657,91122v-3455,2045,-7925,3747,-13411,5119c53746,97612,48171,98298,42507,98298v-14707,,-25464,-3873,-32283,-11620c3404,78931,,66459,,49289,,32194,3404,19698,10224,11824,17043,3937,27800,,42507,xe" fillcolor="#000421" stroked="f" strokeweight="0">
                <v:stroke miterlimit="83231f" joinstyle="miter"/>
                <v:path arrowok="t" textboxrect="0,0,72657,98298"/>
              </v:shape>
              <v:shape id="Shape 17418" o:spid="_x0000_s1097" style="position:absolute;left:11202;top:1672;width:325;height:708;visibility:visible;mso-wrap-style:square;v-text-anchor:top" coordsize="32480,70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" path="m32410,r70,24l32480,15703,21984,20320v-2172,3099,-3251,8141,-3251,15138c18733,42367,19812,47371,21984,50470r10496,4617l32480,70766r-70,24c21171,70790,12954,68008,7772,62421,2591,56845,,47866,,35458,,23063,2591,14059,7772,8433,12954,2807,21171,,32410,xe" fillcolor="#000421" stroked="f" strokeweight="0">
                <v:stroke miterlimit="83231f" joinstyle="miter"/>
                <v:path arrowok="t" textboxrect="0,0,32480,70790"/>
              </v:shape>
              <v:shape id="Shape 17419" o:spid="_x0000_s1098" style="position:absolute;left:11527;top:1672;width:325;height:708;visibility:visible;mso-wrap-style:square;v-text-anchor:top" coordsize="32480,70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" path="m,l24581,8472v5258,5664,7899,14656,7899,26962c32480,47741,29864,56707,24644,62333l,70742,,55063r70,31c4845,55094,8325,53545,10497,50446v2171,-3099,3251,-8103,3251,-15012c13748,28437,12668,23395,10497,20296,8325,17197,4845,15648,70,15648l,15679,,xe" fillcolor="#000421" stroked="f" strokeweight="0">
                <v:stroke miterlimit="83231f" joinstyle="miter"/>
                <v:path arrowok="t" textboxrect="0,0,32480,70742"/>
              </v:shape>
              <v:shape id="Shape 17420" o:spid="_x0000_s1099" style="position:absolute;left:11987;top:1672;width:598;height:695;visibility:visible;mso-wrap-style:square;v-text-anchor:top" coordsize="59779,694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" path="m35471,v8496,,14681,2032,18529,6096c57849,10185,59779,16739,59779,25768r,43701l41720,69469r,-39713c41720,20892,38265,16472,31356,16472v-7353,,-11785,5359,-13284,16065l18072,69469,,69469,,1461r15951,l17806,9563c21527,3175,27419,,35471,xe" fillcolor="#000421" stroked="f" strokeweight="0">
                <v:stroke miterlimit="83231f" joinstyle="miter"/>
                <v:path arrowok="t" textboxrect="0,0,59779,69469"/>
              </v:shape>
              <v:shape id="Shape 17421" o:spid="_x0000_s1100" style="position:absolute;left:12804;top:2433;width:277;height:223;visibility:visible;mso-wrap-style:square;v-text-anchor:top" coordsize="27705,223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" path="m2400,c9753,4432,17183,6642,24714,6642l27705,5576r,16519l26048,22314c15240,22314,6553,20104,,15672l2400,xe" fillcolor="#000421" stroked="f" strokeweight="0">
                <v:stroke miterlimit="83231f" joinstyle="miter"/>
                <v:path arrowok="t" textboxrect="0,0,27705,22314"/>
              </v:shape>
              <v:shape id="Shape 17422" o:spid="_x0000_s1101" style="position:absolute;left:12750;top:1672;width:331;height:687;visibility:visible;mso-wrap-style:square;v-text-anchor:top" coordsize="33014,686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" path="m28422,r4592,2102l33014,15694r-70,-22c27902,15672,24270,17158,22047,20117v-2210,2972,-3315,7734,-3315,14287c18732,40957,19837,45695,22047,48616v2223,2921,5855,4381,10897,4381l33014,52975r,13671l28422,68682v-9829,,-17017,-2731,-21577,-8179c2286,55054,,46355,,34404,,22352,2286,13614,6845,8166,11405,2718,18593,,28422,xe" fillcolor="#000421" stroked="f" strokeweight="0">
                <v:stroke miterlimit="83231f" joinstyle="miter"/>
                <v:path arrowok="t" textboxrect="0,0,33014,68682"/>
              </v:shape>
              <v:shape id="Shape 17423" o:spid="_x0000_s1102" style="position:absolute;left:13081;top:1687;width:323;height:967;visibility:visible;mso-wrap-style:square;v-text-anchor:top" coordsize="32340,967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" path="m16135,l32340,r,62433c32340,74562,29661,83350,24301,88798v-2679,2725,-6181,4766,-10507,6127l,96746,,80227,10230,76581v2692,-3150,4051,-8433,4051,-15875l14281,58852,,65185,,51515,9163,48681v2391,-1904,4096,-4758,5118,-8562l14281,26175c13348,22187,11687,19196,9296,17202l,14234,,642,14548,7302,16135,xe" fillcolor="#000421" stroked="f" strokeweight="0">
                <v:stroke miterlimit="83231f" joinstyle="miter"/>
                <v:path arrowok="t" textboxrect="0,0,32340,96746"/>
              </v:shape>
              <v:shape id="Shape 17424" o:spid="_x0000_s1103" style="position:absolute;left:13589;top:1676;width:439;height:691;visibility:visible;mso-wrap-style:square;v-text-anchor:top" coordsize="43980,6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" path="m36005,v2298,,4953,356,7975,1067l41453,18732v-2832,-711,-5271,-1066,-7303,-1066c25553,17666,20193,24041,18072,36792r,32283l,69075,,1067r16205,l17806,10224c22327,3404,28385,,36005,xe" fillcolor="#000421" stroked="f" strokeweight="0">
                <v:stroke miterlimit="83231f" joinstyle="miter"/>
                <v:path arrowok="t" textboxrect="0,0,43980,69075"/>
              </v:shape>
              <v:shape id="Shape 17425" o:spid="_x0000_s1104" style="position:absolute;left:14108;top:1675;width:317;height:692;visibility:visible;mso-wrap-style:square;v-text-anchor:top" coordsize="31750,692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" path="m31750,r,15459l22720,18853v-2044,2311,-3276,5943,-3721,10896l31750,29749r,10897l19266,40646v705,4737,2410,8290,5112,10658l31750,53666r,15610l8903,62096c2972,56470,,47504,,35198,,22802,2616,13798,7836,8172l31750,xe" fillcolor="#000421" stroked="f" strokeweight="0">
                <v:stroke miterlimit="83231f" joinstyle="miter"/>
                <v:path arrowok="t" textboxrect="0,0,31750,69276"/>
              </v:shape>
              <v:shape id="Shape 17426" o:spid="_x0000_s1105" style="position:absolute;left:14425;top:2165;width:257;height:215;visibility:visible;mso-wrap-style:square;v-text-anchor:top" coordsize="25641,215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" path="m23254,r2387,15672c20053,19571,12840,21514,3988,21514l,20261,,4650,3721,5842c10274,5842,16777,3899,23254,xe" fillcolor="#000421" stroked="f" strokeweight="0">
                <v:stroke miterlimit="83231f" joinstyle="miter"/>
                <v:path arrowok="t" textboxrect="0,0,25641,21514"/>
              </v:shape>
              <v:shape id="Shape 17427" o:spid="_x0000_s1106" style="position:absolute;left:14425;top:1672;width:310;height:409;visibility:visible;mso-wrap-style:square;v-text-anchor:top" coordsize="30950,409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" path="m800,c20904,,30950,10757,30950,32283r,8636l,40919,,30023r12751,c12751,20460,8547,15684,127,15684l,15732,,273,800,xe" fillcolor="#000421" stroked="f" strokeweight="0">
                <v:stroke miterlimit="83231f" joinstyle="miter"/>
                <v:path arrowok="t" textboxrect="0,0,30950,40919"/>
              </v:shape>
              <v:shape id="Shape 17428" o:spid="_x0000_s1107" style="position:absolute;left:14852;top:1672;width:540;height:708;visibility:visible;mso-wrap-style:square;v-text-anchor:top" coordsize="53924,708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" path="m27889,v3899,,7798,419,11697,1257c43485,2108,46406,2921,48349,3721r2921,1194l48489,19926c42989,16561,36525,14884,29096,14884v-6300,,-9436,1905,-9436,5703c19660,22720,20828,24333,23177,25438v2350,1105,5208,1994,8573,2654c35115,28765,38481,29667,41846,30823v3366,1156,6224,3315,8560,6502c52756,40513,53924,44679,53924,49822v,13983,-9118,20981,-27356,20981c21958,70803,17437,70358,13017,69482,8585,68593,5309,67704,3188,66815l,65354,2794,50216v7341,3810,14694,5702,22047,5702c28207,55918,30772,55334,32550,54140v1765,-1206,2654,-2781,2654,-4724c35204,47650,34354,46228,32677,45161,30988,44107,28867,43345,26302,42913v-2566,-444,-5309,-1105,-8243,-1994c15138,40030,12395,38951,9830,37656,7264,36373,5131,34290,3454,31420,1765,28537,927,24968,927,20726,927,6909,9919,,27889,xe" fillcolor="#000421" stroked="f" strokeweight="0">
                <v:stroke miterlimit="83231f" joinstyle="miter"/>
                <v:path arrowok="t" textboxrect="0,0,53924,70803"/>
              </v:shape>
              <v:shape id="Shape 17429" o:spid="_x0000_s1108" style="position:absolute;left:15503;top:1672;width:539;height:708;visibility:visible;mso-wrap-style:square;v-text-anchor:top" coordsize="53924,708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" path="m27889,v3899,,7798,419,11697,1257c43485,2108,46406,2921,48349,3721r2921,1194l48489,19926c42989,16561,36525,14884,29096,14884v-6300,,-9436,1905,-9436,5703c19660,22720,20828,24333,23177,25438v2350,1105,5208,1994,8573,2654c35115,28765,38481,29667,41846,30823v3366,1156,6224,3315,8560,6502c52756,40513,53924,44679,53924,49822v,13983,-9118,20981,-27356,20981c21958,70803,17437,70358,13017,69482,8585,68593,5309,67704,3188,66815l,65354,2794,50216v7341,3810,14694,5702,22047,5702c28207,55918,30772,55334,32550,54140v1765,-1206,2654,-2781,2654,-4724c35204,47650,34354,46228,32677,45161,30988,44107,28867,43345,26302,42913v-2566,-444,-5309,-1105,-8243,-1994c15138,40030,12395,38951,9830,37656,7264,36373,5131,34290,3454,31420,1765,28537,927,24968,927,20726,927,6909,9919,,27889,xe" fillcolor="#000421" stroked="f" strokeweight="0">
                <v:stroke miterlimit="83231f" joinstyle="miter"/>
                <v:path arrowok="t" textboxrect="0,0,53924,70803"/>
              </v:shape>
              <v:shape id="Shape 17430" o:spid="_x0000_s1109" style="position:absolute;left:6018;top:3132;width:369;height:699;visibility:visible;mso-wrap-style:square;v-text-anchor:top" coordsize="36881,69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" path="m,l9893,r,61049l36881,61049r,8826l,69875,,xe" fillcolor="#000421" stroked="f" strokeweight="0">
                <v:stroke miterlimit="83231f" joinstyle="miter"/>
                <v:path arrowok="t" textboxrect="0,0,36881,69875"/>
              </v:shape>
              <v:shape id="Shape 17774" o:spid="_x0000_s1110" style="position:absolute;left:6902;top:3132;width:98;height:699;visibility:visible;mso-wrap-style:square;v-text-anchor:top" coordsize="9893,698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" path="m,l9893,r,69876l,69876,,e" fillcolor="#000421" stroked="f" strokeweight="0">
                <v:stroke miterlimit="83231f" joinstyle="miter"/>
                <v:path arrowok="t" textboxrect="0,0,9893,69876"/>
              </v:shape>
              <v:shape id="Shape 17432" o:spid="_x0000_s1111" style="position:absolute;left:7567;top:3132;width:631;height:699;visibility:visible;mso-wrap-style:square;v-text-anchor:top" coordsize="63081,69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" path="m,l11646,,31547,45517,51435,,63081,r,69875l53188,69875r,-51727l36297,56680r-9602,l9893,18148r,51727l,69875,,xe" fillcolor="#000421" stroked="f" strokeweight="0">
                <v:stroke miterlimit="83231f" joinstyle="miter"/>
                <v:path arrowok="t" textboxrect="0,0,63081,69875"/>
              </v:shape>
              <v:shape id="Shape 17433" o:spid="_x0000_s1112" style="position:absolute;left:8692;top:3132;width:292;height:699;visibility:visible;mso-wrap-style:square;v-text-anchor:top" coordsize="29216,69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" path="m22809,r6407,l29216,11945r-6,-20l18440,45123r10776,l29216,53759r-13595,l10389,69875,,69875,22809,xe" fillcolor="#000421" stroked="f" strokeweight="0">
                <v:stroke miterlimit="83231f" joinstyle="miter"/>
                <v:path arrowok="t" textboxrect="0,0,29216,69875"/>
              </v:shape>
              <v:shape id="Shape 17434" o:spid="_x0000_s1113" style="position:absolute;left:8984;top:3132;width:292;height:699;visibility:visible;mso-wrap-style:square;v-text-anchor:top" coordsize="29216,69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" path="m,l6407,,29216,69875r-10388,l13583,53759,,53759,,45123r10776,l,11945,,xe" fillcolor="#000421" stroked="f" strokeweight="0">
                <v:stroke miterlimit="83231f" joinstyle="miter"/>
                <v:path arrowok="t" textboxrect="0,0,29216,69875"/>
              </v:shape>
              <v:shape id="Shape 17435" o:spid="_x0000_s1114" style="position:absolute;left:10411;top:3132;width:238;height:699;visibility:visible;mso-wrap-style:square;v-text-anchor:top" coordsize="23819,69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" path="m,l23292,r527,148l23819,9340,21831,8826r-11938,l9893,36195r11938,l23819,35681r,9196l23292,45021r-13399,l9893,69875,,69875,,xe" fillcolor="#000421" stroked="f" strokeweight="0">
                <v:stroke miterlimit="83231f" joinstyle="miter"/>
                <v:path arrowok="t" textboxrect="0,0,23819,69875"/>
              </v:shape>
              <v:shape id="Shape 17436" o:spid="_x0000_s1115" style="position:absolute;left:10649;top:3134;width:243;height:447;visibility:visible;mso-wrap-style:square;v-text-anchor:top" coordsize="24314,44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" path="m,l18345,5136v3975,3530,5969,9309,5969,17322c24314,30485,22333,36225,18396,39692l,44730,,35533,10192,32898v2489,-2108,3734,-5588,3734,-10440c13926,17480,12681,13937,10192,11829l,9193,,xe" fillcolor="#000421" stroked="f" strokeweight="0">
                <v:stroke miterlimit="83231f" joinstyle="miter"/>
                <v:path arrowok="t" textboxrect="0,0,24314,44730"/>
              </v:shape>
              <v:shape id="Shape 17437" o:spid="_x0000_s1116" style="position:absolute;left:11422;top:3132;width:447;height:699;visibility:visible;mso-wrap-style:square;v-text-anchor:top" coordsize="44640,69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" path="m,l44640,r,8826l9893,8826r,22137l36690,30963r,8826l9893,39789r,21260l44640,61049r,8826l,69875,,xe" fillcolor="#000421" stroked="f" strokeweight="0">
                <v:stroke miterlimit="83231f" joinstyle="miter"/>
                <v:path arrowok="t" textboxrect="0,0,44640,69875"/>
              </v:shape>
              <v:shape id="Shape 17438" o:spid="_x0000_s1117" style="position:absolute;left:12391;top:3132;width:242;height:699;visibility:visible;mso-wrap-style:square;v-text-anchor:top" coordsize="24219,69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" path="m,l24066,r153,42l24219,9252,22517,8826r-12611,l9906,35420r12611,l24219,34994r,9062l9906,44056r,25819l,69875,,xe" fillcolor="#000421" stroked="f" strokeweight="0">
                <v:stroke miterlimit="83231f" joinstyle="miter"/>
                <v:path arrowok="t" textboxrect="0,0,24219,69875"/>
              </v:shape>
              <v:shape id="Shape 17439" o:spid="_x0000_s1118" style="position:absolute;left:12633;top:3133;width:247;height:698;visibility:visible;mso-wrap-style:square;v-text-anchor:top" coordsize="24701,69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" path="m,l18732,5140v3976,3467,5969,9118,5969,16942c24701,28228,23520,32978,21158,36344v-2362,3365,-6070,5600,-11112,6705l23914,69834r-10858,l140,44014r-140,l,34953,10528,32318v2528,-2032,3785,-5449,3785,-10236c14313,17294,13056,13877,10528,11845l,9211,,xe" fillcolor="#000421" stroked="f" strokeweight="0">
                <v:stroke miterlimit="83231f" joinstyle="miter"/>
                <v:path arrowok="t" textboxrect="0,0,24701,69834"/>
              </v:shape>
              <v:shape id="Shape 17440" o:spid="_x0000_s1119" style="position:absolute;left:13422;top:3132;width:523;height:709;visibility:visible;mso-wrap-style:square;v-text-anchor:top" coordsize="52311,708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" path="m,l9906,r,38811c9906,47295,11100,53200,13500,56528v2388,3340,6629,5003,12713,5003c32233,61531,36436,59868,38824,56528v2400,-3328,3594,-9233,3594,-17717l42418,r9893,l52311,38913v,11646,-1956,19875,-5867,24701c42532,68440,35751,70841,26111,70841v-9639,,-16396,-2388,-20282,-7176c1943,58877,,50622,,38913l,xe" fillcolor="#000421" stroked="f" strokeweight="0">
                <v:stroke miterlimit="83231f" joinstyle="miter"/>
                <v:path arrowok="t" textboxrect="0,0,52311,70841"/>
              </v:shape>
              <v:shape id="Shape 17441" o:spid="_x0000_s1120" style="position:absolute;left:6018;top:4317;width:245;height:657;visibility:visible;mso-wrap-style:square;v-text-anchor:top" coordsize="24422,657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" path="m15164,r9258,l24422,45136v,7328,-1384,12598,-4178,15799c17463,64148,12738,65748,6083,65748,3962,65748,1930,65621,,65392l,56490v1994,177,3746,266,5271,266c9195,56756,11836,55867,13170,54077v1321,-1778,1994,-5131,1994,-10033l15164,xe" fillcolor="#000421" stroked="f" strokeweight="0">
                <v:stroke miterlimit="83231f" joinstyle="miter"/>
                <v:path arrowok="t" textboxrect="0,0,24422,65748"/>
              </v:shape>
              <v:shape id="Shape 17442" o:spid="_x0000_s1121" style="position:absolute;left:6448;top:4317;width:489;height:663;visibility:visible;mso-wrap-style:square;v-text-anchor:top" coordsize="48958,662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" path="m,l9271,r,36322c9271,44247,10389,49771,12624,52895v2248,3125,6210,4674,11900,4674c30150,57569,34087,56020,36335,52895v2235,-3124,3353,-8648,3353,-16573l39688,r9270,l48958,36411v,10896,-1828,18605,-5499,23114c39802,64033,33452,66294,24435,66294v-9017,,-15342,-2248,-18974,-6731c1816,55093,,47371,,36411l,xe" fillcolor="#000421" stroked="f" strokeweight="0">
                <v:stroke miterlimit="83231f" joinstyle="miter"/>
                <v:path arrowok="t" textboxrect="0,0,48958,66294"/>
              </v:shape>
              <v:shape id="Shape 17443" o:spid="_x0000_s1122" style="position:absolute;left:7123;top:4316;width:482;height:654;visibility:visible;mso-wrap-style:square;v-text-anchor:top" coordsize="48222,653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" path="m,l11532,,38951,49771,38951,r9271,l48222,65392r-10998,l9258,14719r,50673l,65392,,xe" fillcolor="#000421" stroked="f" strokeweight="0">
                <v:stroke miterlimit="83231f" joinstyle="miter"/>
                <v:path arrowok="t" textboxrect="0,0,48222,65392"/>
              </v:shape>
              <v:shape id="Shape 17444" o:spid="_x0000_s1123" style="position:absolute;left:7790;top:4317;width:418;height:653;visibility:visible;mso-wrap-style:square;v-text-anchor:top" coordsize="41783,653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" path="m,l41783,r,8268l9258,8268r,20701l34328,28969r,8267l9258,37236r,19889l41783,57125r,8267l,65392,,xe" fillcolor="#000421" stroked="f" strokeweight="0">
                <v:stroke miterlimit="83231f" joinstyle="miter"/>
                <v:path arrowok="t" textboxrect="0,0,41783,65392"/>
              </v:shape>
              <v:shape id="Shape 17445" o:spid="_x0000_s1124" style="position:absolute;left:8317;top:4867;width:102;height:201;visibility:visible;mso-wrap-style:square;v-text-anchor:top" coordsize="10173,200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" path="m,l10173,,6540,20079,,20079,,xe" fillcolor="#000421" stroked="f" strokeweight="0">
                <v:stroke miterlimit="83231f" joinstyle="miter"/>
                <v:path arrowok="t" textboxrect="0,0,10173,20079"/>
              </v:shape>
              <v:shape id="Shape 17446" o:spid="_x0000_s1125" style="position:absolute;left:8782;top:4307;width:429;height:663;visibility:visible;mso-wrap-style:square;v-text-anchor:top" coordsize="42964,662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" path="m20980,v7138,,12586,1638,16345,4902c41085,8179,42964,12954,42964,19253v,3086,-482,5829,-1422,8217c40615,29858,39370,31814,37821,33325v-1537,1511,-3315,2908,-5309,4178c30518,38773,28486,39853,26429,40729v-2058,876,-4090,1867,-6084,2959c18351,44768,16574,45911,15037,47092v-1550,1181,-2794,2692,-3734,4534c10363,53480,9893,55613,9893,58026r32614,l42507,66294,,66294,,59576c,55817,610,52489,1816,49581,3023,46685,4610,44336,6579,42545v1968,-1778,4140,-3391,6502,-4813c15443,36309,17793,35027,20155,33871v2362,-1143,4534,-2337,6502,-3581c28626,29045,30213,27508,31420,25654v1219,-1841,1816,-3975,1816,-6401c33236,12230,29096,8712,20803,8712v-2731,,-5474,419,-8230,1232c9817,10757,7747,11570,6363,12357l4356,13614,1727,4635c2324,4267,3188,3823,4318,3315,5436,2794,7671,2121,11036,1270,14389,419,17716,,20980,xe" fillcolor="#000421" stroked="f" strokeweight="0">
                <v:stroke miterlimit="83231f" joinstyle="miter"/>
                <v:path arrowok="t" textboxrect="0,0,42964,66294"/>
              </v:shape>
              <v:shape id="Shape 17447" o:spid="_x0000_s1126" style="position:absolute;left:9297;top:4444;width:224;height:367;visibility:visible;mso-wrap-style:square;v-text-anchor:top" coordsize="22384,366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" path="m22384,r,13596l10808,28398r11576,l22384,36666,,36666,,28398,22384,xe" fillcolor="#000421" stroked="f" strokeweight="0">
                <v:stroke miterlimit="83231f" joinstyle="miter"/>
                <v:path arrowok="t" textboxrect="0,0,22384,36666"/>
              </v:shape>
              <v:shape id="Shape 17448" o:spid="_x0000_s1127" style="position:absolute;left:9521;top:4317;width:290;height:653;visibility:visible;mso-wrap-style:square;v-text-anchor:top" coordsize="29013,65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" path="m10039,l20834,r,41135l29013,41135r,8268l20834,49403r,15977l11576,65380r,-15977l,49403,,41135r11576,l11576,11532,,26333,,12737,10039,xe" fillcolor="#000421" stroked="f" strokeweight="0">
                <v:stroke miterlimit="83231f" joinstyle="miter"/>
                <v:path arrowok="t" textboxrect="0,0,29013,65380"/>
              </v:shape>
              <v:shape id="Shape 17449" o:spid="_x0000_s1128" style="position:absolute;left:9870;top:4318;width:178;height:353;visibility:visible;mso-wrap-style:square;v-text-anchor:top" coordsize="17755,35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" path="m4102,r6083,l10185,7684r6401,l16586,12535r-6401,l10185,24854v,1854,280,3162,826,3924c11557,29540,12535,29921,13919,29921v1067,,2324,-178,3785,-533l17755,34722v-1778,355,-3429,533,-4953,533c6998,35255,4102,32423,4102,26772r,-14237l,12535,,8750,4102,7684,4102,xe" fillcolor="#000421" stroked="f" strokeweight="0">
                <v:stroke miterlimit="83231f" joinstyle="miter"/>
                <v:path arrowok="t" textboxrect="0,0,17755,35255"/>
              </v:shape>
              <v:shape id="Shape 17450" o:spid="_x0000_s1129" style="position:absolute;left:10110;top:4282;width:228;height:384;visibility:visible;mso-wrap-style:square;v-text-anchor:top" coordsize="22822,383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" path="m,l6083,r,14135c7569,11849,9868,10719,12954,10719v3454,,5956,813,7518,2451c22035,14808,22822,17437,22822,21057r,17335l16739,38392r,-16269c16739,18288,15176,16370,12052,16370v-3314,,-5296,2274,-5969,6820l6083,38392,,38392,,xe" fillcolor="#000421" stroked="f" strokeweight="0">
                <v:stroke miterlimit="83231f" joinstyle="miter"/>
                <v:path arrowok="t" textboxrect="0,0,22822,38392"/>
              </v:shape>
              <v:shape id="Shape 17775" o:spid="_x0000_s1130" style="position:absolute;left:10684;top:4680;width:223;height:91;visibility:visible;mso-wrap-style:square;v-text-anchor:top" coordsize="2233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" path="m,l22339,r,9144l,9144,,e" fillcolor="#000421" stroked="f" strokeweight="0">
                <v:stroke miterlimit="83231f" joinstyle="miter"/>
                <v:path arrowok="t" textboxrect="0,0,22339,9144"/>
              </v:shape>
              <v:shape id="Shape 17452" o:spid="_x0000_s1131" style="position:absolute;left:11263;top:4307;width:430;height:663;visibility:visible;mso-wrap-style:square;v-text-anchor:top" coordsize="42964,662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" path="m20980,v7138,,12586,1638,16345,4902c41085,8179,42964,12954,42964,19253v,3086,-482,5829,-1422,8217c40615,29858,39370,31814,37821,33325v-1537,1511,-3315,2908,-5309,4178c30518,38773,28486,39853,26429,40729v-2058,876,-4090,1867,-6084,2959c18352,44768,16573,45911,15037,47092v-1550,1181,-2794,2692,-3734,4534c10363,53480,9893,55613,9893,58026r32614,l42507,66294,,66294,,59576c,55817,610,52489,1816,49581,3023,46685,4610,44336,6579,42545v1968,-1778,4140,-3391,6502,-4813c15443,36309,17793,35027,20155,33871v2375,-1143,4534,-2337,6502,-3581c28626,29045,30213,27508,31420,25654v1219,-1841,1816,-3975,1816,-6401c33236,12230,29096,8712,20803,8712v-2731,,-5474,419,-8230,1232c9817,10757,7747,11570,6363,12357l4356,13614,1727,4635c2324,4267,3188,3823,4318,3315,5436,2794,7671,2121,11036,1270,14389,419,17717,,20980,xe" fillcolor="#000421" stroked="f" strokeweight="0">
                <v:stroke miterlimit="83231f" joinstyle="miter"/>
                <v:path arrowok="t" textboxrect="0,0,42964,66294"/>
              </v:shape>
              <v:shape id="Shape 17453" o:spid="_x0000_s1132" style="position:absolute;left:11795;top:4318;width:234;height:660;visibility:visible;mso-wrap-style:square;v-text-anchor:top" coordsize="23438,660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" path="m23438,r,8790l13944,12474c11252,15649,9868,21059,9817,28679r,279l23438,23422r,8216l9906,38496v483,7328,1829,12319,4038,14986l23438,57185r,8868l10769,63198c7341,61191,4699,57635,2819,52517,940,47412,,40490,,31765,,19967,2121,11572,6363,6568l23438,xe" fillcolor="#000421" stroked="f" strokeweight="0">
                <v:stroke miterlimit="83231f" joinstyle="miter"/>
                <v:path arrowok="t" textboxrect="0,0,23438,66053"/>
              </v:shape>
              <v:shape id="Shape 17454" o:spid="_x0000_s1133" style="position:absolute;left:12029;top:4548;width:232;height:432;visibility:visible;mso-wrap-style:square;v-text-anchor:top" coordsize="23247,431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" path="m908,c7931,,13405,1791,17342,5359v3937,3569,5905,8967,5905,16167c23247,28486,21292,33833,17393,37554,13481,41275,7893,43142,629,43142l,43000,,34132r730,285c9265,34417,13532,30061,13532,21349v,-4674,-1042,-8001,-3137,-9995c8312,9360,4985,8357,451,8357l,8585,,369,908,xe" fillcolor="#000421" stroked="f" strokeweight="0">
                <v:stroke miterlimit="83231f" joinstyle="miter"/>
                <v:path arrowok="t" textboxrect="0,0,23247,43142"/>
              </v:shape>
              <v:shape id="Shape 17455" o:spid="_x0000_s1134" style="position:absolute;left:12029;top:4307;width:171;height:116;visibility:visible;mso-wrap-style:square;v-text-anchor:top" coordsize="17075,11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" path="m2635,c4566,,7004,254,9938,775v2933,508,5321,1193,7137,2044l15348,11532c10992,9665,6814,8712,2813,8712l,9804,,1014,2635,xe" fillcolor="#000421" stroked="f" strokeweight="0">
                <v:stroke miterlimit="83231f" joinstyle="miter"/>
                <v:path arrowok="t" textboxrect="0,0,17075,11532"/>
              </v:shape>
              <v:shape id="Shape 17456" o:spid="_x0000_s1135" style="position:absolute;left:12330;top:4318;width:177;height:353;visibility:visible;mso-wrap-style:square;v-text-anchor:top" coordsize="17755,35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" path="m4102,r6083,l10185,7684r6401,l16586,12535r-6401,l10185,24854v,1854,280,3162,826,3924c11557,29540,12535,29921,13919,29921v1067,,2324,-178,3785,-533l17755,34722v-1778,355,-3429,533,-4953,533c6998,35255,4102,32423,4102,26772r,-14237l,12535,,8750,4102,7684,4102,xe" fillcolor="#000421" stroked="f" strokeweight="0">
                <v:stroke miterlimit="83231f" joinstyle="miter"/>
                <v:path arrowok="t" textboxrect="0,0,17755,35255"/>
              </v:shape>
              <v:shape id="Shape 17457" o:spid="_x0000_s1136" style="position:absolute;left:12569;top:4282;width:229;height:384;visibility:visible;mso-wrap-style:square;v-text-anchor:top" coordsize="22822,383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" path="m,l6083,r,14135c7569,11849,9868,10719,12954,10719v3454,,5956,813,7518,2451c22047,14808,22822,17437,22822,21057r,17335l16739,38392r,-16269c16739,18288,15177,16370,12052,16370v-3302,,-5296,2274,-5969,6820l6083,38392,,38392,,xe" fillcolor="#000421" stroked="f" strokeweight="0">
                <v:stroke miterlimit="83231f" joinstyle="miter"/>
                <v:path arrowok="t" textboxrect="0,0,22822,38392"/>
              </v:shape>
              <v:shape id="Shape 17458" o:spid="_x0000_s1137" style="position:absolute;left:12897;top:4867;width:101;height:201;visibility:visible;mso-wrap-style:square;v-text-anchor:top" coordsize="10173,200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" path="m,l10173,,6540,20079,,20079,,xe" fillcolor="#000421" stroked="f" strokeweight="0">
                <v:stroke miterlimit="83231f" joinstyle="miter"/>
                <v:path arrowok="t" textboxrect="0,0,10173,20079"/>
              </v:shape>
              <v:shape id="Shape 17459" o:spid="_x0000_s1138" style="position:absolute;left:13362;top:4307;width:429;height:663;visibility:visible;mso-wrap-style:square;v-text-anchor:top" coordsize="42951,662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" path="m20980,v7138,,12586,1638,16345,4902c41072,8179,42951,12954,42951,19253v,3086,-469,5829,-1409,8217c40602,29858,39370,31814,37821,33325v-1537,1511,-3315,2908,-5309,4178c30505,38773,28486,39853,26429,40729v-2058,876,-4090,1867,-6084,2959c18339,44768,16573,45911,15024,47092v-1537,1181,-2781,2692,-3721,4534c10363,53480,9893,55613,9893,58026r32614,l42507,66294,,66294,,59576c,55817,597,52489,1816,49581,3023,46685,4610,44336,6579,42545v1968,-1778,4140,-3391,6502,-4813c15430,36309,17793,35027,20155,33871v2362,-1143,4534,-2337,6502,-3581c28613,29045,30213,27508,31420,25654v1219,-1841,1816,-3975,1816,-6401c33236,12230,29096,8712,20790,8712v-2718,,-5461,419,-8217,1232c9817,10757,7747,11570,6350,12357l4356,13614,1727,4635c2324,4267,3188,3823,4318,3315,5436,2794,7671,2121,11036,1270,14389,419,17704,,20980,xe" fillcolor="#000421" stroked="f" strokeweight="0">
                <v:stroke miterlimit="83231f" joinstyle="miter"/>
                <v:path arrowok="t" textboxrect="0,0,42951,66294"/>
              </v:shape>
              <v:shape id="Shape 17460" o:spid="_x0000_s1139" style="position:absolute;left:13893;top:4307;width:249;height:672;visibility:visible;mso-wrap-style:square;v-text-anchor:top" coordsize="24924,67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" path="m24879,r45,19l24924,8735,13297,14618c10909,18555,9715,24917,9715,33693v,8712,1194,15024,3582,18936l24924,58461r,8716l24879,67196v-8661,,-14973,-2629,-18935,-7900c1968,54026,,45491,,33693,,21946,1994,13399,5994,8039,9982,2680,16281,,24879,xe" fillcolor="#000421" stroked="f" strokeweight="0">
                <v:stroke miterlimit="83231f" joinstyle="miter"/>
                <v:path arrowok="t" textboxrect="0,0,24924,67196"/>
              </v:shape>
              <v:shape id="Shape 17461" o:spid="_x0000_s1140" style="position:absolute;left:14142;top:4308;width:249;height:671;visibility:visible;mso-wrap-style:square;v-text-anchor:top" coordsize="24924,67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" path="m,l18891,8058v4026,5398,6033,13932,6033,25616c24924,45422,22930,53943,18929,59239l,67158,,58442r44,23c5366,58465,9227,56509,11627,52610v2387,-3912,3581,-10224,3581,-18936c15208,24898,14014,18536,11627,14599,9227,10662,5366,8693,44,8693l,8716,,xe" fillcolor="#000421" stroked="f" strokeweight="0">
                <v:stroke miterlimit="83231f" joinstyle="miter"/>
                <v:path arrowok="t" textboxrect="0,0,24924,67158"/>
              </v:shape>
              <v:shape id="Shape 17462" o:spid="_x0000_s1141" style="position:absolute;left:14493;top:4307;width:430;height:663;visibility:visible;mso-wrap-style:square;v-text-anchor:top" coordsize="42951,662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" path="m20980,v7138,,12586,1638,16345,4902c41072,8179,42951,12954,42951,19253v,3086,-469,5829,-1409,8217c40602,29858,39370,31814,37821,33325v-1537,1511,-3315,2908,-5309,4178c30505,38773,28486,39853,26429,40729v-2058,876,-4090,1867,-6084,2959c18339,44768,16573,45911,15024,47092v-1537,1181,-2781,2692,-3721,4534c10363,53480,9893,55613,9893,58026r32614,l42507,66294,,66294,,59576c,55817,597,52489,1816,49581,3023,46685,4610,44336,6579,42545v1968,-1778,4140,-3391,6502,-4813c15430,36309,17793,35027,20155,33871v2362,-1143,4534,-2337,6502,-3581c28613,29045,30213,27508,31420,25654v1219,-1841,1816,-3975,1816,-6401c33236,12230,29096,8712,20790,8712v-2718,,-5461,419,-8217,1232c9817,10757,7747,11570,6350,12357l4356,13614,1727,4635c2324,4267,3188,3823,4318,3315,5436,2794,7671,2121,11036,1270,14389,419,17704,,20980,xe" fillcolor="#000421" stroked="f" strokeweight="0">
                <v:stroke miterlimit="83231f" joinstyle="miter"/>
                <v:path arrowok="t" textboxrect="0,0,42951,66294"/>
              </v:shape>
              <v:shape id="Shape 17463" o:spid="_x0000_s1142" style="position:absolute;left:15024;top:4318;width:235;height:660;visibility:visible;mso-wrap-style:square;v-text-anchor:top" coordsize="23438,660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" path="m23438,r,8790l13944,12474c11252,15649,9881,21059,9817,28679r,279l23438,23422r,8216l9906,38496v483,7328,1829,12319,4038,14986l23438,57185r,8868l10769,63198c7353,61191,4699,57635,2819,52517,940,47412,,40490,,31765,,19967,2121,11572,6363,6568l23438,xe" fillcolor="#000421" stroked="f" strokeweight="0">
                <v:stroke miterlimit="83231f" joinstyle="miter"/>
                <v:path arrowok="t" textboxrect="0,0,23438,66053"/>
              </v:shape>
              <v:shape id="Shape 17464" o:spid="_x0000_s1143" style="position:absolute;left:15259;top:4548;width:232;height:432;visibility:visible;mso-wrap-style:square;v-text-anchor:top" coordsize="23247,431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" path="m908,c7931,,13405,1791,17342,5359v3937,3569,5905,8967,5905,16167c23247,28486,21292,33833,17393,37554,13481,41275,7893,43142,629,43142l,43000,,34132r730,285c9265,34417,13532,30061,13532,21349v,-4674,-1042,-8001,-3137,-9995c8312,9360,4997,8357,451,8357l,8585,,369,908,xe" fillcolor="#000421" stroked="f" strokeweight="0">
                <v:stroke miterlimit="83231f" joinstyle="miter"/>
                <v:path arrowok="t" textboxrect="0,0,23247,43142"/>
              </v:shape>
              <v:shape id="Shape 17465" o:spid="_x0000_s1144" style="position:absolute;left:15259;top:4307;width:171;height:116;visibility:visible;mso-wrap-style:square;v-text-anchor:top" coordsize="17075,11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" path="m2635,c4566,,7004,254,9950,775v2934,508,5309,1193,7125,2044l15348,11532c10992,9665,6814,8712,2813,8712l,9804,,1014,2635,xe" fillcolor="#000421" stroked="f" strokeweight="0">
                <v:stroke miterlimit="83231f" joinstyle="miter"/>
                <v:path arrowok="t" textboxrect="0,0,17075,11532"/>
              </v:shape>
            </v:group>
          </w:pict>
        </mc:Fallback>
      </mc:AlternateContent>
    </w:r>
  </w:p>
  <w:p w14:paraId="4B686850" w14:textId="120B7FCF" w:rsidR="009C6AB9" w:rsidRDefault="009C6AB9">
    <w:pPr>
      <w:pStyle w:val="Header"/>
    </w:pPr>
    <w:r>
      <w:tab/>
    </w:r>
  </w:p>
  <w:p w14:paraId="35F6F98E" w14:textId="77777777" w:rsidR="00241387" w:rsidRDefault="0024138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87230" w14:textId="77777777" w:rsidR="00BB5CC9" w:rsidRDefault="00BB5CC9">
    <w:pPr>
      <w:pStyle w:val="BodyText"/>
      <w:spacing w:line="14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561ED"/>
    <w:multiLevelType w:val="hybridMultilevel"/>
    <w:tmpl w:val="500EA402"/>
    <w:lvl w:ilvl="0" w:tplc="2AF0A82C">
      <w:start w:val="1"/>
      <w:numFmt w:val="lowerLetter"/>
      <w:lvlText w:val="%1)"/>
      <w:lvlJc w:val="left"/>
      <w:pPr>
        <w:ind w:left="3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095" w:hanging="360"/>
      </w:pPr>
    </w:lvl>
    <w:lvl w:ilvl="2" w:tplc="0409001B" w:tentative="1">
      <w:start w:val="1"/>
      <w:numFmt w:val="lowerRoman"/>
      <w:lvlText w:val="%3."/>
      <w:lvlJc w:val="right"/>
      <w:pPr>
        <w:ind w:left="4815" w:hanging="180"/>
      </w:pPr>
    </w:lvl>
    <w:lvl w:ilvl="3" w:tplc="0409000F" w:tentative="1">
      <w:start w:val="1"/>
      <w:numFmt w:val="decimal"/>
      <w:lvlText w:val="%4."/>
      <w:lvlJc w:val="left"/>
      <w:pPr>
        <w:ind w:left="5535" w:hanging="360"/>
      </w:pPr>
    </w:lvl>
    <w:lvl w:ilvl="4" w:tplc="04090019" w:tentative="1">
      <w:start w:val="1"/>
      <w:numFmt w:val="lowerLetter"/>
      <w:lvlText w:val="%5."/>
      <w:lvlJc w:val="left"/>
      <w:pPr>
        <w:ind w:left="6255" w:hanging="360"/>
      </w:pPr>
    </w:lvl>
    <w:lvl w:ilvl="5" w:tplc="0409001B" w:tentative="1">
      <w:start w:val="1"/>
      <w:numFmt w:val="lowerRoman"/>
      <w:lvlText w:val="%6."/>
      <w:lvlJc w:val="right"/>
      <w:pPr>
        <w:ind w:left="6975" w:hanging="180"/>
      </w:pPr>
    </w:lvl>
    <w:lvl w:ilvl="6" w:tplc="0409000F" w:tentative="1">
      <w:start w:val="1"/>
      <w:numFmt w:val="decimal"/>
      <w:lvlText w:val="%7."/>
      <w:lvlJc w:val="left"/>
      <w:pPr>
        <w:ind w:left="7695" w:hanging="360"/>
      </w:pPr>
    </w:lvl>
    <w:lvl w:ilvl="7" w:tplc="04090019" w:tentative="1">
      <w:start w:val="1"/>
      <w:numFmt w:val="lowerLetter"/>
      <w:lvlText w:val="%8."/>
      <w:lvlJc w:val="left"/>
      <w:pPr>
        <w:ind w:left="8415" w:hanging="360"/>
      </w:pPr>
    </w:lvl>
    <w:lvl w:ilvl="8" w:tplc="0409001B" w:tentative="1">
      <w:start w:val="1"/>
      <w:numFmt w:val="lowerRoman"/>
      <w:lvlText w:val="%9."/>
      <w:lvlJc w:val="right"/>
      <w:pPr>
        <w:ind w:left="9135" w:hanging="180"/>
      </w:pPr>
    </w:lvl>
  </w:abstractNum>
  <w:abstractNum w:abstractNumId="1" w15:restartNumberingAfterBreak="0">
    <w:nsid w:val="1D6557CC"/>
    <w:multiLevelType w:val="hybridMultilevel"/>
    <w:tmpl w:val="69403C48"/>
    <w:lvl w:ilvl="0" w:tplc="FFFFFFFF">
      <w:start w:val="1"/>
      <w:numFmt w:val="decimal"/>
      <w:lvlText w:val="%1."/>
      <w:lvlJc w:val="left"/>
      <w:pPr>
        <w:ind w:left="345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4178" w:hanging="360"/>
      </w:pPr>
    </w:lvl>
    <w:lvl w:ilvl="2" w:tplc="FFFFFFFF" w:tentative="1">
      <w:start w:val="1"/>
      <w:numFmt w:val="lowerRoman"/>
      <w:lvlText w:val="%3."/>
      <w:lvlJc w:val="right"/>
      <w:pPr>
        <w:ind w:left="4898" w:hanging="180"/>
      </w:pPr>
    </w:lvl>
    <w:lvl w:ilvl="3" w:tplc="FFFFFFFF" w:tentative="1">
      <w:start w:val="1"/>
      <w:numFmt w:val="decimal"/>
      <w:lvlText w:val="%4."/>
      <w:lvlJc w:val="left"/>
      <w:pPr>
        <w:ind w:left="5618" w:hanging="360"/>
      </w:pPr>
    </w:lvl>
    <w:lvl w:ilvl="4" w:tplc="FFFFFFFF" w:tentative="1">
      <w:start w:val="1"/>
      <w:numFmt w:val="lowerLetter"/>
      <w:lvlText w:val="%5."/>
      <w:lvlJc w:val="left"/>
      <w:pPr>
        <w:ind w:left="6338" w:hanging="360"/>
      </w:pPr>
    </w:lvl>
    <w:lvl w:ilvl="5" w:tplc="FFFFFFFF" w:tentative="1">
      <w:start w:val="1"/>
      <w:numFmt w:val="lowerRoman"/>
      <w:lvlText w:val="%6."/>
      <w:lvlJc w:val="right"/>
      <w:pPr>
        <w:ind w:left="7058" w:hanging="180"/>
      </w:pPr>
    </w:lvl>
    <w:lvl w:ilvl="6" w:tplc="FFFFFFFF" w:tentative="1">
      <w:start w:val="1"/>
      <w:numFmt w:val="decimal"/>
      <w:lvlText w:val="%7."/>
      <w:lvlJc w:val="left"/>
      <w:pPr>
        <w:ind w:left="7778" w:hanging="360"/>
      </w:pPr>
    </w:lvl>
    <w:lvl w:ilvl="7" w:tplc="FFFFFFFF" w:tentative="1">
      <w:start w:val="1"/>
      <w:numFmt w:val="lowerLetter"/>
      <w:lvlText w:val="%8."/>
      <w:lvlJc w:val="left"/>
      <w:pPr>
        <w:ind w:left="8498" w:hanging="360"/>
      </w:pPr>
    </w:lvl>
    <w:lvl w:ilvl="8" w:tplc="FFFFFFFF" w:tentative="1">
      <w:start w:val="1"/>
      <w:numFmt w:val="lowerRoman"/>
      <w:lvlText w:val="%9."/>
      <w:lvlJc w:val="right"/>
      <w:pPr>
        <w:ind w:left="9218" w:hanging="180"/>
      </w:pPr>
    </w:lvl>
  </w:abstractNum>
  <w:abstractNum w:abstractNumId="2" w15:restartNumberingAfterBreak="0">
    <w:nsid w:val="28B43624"/>
    <w:multiLevelType w:val="hybridMultilevel"/>
    <w:tmpl w:val="649A0812"/>
    <w:lvl w:ilvl="0" w:tplc="11CC3B72">
      <w:numFmt w:val="bullet"/>
      <w:lvlText w:val=""/>
      <w:lvlJc w:val="left"/>
      <w:pPr>
        <w:ind w:left="1832" w:hanging="358"/>
      </w:pPr>
      <w:rPr>
        <w:rFonts w:ascii="Symbol" w:eastAsia="Symbol" w:hAnsi="Symbol" w:cs="Symbol" w:hint="default"/>
        <w:b w:val="0"/>
        <w:bCs w:val="0"/>
        <w:i w:val="0"/>
        <w:iCs w:val="0"/>
        <w:w w:val="97"/>
        <w:sz w:val="20"/>
        <w:szCs w:val="20"/>
        <w:lang w:val="en-US" w:eastAsia="en-US" w:bidi="ar-SA"/>
      </w:rPr>
    </w:lvl>
    <w:lvl w:ilvl="1" w:tplc="DC46E4FE">
      <w:numFmt w:val="bullet"/>
      <w:lvlText w:val="•"/>
      <w:lvlJc w:val="left"/>
      <w:pPr>
        <w:ind w:left="2812" w:hanging="358"/>
      </w:pPr>
      <w:rPr>
        <w:rFonts w:hint="default"/>
        <w:lang w:val="en-US" w:eastAsia="en-US" w:bidi="ar-SA"/>
      </w:rPr>
    </w:lvl>
    <w:lvl w:ilvl="2" w:tplc="85BCF66A">
      <w:numFmt w:val="bullet"/>
      <w:lvlText w:val="•"/>
      <w:lvlJc w:val="left"/>
      <w:pPr>
        <w:ind w:left="3784" w:hanging="358"/>
      </w:pPr>
      <w:rPr>
        <w:rFonts w:hint="default"/>
        <w:lang w:val="en-US" w:eastAsia="en-US" w:bidi="ar-SA"/>
      </w:rPr>
    </w:lvl>
    <w:lvl w:ilvl="3" w:tplc="E7FC2F6A">
      <w:numFmt w:val="bullet"/>
      <w:lvlText w:val="•"/>
      <w:lvlJc w:val="left"/>
      <w:pPr>
        <w:ind w:left="4756" w:hanging="358"/>
      </w:pPr>
      <w:rPr>
        <w:rFonts w:hint="default"/>
        <w:lang w:val="en-US" w:eastAsia="en-US" w:bidi="ar-SA"/>
      </w:rPr>
    </w:lvl>
    <w:lvl w:ilvl="4" w:tplc="4B4062BE">
      <w:numFmt w:val="bullet"/>
      <w:lvlText w:val="•"/>
      <w:lvlJc w:val="left"/>
      <w:pPr>
        <w:ind w:left="5728" w:hanging="358"/>
      </w:pPr>
      <w:rPr>
        <w:rFonts w:hint="default"/>
        <w:lang w:val="en-US" w:eastAsia="en-US" w:bidi="ar-SA"/>
      </w:rPr>
    </w:lvl>
    <w:lvl w:ilvl="5" w:tplc="8D4644A4">
      <w:numFmt w:val="bullet"/>
      <w:lvlText w:val="•"/>
      <w:lvlJc w:val="left"/>
      <w:pPr>
        <w:ind w:left="6700" w:hanging="358"/>
      </w:pPr>
      <w:rPr>
        <w:rFonts w:hint="default"/>
        <w:lang w:val="en-US" w:eastAsia="en-US" w:bidi="ar-SA"/>
      </w:rPr>
    </w:lvl>
    <w:lvl w:ilvl="6" w:tplc="CC346594">
      <w:numFmt w:val="bullet"/>
      <w:lvlText w:val="•"/>
      <w:lvlJc w:val="left"/>
      <w:pPr>
        <w:ind w:left="7672" w:hanging="358"/>
      </w:pPr>
      <w:rPr>
        <w:rFonts w:hint="default"/>
        <w:lang w:val="en-US" w:eastAsia="en-US" w:bidi="ar-SA"/>
      </w:rPr>
    </w:lvl>
    <w:lvl w:ilvl="7" w:tplc="61A802F0">
      <w:numFmt w:val="bullet"/>
      <w:lvlText w:val="•"/>
      <w:lvlJc w:val="left"/>
      <w:pPr>
        <w:ind w:left="8644" w:hanging="358"/>
      </w:pPr>
      <w:rPr>
        <w:rFonts w:hint="default"/>
        <w:lang w:val="en-US" w:eastAsia="en-US" w:bidi="ar-SA"/>
      </w:rPr>
    </w:lvl>
    <w:lvl w:ilvl="8" w:tplc="00C61BB4">
      <w:numFmt w:val="bullet"/>
      <w:lvlText w:val="•"/>
      <w:lvlJc w:val="left"/>
      <w:pPr>
        <w:ind w:left="9616" w:hanging="358"/>
      </w:pPr>
      <w:rPr>
        <w:rFonts w:hint="default"/>
        <w:lang w:val="en-US" w:eastAsia="en-US" w:bidi="ar-SA"/>
      </w:rPr>
    </w:lvl>
  </w:abstractNum>
  <w:abstractNum w:abstractNumId="3" w15:restartNumberingAfterBreak="0">
    <w:nsid w:val="535E7DB9"/>
    <w:multiLevelType w:val="multilevel"/>
    <w:tmpl w:val="DA9888BA"/>
    <w:lvl w:ilvl="0">
      <w:start w:val="2"/>
      <w:numFmt w:val="bullet"/>
      <w:lvlText w:val="●"/>
      <w:lvlJc w:val="left"/>
      <w:pPr>
        <w:ind w:left="2194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91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63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35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07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79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51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23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954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541E3A56"/>
    <w:multiLevelType w:val="hybridMultilevel"/>
    <w:tmpl w:val="69403C48"/>
    <w:lvl w:ilvl="0" w:tplc="FFFFFFFF">
      <w:start w:val="1"/>
      <w:numFmt w:val="decimal"/>
      <w:lvlText w:val="%1."/>
      <w:lvlJc w:val="left"/>
      <w:pPr>
        <w:ind w:left="345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4178" w:hanging="360"/>
      </w:pPr>
    </w:lvl>
    <w:lvl w:ilvl="2" w:tplc="FFFFFFFF" w:tentative="1">
      <w:start w:val="1"/>
      <w:numFmt w:val="lowerRoman"/>
      <w:lvlText w:val="%3."/>
      <w:lvlJc w:val="right"/>
      <w:pPr>
        <w:ind w:left="4898" w:hanging="180"/>
      </w:pPr>
    </w:lvl>
    <w:lvl w:ilvl="3" w:tplc="FFFFFFFF" w:tentative="1">
      <w:start w:val="1"/>
      <w:numFmt w:val="decimal"/>
      <w:lvlText w:val="%4."/>
      <w:lvlJc w:val="left"/>
      <w:pPr>
        <w:ind w:left="5618" w:hanging="360"/>
      </w:pPr>
    </w:lvl>
    <w:lvl w:ilvl="4" w:tplc="FFFFFFFF" w:tentative="1">
      <w:start w:val="1"/>
      <w:numFmt w:val="lowerLetter"/>
      <w:lvlText w:val="%5."/>
      <w:lvlJc w:val="left"/>
      <w:pPr>
        <w:ind w:left="6338" w:hanging="360"/>
      </w:pPr>
    </w:lvl>
    <w:lvl w:ilvl="5" w:tplc="FFFFFFFF" w:tentative="1">
      <w:start w:val="1"/>
      <w:numFmt w:val="lowerRoman"/>
      <w:lvlText w:val="%6."/>
      <w:lvlJc w:val="right"/>
      <w:pPr>
        <w:ind w:left="7058" w:hanging="180"/>
      </w:pPr>
    </w:lvl>
    <w:lvl w:ilvl="6" w:tplc="FFFFFFFF" w:tentative="1">
      <w:start w:val="1"/>
      <w:numFmt w:val="decimal"/>
      <w:lvlText w:val="%7."/>
      <w:lvlJc w:val="left"/>
      <w:pPr>
        <w:ind w:left="7778" w:hanging="360"/>
      </w:pPr>
    </w:lvl>
    <w:lvl w:ilvl="7" w:tplc="FFFFFFFF" w:tentative="1">
      <w:start w:val="1"/>
      <w:numFmt w:val="lowerLetter"/>
      <w:lvlText w:val="%8."/>
      <w:lvlJc w:val="left"/>
      <w:pPr>
        <w:ind w:left="8498" w:hanging="360"/>
      </w:pPr>
    </w:lvl>
    <w:lvl w:ilvl="8" w:tplc="FFFFFFFF" w:tentative="1">
      <w:start w:val="1"/>
      <w:numFmt w:val="lowerRoman"/>
      <w:lvlText w:val="%9."/>
      <w:lvlJc w:val="right"/>
      <w:pPr>
        <w:ind w:left="9218" w:hanging="180"/>
      </w:pPr>
    </w:lvl>
  </w:abstractNum>
  <w:abstractNum w:abstractNumId="5" w15:restartNumberingAfterBreak="0">
    <w:nsid w:val="7C8D6DF7"/>
    <w:multiLevelType w:val="hybridMultilevel"/>
    <w:tmpl w:val="308AA30A"/>
    <w:lvl w:ilvl="0" w:tplc="88B05C60">
      <w:start w:val="1"/>
      <w:numFmt w:val="decimal"/>
      <w:lvlText w:val="%1."/>
      <w:lvlJc w:val="left"/>
      <w:pPr>
        <w:ind w:left="34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178" w:hanging="360"/>
      </w:pPr>
    </w:lvl>
    <w:lvl w:ilvl="2" w:tplc="0409001B" w:tentative="1">
      <w:start w:val="1"/>
      <w:numFmt w:val="lowerRoman"/>
      <w:lvlText w:val="%3."/>
      <w:lvlJc w:val="right"/>
      <w:pPr>
        <w:ind w:left="4898" w:hanging="180"/>
      </w:pPr>
    </w:lvl>
    <w:lvl w:ilvl="3" w:tplc="0409000F" w:tentative="1">
      <w:start w:val="1"/>
      <w:numFmt w:val="decimal"/>
      <w:lvlText w:val="%4."/>
      <w:lvlJc w:val="left"/>
      <w:pPr>
        <w:ind w:left="5618" w:hanging="360"/>
      </w:pPr>
    </w:lvl>
    <w:lvl w:ilvl="4" w:tplc="04090019" w:tentative="1">
      <w:start w:val="1"/>
      <w:numFmt w:val="lowerLetter"/>
      <w:lvlText w:val="%5."/>
      <w:lvlJc w:val="left"/>
      <w:pPr>
        <w:ind w:left="6338" w:hanging="360"/>
      </w:pPr>
    </w:lvl>
    <w:lvl w:ilvl="5" w:tplc="0409001B" w:tentative="1">
      <w:start w:val="1"/>
      <w:numFmt w:val="lowerRoman"/>
      <w:lvlText w:val="%6."/>
      <w:lvlJc w:val="right"/>
      <w:pPr>
        <w:ind w:left="7058" w:hanging="180"/>
      </w:pPr>
    </w:lvl>
    <w:lvl w:ilvl="6" w:tplc="0409000F" w:tentative="1">
      <w:start w:val="1"/>
      <w:numFmt w:val="decimal"/>
      <w:lvlText w:val="%7."/>
      <w:lvlJc w:val="left"/>
      <w:pPr>
        <w:ind w:left="7778" w:hanging="360"/>
      </w:pPr>
    </w:lvl>
    <w:lvl w:ilvl="7" w:tplc="04090019" w:tentative="1">
      <w:start w:val="1"/>
      <w:numFmt w:val="lowerLetter"/>
      <w:lvlText w:val="%8."/>
      <w:lvlJc w:val="left"/>
      <w:pPr>
        <w:ind w:left="8498" w:hanging="360"/>
      </w:pPr>
    </w:lvl>
    <w:lvl w:ilvl="8" w:tplc="0409001B" w:tentative="1">
      <w:start w:val="1"/>
      <w:numFmt w:val="lowerRoman"/>
      <w:lvlText w:val="%9."/>
      <w:lvlJc w:val="right"/>
      <w:pPr>
        <w:ind w:left="9218" w:hanging="180"/>
      </w:pPr>
    </w:lvl>
  </w:abstractNum>
  <w:num w:numId="1" w16cid:durableId="1349676664">
    <w:abstractNumId w:val="2"/>
  </w:num>
  <w:num w:numId="2" w16cid:durableId="964969841">
    <w:abstractNumId w:val="5"/>
  </w:num>
  <w:num w:numId="3" w16cid:durableId="1726835903">
    <w:abstractNumId w:val="1"/>
  </w:num>
  <w:num w:numId="4" w16cid:durableId="537815705">
    <w:abstractNumId w:val="3"/>
  </w:num>
  <w:num w:numId="5" w16cid:durableId="845629548">
    <w:abstractNumId w:val="4"/>
  </w:num>
  <w:num w:numId="6" w16cid:durableId="1152021752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estor Orcon">
    <w15:presenceInfo w15:providerId="AD" w15:userId="S::Nestor.Orcon@vale.com::52b9f92a-6057-4c37-b476-22236efd128a"/>
  </w15:person>
  <w15:person w15:author="Ravinder Multani">
    <w15:presenceInfo w15:providerId="AD" w15:userId="S::Ravinder.Multani2@vale.com::7e47d772-c7dc-49cf-bdc1-15693293cc1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trackRevisions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CC9"/>
    <w:rsid w:val="00001FEE"/>
    <w:rsid w:val="0000253E"/>
    <w:rsid w:val="00003E8C"/>
    <w:rsid w:val="000064C3"/>
    <w:rsid w:val="00007570"/>
    <w:rsid w:val="0001004C"/>
    <w:rsid w:val="0001151E"/>
    <w:rsid w:val="00011C15"/>
    <w:rsid w:val="00013767"/>
    <w:rsid w:val="00014C9E"/>
    <w:rsid w:val="00014F9B"/>
    <w:rsid w:val="0001589B"/>
    <w:rsid w:val="000175C8"/>
    <w:rsid w:val="00020030"/>
    <w:rsid w:val="00021529"/>
    <w:rsid w:val="00022206"/>
    <w:rsid w:val="000230B5"/>
    <w:rsid w:val="00025EAF"/>
    <w:rsid w:val="00031CDB"/>
    <w:rsid w:val="00034174"/>
    <w:rsid w:val="000349F6"/>
    <w:rsid w:val="00034EFC"/>
    <w:rsid w:val="00040BA7"/>
    <w:rsid w:val="00045801"/>
    <w:rsid w:val="00045C02"/>
    <w:rsid w:val="00053D4F"/>
    <w:rsid w:val="00054174"/>
    <w:rsid w:val="000566BD"/>
    <w:rsid w:val="00056BCD"/>
    <w:rsid w:val="00056E1E"/>
    <w:rsid w:val="00061A73"/>
    <w:rsid w:val="0006279C"/>
    <w:rsid w:val="00067CBA"/>
    <w:rsid w:val="00070EC7"/>
    <w:rsid w:val="000713B3"/>
    <w:rsid w:val="00071D17"/>
    <w:rsid w:val="0007374C"/>
    <w:rsid w:val="0007412E"/>
    <w:rsid w:val="0007467B"/>
    <w:rsid w:val="00074AD5"/>
    <w:rsid w:val="00074E43"/>
    <w:rsid w:val="00075304"/>
    <w:rsid w:val="00075652"/>
    <w:rsid w:val="00077A53"/>
    <w:rsid w:val="00080404"/>
    <w:rsid w:val="000808B0"/>
    <w:rsid w:val="00082369"/>
    <w:rsid w:val="00082989"/>
    <w:rsid w:val="000841B6"/>
    <w:rsid w:val="0008498A"/>
    <w:rsid w:val="00084D93"/>
    <w:rsid w:val="000875C8"/>
    <w:rsid w:val="000920D3"/>
    <w:rsid w:val="00092B01"/>
    <w:rsid w:val="00092DB2"/>
    <w:rsid w:val="0009484C"/>
    <w:rsid w:val="00095A20"/>
    <w:rsid w:val="00096AB0"/>
    <w:rsid w:val="00096AE0"/>
    <w:rsid w:val="00096DCF"/>
    <w:rsid w:val="000A25EF"/>
    <w:rsid w:val="000A39CC"/>
    <w:rsid w:val="000B063D"/>
    <w:rsid w:val="000B1F7C"/>
    <w:rsid w:val="000B2371"/>
    <w:rsid w:val="000B3FB2"/>
    <w:rsid w:val="000B4E75"/>
    <w:rsid w:val="000B7A66"/>
    <w:rsid w:val="000C01B1"/>
    <w:rsid w:val="000C0205"/>
    <w:rsid w:val="000C4049"/>
    <w:rsid w:val="000C67AD"/>
    <w:rsid w:val="000D0C55"/>
    <w:rsid w:val="000D166D"/>
    <w:rsid w:val="000D16FA"/>
    <w:rsid w:val="000D3910"/>
    <w:rsid w:val="000D5CBC"/>
    <w:rsid w:val="000E167C"/>
    <w:rsid w:val="000E215A"/>
    <w:rsid w:val="000E27F1"/>
    <w:rsid w:val="000F0A12"/>
    <w:rsid w:val="000F4B72"/>
    <w:rsid w:val="000F5196"/>
    <w:rsid w:val="000F562B"/>
    <w:rsid w:val="000F5A8A"/>
    <w:rsid w:val="000F62D4"/>
    <w:rsid w:val="00100307"/>
    <w:rsid w:val="001008B3"/>
    <w:rsid w:val="001017C7"/>
    <w:rsid w:val="00101B8F"/>
    <w:rsid w:val="001028E0"/>
    <w:rsid w:val="00102B9F"/>
    <w:rsid w:val="001042AD"/>
    <w:rsid w:val="00105A04"/>
    <w:rsid w:val="0011414C"/>
    <w:rsid w:val="00116DBC"/>
    <w:rsid w:val="00123A42"/>
    <w:rsid w:val="00125EE9"/>
    <w:rsid w:val="00127CBE"/>
    <w:rsid w:val="00127D48"/>
    <w:rsid w:val="0013029F"/>
    <w:rsid w:val="00130B01"/>
    <w:rsid w:val="001312F0"/>
    <w:rsid w:val="0013414D"/>
    <w:rsid w:val="001347E1"/>
    <w:rsid w:val="001351AA"/>
    <w:rsid w:val="001365F0"/>
    <w:rsid w:val="00137118"/>
    <w:rsid w:val="001374AA"/>
    <w:rsid w:val="00137594"/>
    <w:rsid w:val="00141173"/>
    <w:rsid w:val="001413AC"/>
    <w:rsid w:val="00142427"/>
    <w:rsid w:val="00145A2A"/>
    <w:rsid w:val="00146080"/>
    <w:rsid w:val="00147C3D"/>
    <w:rsid w:val="00150EB1"/>
    <w:rsid w:val="00153B29"/>
    <w:rsid w:val="001543C9"/>
    <w:rsid w:val="00154567"/>
    <w:rsid w:val="00154B88"/>
    <w:rsid w:val="00156773"/>
    <w:rsid w:val="001643B8"/>
    <w:rsid w:val="00164773"/>
    <w:rsid w:val="0016478D"/>
    <w:rsid w:val="001666E2"/>
    <w:rsid w:val="001700BB"/>
    <w:rsid w:val="0017065E"/>
    <w:rsid w:val="00170751"/>
    <w:rsid w:val="001726BD"/>
    <w:rsid w:val="001761F7"/>
    <w:rsid w:val="001773BA"/>
    <w:rsid w:val="001809FE"/>
    <w:rsid w:val="00181800"/>
    <w:rsid w:val="00182FCB"/>
    <w:rsid w:val="001867D0"/>
    <w:rsid w:val="00186A13"/>
    <w:rsid w:val="00187AD0"/>
    <w:rsid w:val="00190E31"/>
    <w:rsid w:val="00190F8C"/>
    <w:rsid w:val="00194D9E"/>
    <w:rsid w:val="00197736"/>
    <w:rsid w:val="001A00C4"/>
    <w:rsid w:val="001A02B1"/>
    <w:rsid w:val="001A0D4B"/>
    <w:rsid w:val="001A0E2E"/>
    <w:rsid w:val="001A38E8"/>
    <w:rsid w:val="001A59FC"/>
    <w:rsid w:val="001A7011"/>
    <w:rsid w:val="001A74DC"/>
    <w:rsid w:val="001B126E"/>
    <w:rsid w:val="001B2C7A"/>
    <w:rsid w:val="001B31C6"/>
    <w:rsid w:val="001B548C"/>
    <w:rsid w:val="001B7AE9"/>
    <w:rsid w:val="001B7CEC"/>
    <w:rsid w:val="001C0800"/>
    <w:rsid w:val="001C1F44"/>
    <w:rsid w:val="001C65A9"/>
    <w:rsid w:val="001D200B"/>
    <w:rsid w:val="001D3071"/>
    <w:rsid w:val="001D30F7"/>
    <w:rsid w:val="001D3BBB"/>
    <w:rsid w:val="001D7ECB"/>
    <w:rsid w:val="001E433E"/>
    <w:rsid w:val="001E5CC9"/>
    <w:rsid w:val="001F11FA"/>
    <w:rsid w:val="001F1C77"/>
    <w:rsid w:val="001F2626"/>
    <w:rsid w:val="001F3777"/>
    <w:rsid w:val="001F3E4B"/>
    <w:rsid w:val="001F3F23"/>
    <w:rsid w:val="001F5EC9"/>
    <w:rsid w:val="001F7B4A"/>
    <w:rsid w:val="00201C4D"/>
    <w:rsid w:val="002028FB"/>
    <w:rsid w:val="00204E1D"/>
    <w:rsid w:val="002073A5"/>
    <w:rsid w:val="00211A7A"/>
    <w:rsid w:val="002135D8"/>
    <w:rsid w:val="00214025"/>
    <w:rsid w:val="00215E35"/>
    <w:rsid w:val="00216B2F"/>
    <w:rsid w:val="00217E3C"/>
    <w:rsid w:val="002203CF"/>
    <w:rsid w:val="00221331"/>
    <w:rsid w:val="00221405"/>
    <w:rsid w:val="0022140A"/>
    <w:rsid w:val="002221B8"/>
    <w:rsid w:val="00224EB4"/>
    <w:rsid w:val="002260C4"/>
    <w:rsid w:val="0022680F"/>
    <w:rsid w:val="00226AAA"/>
    <w:rsid w:val="002277F9"/>
    <w:rsid w:val="002325AE"/>
    <w:rsid w:val="00232703"/>
    <w:rsid w:val="00233534"/>
    <w:rsid w:val="00234E19"/>
    <w:rsid w:val="00235511"/>
    <w:rsid w:val="00235E92"/>
    <w:rsid w:val="00241387"/>
    <w:rsid w:val="002441C4"/>
    <w:rsid w:val="00244529"/>
    <w:rsid w:val="00245502"/>
    <w:rsid w:val="00245746"/>
    <w:rsid w:val="00250EDC"/>
    <w:rsid w:val="002624EE"/>
    <w:rsid w:val="0027318E"/>
    <w:rsid w:val="00275142"/>
    <w:rsid w:val="00275542"/>
    <w:rsid w:val="00275D82"/>
    <w:rsid w:val="002803F8"/>
    <w:rsid w:val="00280B29"/>
    <w:rsid w:val="00280B7D"/>
    <w:rsid w:val="0028126A"/>
    <w:rsid w:val="0028200D"/>
    <w:rsid w:val="002820CF"/>
    <w:rsid w:val="00284124"/>
    <w:rsid w:val="00284688"/>
    <w:rsid w:val="00284C8A"/>
    <w:rsid w:val="002864AC"/>
    <w:rsid w:val="002876E7"/>
    <w:rsid w:val="00292217"/>
    <w:rsid w:val="002942F2"/>
    <w:rsid w:val="0029519D"/>
    <w:rsid w:val="002A1F00"/>
    <w:rsid w:val="002A2470"/>
    <w:rsid w:val="002A4080"/>
    <w:rsid w:val="002A42D0"/>
    <w:rsid w:val="002A4D7D"/>
    <w:rsid w:val="002A5F8F"/>
    <w:rsid w:val="002A645C"/>
    <w:rsid w:val="002A6EE0"/>
    <w:rsid w:val="002A7A3D"/>
    <w:rsid w:val="002A7AD5"/>
    <w:rsid w:val="002B0B63"/>
    <w:rsid w:val="002B1C5F"/>
    <w:rsid w:val="002B48FA"/>
    <w:rsid w:val="002B4C74"/>
    <w:rsid w:val="002B6C9A"/>
    <w:rsid w:val="002B777A"/>
    <w:rsid w:val="002B7A37"/>
    <w:rsid w:val="002C0E56"/>
    <w:rsid w:val="002C1012"/>
    <w:rsid w:val="002C173A"/>
    <w:rsid w:val="002C1C81"/>
    <w:rsid w:val="002C1DF8"/>
    <w:rsid w:val="002C4A7C"/>
    <w:rsid w:val="002C5B5B"/>
    <w:rsid w:val="002D246A"/>
    <w:rsid w:val="002E19D5"/>
    <w:rsid w:val="002E326D"/>
    <w:rsid w:val="002E4410"/>
    <w:rsid w:val="002E4DBF"/>
    <w:rsid w:val="002E7229"/>
    <w:rsid w:val="002F0135"/>
    <w:rsid w:val="002F0AD4"/>
    <w:rsid w:val="002F0D76"/>
    <w:rsid w:val="002F1E7C"/>
    <w:rsid w:val="002F29AA"/>
    <w:rsid w:val="002F2D72"/>
    <w:rsid w:val="003007A4"/>
    <w:rsid w:val="00300D68"/>
    <w:rsid w:val="0030140E"/>
    <w:rsid w:val="0030301F"/>
    <w:rsid w:val="003032AA"/>
    <w:rsid w:val="0030378D"/>
    <w:rsid w:val="0030621D"/>
    <w:rsid w:val="00307C36"/>
    <w:rsid w:val="00310FFF"/>
    <w:rsid w:val="00313225"/>
    <w:rsid w:val="00317F26"/>
    <w:rsid w:val="00317F54"/>
    <w:rsid w:val="00320206"/>
    <w:rsid w:val="00321955"/>
    <w:rsid w:val="00322680"/>
    <w:rsid w:val="003253E8"/>
    <w:rsid w:val="00327BC3"/>
    <w:rsid w:val="0033336F"/>
    <w:rsid w:val="00333DDD"/>
    <w:rsid w:val="003344F1"/>
    <w:rsid w:val="00336B4B"/>
    <w:rsid w:val="00341F09"/>
    <w:rsid w:val="00346126"/>
    <w:rsid w:val="00346ADD"/>
    <w:rsid w:val="00350AB0"/>
    <w:rsid w:val="00351FAE"/>
    <w:rsid w:val="0035623E"/>
    <w:rsid w:val="0035663D"/>
    <w:rsid w:val="003577BA"/>
    <w:rsid w:val="00363090"/>
    <w:rsid w:val="00364105"/>
    <w:rsid w:val="00364124"/>
    <w:rsid w:val="00364316"/>
    <w:rsid w:val="00366EFF"/>
    <w:rsid w:val="003675BA"/>
    <w:rsid w:val="00370F48"/>
    <w:rsid w:val="003718E2"/>
    <w:rsid w:val="00372136"/>
    <w:rsid w:val="00375435"/>
    <w:rsid w:val="003763E4"/>
    <w:rsid w:val="003772C5"/>
    <w:rsid w:val="003807B9"/>
    <w:rsid w:val="00380B86"/>
    <w:rsid w:val="003826D3"/>
    <w:rsid w:val="00383407"/>
    <w:rsid w:val="00383C83"/>
    <w:rsid w:val="00385861"/>
    <w:rsid w:val="0038623E"/>
    <w:rsid w:val="0039059B"/>
    <w:rsid w:val="00391E9B"/>
    <w:rsid w:val="003928AB"/>
    <w:rsid w:val="00394D3F"/>
    <w:rsid w:val="0039608F"/>
    <w:rsid w:val="00396359"/>
    <w:rsid w:val="00396CFD"/>
    <w:rsid w:val="00397030"/>
    <w:rsid w:val="00397487"/>
    <w:rsid w:val="003A0CFB"/>
    <w:rsid w:val="003A10C6"/>
    <w:rsid w:val="003A17C1"/>
    <w:rsid w:val="003A2CF5"/>
    <w:rsid w:val="003B220B"/>
    <w:rsid w:val="003B44A5"/>
    <w:rsid w:val="003B6D49"/>
    <w:rsid w:val="003B7AF4"/>
    <w:rsid w:val="003C2C17"/>
    <w:rsid w:val="003C765F"/>
    <w:rsid w:val="003C7DA1"/>
    <w:rsid w:val="003C7F0F"/>
    <w:rsid w:val="003D05C3"/>
    <w:rsid w:val="003D11E0"/>
    <w:rsid w:val="003D1570"/>
    <w:rsid w:val="003D358A"/>
    <w:rsid w:val="003D4111"/>
    <w:rsid w:val="003D6852"/>
    <w:rsid w:val="003D7FE2"/>
    <w:rsid w:val="003E2C60"/>
    <w:rsid w:val="003E2CC9"/>
    <w:rsid w:val="003E2F82"/>
    <w:rsid w:val="003E4F80"/>
    <w:rsid w:val="003E52B0"/>
    <w:rsid w:val="003E5ED4"/>
    <w:rsid w:val="003E6386"/>
    <w:rsid w:val="003E65D4"/>
    <w:rsid w:val="003F1566"/>
    <w:rsid w:val="003F191C"/>
    <w:rsid w:val="003F3B7E"/>
    <w:rsid w:val="004010D6"/>
    <w:rsid w:val="00403A6A"/>
    <w:rsid w:val="00405B17"/>
    <w:rsid w:val="004154A8"/>
    <w:rsid w:val="00417F93"/>
    <w:rsid w:val="0042194A"/>
    <w:rsid w:val="00421BA5"/>
    <w:rsid w:val="00423791"/>
    <w:rsid w:val="00425BDA"/>
    <w:rsid w:val="004273D2"/>
    <w:rsid w:val="00430D3B"/>
    <w:rsid w:val="00431653"/>
    <w:rsid w:val="00431E80"/>
    <w:rsid w:val="00432B55"/>
    <w:rsid w:val="0043341D"/>
    <w:rsid w:val="00433636"/>
    <w:rsid w:val="00434007"/>
    <w:rsid w:val="004369D4"/>
    <w:rsid w:val="004425A3"/>
    <w:rsid w:val="004435A1"/>
    <w:rsid w:val="004443B4"/>
    <w:rsid w:val="00446E9B"/>
    <w:rsid w:val="00456FBD"/>
    <w:rsid w:val="00457724"/>
    <w:rsid w:val="004578F0"/>
    <w:rsid w:val="00457A88"/>
    <w:rsid w:val="00457C76"/>
    <w:rsid w:val="00462DE7"/>
    <w:rsid w:val="004640DD"/>
    <w:rsid w:val="004667A8"/>
    <w:rsid w:val="0046746A"/>
    <w:rsid w:val="004713FE"/>
    <w:rsid w:val="004733DC"/>
    <w:rsid w:val="00474E08"/>
    <w:rsid w:val="004755C8"/>
    <w:rsid w:val="00481627"/>
    <w:rsid w:val="00481B10"/>
    <w:rsid w:val="00481FAB"/>
    <w:rsid w:val="00482D5D"/>
    <w:rsid w:val="00484F2F"/>
    <w:rsid w:val="00487D68"/>
    <w:rsid w:val="00487F56"/>
    <w:rsid w:val="00490EB3"/>
    <w:rsid w:val="00493772"/>
    <w:rsid w:val="004973FE"/>
    <w:rsid w:val="004A2E73"/>
    <w:rsid w:val="004A3B12"/>
    <w:rsid w:val="004A6545"/>
    <w:rsid w:val="004A6AFD"/>
    <w:rsid w:val="004B07F9"/>
    <w:rsid w:val="004B0C51"/>
    <w:rsid w:val="004B0F0E"/>
    <w:rsid w:val="004B1685"/>
    <w:rsid w:val="004B1945"/>
    <w:rsid w:val="004B20F9"/>
    <w:rsid w:val="004B3CDF"/>
    <w:rsid w:val="004B3E33"/>
    <w:rsid w:val="004B5D9B"/>
    <w:rsid w:val="004C0E37"/>
    <w:rsid w:val="004C3A97"/>
    <w:rsid w:val="004C4CCD"/>
    <w:rsid w:val="004C5150"/>
    <w:rsid w:val="004C6EA8"/>
    <w:rsid w:val="004C7AD9"/>
    <w:rsid w:val="004D1CBD"/>
    <w:rsid w:val="004D1DAB"/>
    <w:rsid w:val="004D223C"/>
    <w:rsid w:val="004D27A8"/>
    <w:rsid w:val="004D4AFC"/>
    <w:rsid w:val="004D50F0"/>
    <w:rsid w:val="004D6354"/>
    <w:rsid w:val="004E179D"/>
    <w:rsid w:val="004E2B53"/>
    <w:rsid w:val="004E5DB3"/>
    <w:rsid w:val="004F2DAA"/>
    <w:rsid w:val="004F53DC"/>
    <w:rsid w:val="004F7CEF"/>
    <w:rsid w:val="005016D4"/>
    <w:rsid w:val="005022AC"/>
    <w:rsid w:val="005022B3"/>
    <w:rsid w:val="00503FE6"/>
    <w:rsid w:val="005079B0"/>
    <w:rsid w:val="005138D4"/>
    <w:rsid w:val="00513E05"/>
    <w:rsid w:val="00514757"/>
    <w:rsid w:val="0051637A"/>
    <w:rsid w:val="0051791B"/>
    <w:rsid w:val="00520632"/>
    <w:rsid w:val="0052096F"/>
    <w:rsid w:val="00520A0A"/>
    <w:rsid w:val="00521655"/>
    <w:rsid w:val="00521798"/>
    <w:rsid w:val="00521AE4"/>
    <w:rsid w:val="00523CBF"/>
    <w:rsid w:val="00523FC1"/>
    <w:rsid w:val="005240E1"/>
    <w:rsid w:val="00524586"/>
    <w:rsid w:val="00524B18"/>
    <w:rsid w:val="005254AE"/>
    <w:rsid w:val="00525851"/>
    <w:rsid w:val="00526BBC"/>
    <w:rsid w:val="005274B7"/>
    <w:rsid w:val="005303B0"/>
    <w:rsid w:val="00530DAC"/>
    <w:rsid w:val="00531FF1"/>
    <w:rsid w:val="005366A6"/>
    <w:rsid w:val="0054233F"/>
    <w:rsid w:val="00544D86"/>
    <w:rsid w:val="00545C07"/>
    <w:rsid w:val="00547A6B"/>
    <w:rsid w:val="0055090D"/>
    <w:rsid w:val="00550F74"/>
    <w:rsid w:val="0055463B"/>
    <w:rsid w:val="00555B8C"/>
    <w:rsid w:val="005560CD"/>
    <w:rsid w:val="00557465"/>
    <w:rsid w:val="00557C67"/>
    <w:rsid w:val="00557E9F"/>
    <w:rsid w:val="00560C7B"/>
    <w:rsid w:val="0056282B"/>
    <w:rsid w:val="00562850"/>
    <w:rsid w:val="00562C45"/>
    <w:rsid w:val="00564C00"/>
    <w:rsid w:val="00565838"/>
    <w:rsid w:val="00567150"/>
    <w:rsid w:val="00572716"/>
    <w:rsid w:val="00573053"/>
    <w:rsid w:val="00573A05"/>
    <w:rsid w:val="00573E41"/>
    <w:rsid w:val="00576836"/>
    <w:rsid w:val="00580AC9"/>
    <w:rsid w:val="0058203D"/>
    <w:rsid w:val="005828A5"/>
    <w:rsid w:val="0058375F"/>
    <w:rsid w:val="00584890"/>
    <w:rsid w:val="00584A77"/>
    <w:rsid w:val="00587697"/>
    <w:rsid w:val="00587D99"/>
    <w:rsid w:val="00591CC9"/>
    <w:rsid w:val="00592DC8"/>
    <w:rsid w:val="00593BF9"/>
    <w:rsid w:val="00595E2B"/>
    <w:rsid w:val="00597D73"/>
    <w:rsid w:val="005A1580"/>
    <w:rsid w:val="005A2F23"/>
    <w:rsid w:val="005A3058"/>
    <w:rsid w:val="005A398C"/>
    <w:rsid w:val="005A5862"/>
    <w:rsid w:val="005A62E9"/>
    <w:rsid w:val="005A6467"/>
    <w:rsid w:val="005B00E7"/>
    <w:rsid w:val="005B0907"/>
    <w:rsid w:val="005B1A9D"/>
    <w:rsid w:val="005B27B6"/>
    <w:rsid w:val="005B29DB"/>
    <w:rsid w:val="005B38AA"/>
    <w:rsid w:val="005B57AE"/>
    <w:rsid w:val="005B5831"/>
    <w:rsid w:val="005B65CA"/>
    <w:rsid w:val="005B768B"/>
    <w:rsid w:val="005B7F24"/>
    <w:rsid w:val="005C1A33"/>
    <w:rsid w:val="005C2940"/>
    <w:rsid w:val="005C551C"/>
    <w:rsid w:val="005C5E76"/>
    <w:rsid w:val="005D0372"/>
    <w:rsid w:val="005D21E2"/>
    <w:rsid w:val="005D2623"/>
    <w:rsid w:val="005D26D9"/>
    <w:rsid w:val="005D51E6"/>
    <w:rsid w:val="005D6696"/>
    <w:rsid w:val="005E097A"/>
    <w:rsid w:val="005E1FC1"/>
    <w:rsid w:val="005E230B"/>
    <w:rsid w:val="005E7B52"/>
    <w:rsid w:val="005E7D40"/>
    <w:rsid w:val="005F254A"/>
    <w:rsid w:val="005F2776"/>
    <w:rsid w:val="005F3167"/>
    <w:rsid w:val="005F68DC"/>
    <w:rsid w:val="00604528"/>
    <w:rsid w:val="00605512"/>
    <w:rsid w:val="00610B72"/>
    <w:rsid w:val="006116F6"/>
    <w:rsid w:val="00612577"/>
    <w:rsid w:val="006125CB"/>
    <w:rsid w:val="00614CD8"/>
    <w:rsid w:val="006152E1"/>
    <w:rsid w:val="00617EA4"/>
    <w:rsid w:val="00620EE4"/>
    <w:rsid w:val="006211B5"/>
    <w:rsid w:val="00621D43"/>
    <w:rsid w:val="00623084"/>
    <w:rsid w:val="006231F1"/>
    <w:rsid w:val="006250C1"/>
    <w:rsid w:val="0063128E"/>
    <w:rsid w:val="00636ECE"/>
    <w:rsid w:val="006401DD"/>
    <w:rsid w:val="00642D40"/>
    <w:rsid w:val="00643D4F"/>
    <w:rsid w:val="0064578D"/>
    <w:rsid w:val="00646CA7"/>
    <w:rsid w:val="00652004"/>
    <w:rsid w:val="00652712"/>
    <w:rsid w:val="00653BBF"/>
    <w:rsid w:val="006549B0"/>
    <w:rsid w:val="00655F70"/>
    <w:rsid w:val="00664126"/>
    <w:rsid w:val="0066657F"/>
    <w:rsid w:val="00667A65"/>
    <w:rsid w:val="00670045"/>
    <w:rsid w:val="00670D13"/>
    <w:rsid w:val="0067238C"/>
    <w:rsid w:val="0067254A"/>
    <w:rsid w:val="00673BB3"/>
    <w:rsid w:val="00674572"/>
    <w:rsid w:val="00680506"/>
    <w:rsid w:val="00680D93"/>
    <w:rsid w:val="00681388"/>
    <w:rsid w:val="0068184C"/>
    <w:rsid w:val="00685AA0"/>
    <w:rsid w:val="00685AFE"/>
    <w:rsid w:val="00693E87"/>
    <w:rsid w:val="006954A6"/>
    <w:rsid w:val="006971A4"/>
    <w:rsid w:val="00697865"/>
    <w:rsid w:val="006A508E"/>
    <w:rsid w:val="006A54FA"/>
    <w:rsid w:val="006A6D97"/>
    <w:rsid w:val="006B0394"/>
    <w:rsid w:val="006B1F0F"/>
    <w:rsid w:val="006B2D00"/>
    <w:rsid w:val="006B3861"/>
    <w:rsid w:val="006B49B1"/>
    <w:rsid w:val="006B62FC"/>
    <w:rsid w:val="006B6393"/>
    <w:rsid w:val="006B69F3"/>
    <w:rsid w:val="006B6B7A"/>
    <w:rsid w:val="006C2143"/>
    <w:rsid w:val="006C5832"/>
    <w:rsid w:val="006C6123"/>
    <w:rsid w:val="006C7B9A"/>
    <w:rsid w:val="006D04A1"/>
    <w:rsid w:val="006D0865"/>
    <w:rsid w:val="006D263E"/>
    <w:rsid w:val="006D2BD4"/>
    <w:rsid w:val="006D4246"/>
    <w:rsid w:val="006D6B31"/>
    <w:rsid w:val="006E51CD"/>
    <w:rsid w:val="006E69EE"/>
    <w:rsid w:val="006E69F0"/>
    <w:rsid w:val="006F0B72"/>
    <w:rsid w:val="006F104E"/>
    <w:rsid w:val="006F2EA9"/>
    <w:rsid w:val="006F3C02"/>
    <w:rsid w:val="006F42A6"/>
    <w:rsid w:val="006F4C69"/>
    <w:rsid w:val="006F557D"/>
    <w:rsid w:val="006F5BAF"/>
    <w:rsid w:val="006F6E8C"/>
    <w:rsid w:val="006F7664"/>
    <w:rsid w:val="006F7A3D"/>
    <w:rsid w:val="007011D9"/>
    <w:rsid w:val="00701D96"/>
    <w:rsid w:val="00702AFE"/>
    <w:rsid w:val="007042B0"/>
    <w:rsid w:val="00706F5C"/>
    <w:rsid w:val="007101D5"/>
    <w:rsid w:val="00710C77"/>
    <w:rsid w:val="00713214"/>
    <w:rsid w:val="007140D1"/>
    <w:rsid w:val="0071476C"/>
    <w:rsid w:val="00714967"/>
    <w:rsid w:val="00723AEA"/>
    <w:rsid w:val="0072520B"/>
    <w:rsid w:val="00725618"/>
    <w:rsid w:val="00725B68"/>
    <w:rsid w:val="00727BFE"/>
    <w:rsid w:val="00731DAA"/>
    <w:rsid w:val="00740A26"/>
    <w:rsid w:val="00743DB9"/>
    <w:rsid w:val="007443AD"/>
    <w:rsid w:val="00746370"/>
    <w:rsid w:val="00747076"/>
    <w:rsid w:val="0074793F"/>
    <w:rsid w:val="00751F07"/>
    <w:rsid w:val="007529E9"/>
    <w:rsid w:val="0075318A"/>
    <w:rsid w:val="00753BD7"/>
    <w:rsid w:val="00754FE0"/>
    <w:rsid w:val="0075751B"/>
    <w:rsid w:val="007617E1"/>
    <w:rsid w:val="00762B8A"/>
    <w:rsid w:val="00762F1D"/>
    <w:rsid w:val="0076524E"/>
    <w:rsid w:val="00765AD9"/>
    <w:rsid w:val="00767B25"/>
    <w:rsid w:val="00767D26"/>
    <w:rsid w:val="0077001E"/>
    <w:rsid w:val="007713DB"/>
    <w:rsid w:val="00771DEE"/>
    <w:rsid w:val="007745E3"/>
    <w:rsid w:val="00774DE0"/>
    <w:rsid w:val="00777BC4"/>
    <w:rsid w:val="007815F1"/>
    <w:rsid w:val="007830B8"/>
    <w:rsid w:val="007844F0"/>
    <w:rsid w:val="00784632"/>
    <w:rsid w:val="0078715C"/>
    <w:rsid w:val="0079032F"/>
    <w:rsid w:val="007944BF"/>
    <w:rsid w:val="0079493E"/>
    <w:rsid w:val="00795992"/>
    <w:rsid w:val="00796DF4"/>
    <w:rsid w:val="00797041"/>
    <w:rsid w:val="0079735C"/>
    <w:rsid w:val="007973A6"/>
    <w:rsid w:val="007A1763"/>
    <w:rsid w:val="007A1BDD"/>
    <w:rsid w:val="007A5472"/>
    <w:rsid w:val="007A5A9D"/>
    <w:rsid w:val="007A66F1"/>
    <w:rsid w:val="007A68C9"/>
    <w:rsid w:val="007B04D2"/>
    <w:rsid w:val="007B22FC"/>
    <w:rsid w:val="007B281B"/>
    <w:rsid w:val="007B6BD6"/>
    <w:rsid w:val="007C1830"/>
    <w:rsid w:val="007C5E98"/>
    <w:rsid w:val="007D0D82"/>
    <w:rsid w:val="007D0D8D"/>
    <w:rsid w:val="007D1310"/>
    <w:rsid w:val="007D262A"/>
    <w:rsid w:val="007D35AF"/>
    <w:rsid w:val="007D3D88"/>
    <w:rsid w:val="007D72F3"/>
    <w:rsid w:val="007E265E"/>
    <w:rsid w:val="007E30C2"/>
    <w:rsid w:val="007E79B5"/>
    <w:rsid w:val="007F19B9"/>
    <w:rsid w:val="007F2D84"/>
    <w:rsid w:val="007F570D"/>
    <w:rsid w:val="007F5F48"/>
    <w:rsid w:val="007F6C28"/>
    <w:rsid w:val="0080674F"/>
    <w:rsid w:val="00812019"/>
    <w:rsid w:val="0081467D"/>
    <w:rsid w:val="00820F89"/>
    <w:rsid w:val="00821700"/>
    <w:rsid w:val="008234D2"/>
    <w:rsid w:val="00825709"/>
    <w:rsid w:val="00827434"/>
    <w:rsid w:val="00827B9A"/>
    <w:rsid w:val="0083111E"/>
    <w:rsid w:val="008312B6"/>
    <w:rsid w:val="00831C08"/>
    <w:rsid w:val="008321D7"/>
    <w:rsid w:val="0083250E"/>
    <w:rsid w:val="00833694"/>
    <w:rsid w:val="00835B0B"/>
    <w:rsid w:val="00836EAC"/>
    <w:rsid w:val="0084285C"/>
    <w:rsid w:val="008430EC"/>
    <w:rsid w:val="008461E5"/>
    <w:rsid w:val="008464F9"/>
    <w:rsid w:val="0085574B"/>
    <w:rsid w:val="00857362"/>
    <w:rsid w:val="00863477"/>
    <w:rsid w:val="008659D2"/>
    <w:rsid w:val="00866767"/>
    <w:rsid w:val="00867387"/>
    <w:rsid w:val="00870F9C"/>
    <w:rsid w:val="008710D5"/>
    <w:rsid w:val="008717D8"/>
    <w:rsid w:val="0087198F"/>
    <w:rsid w:val="00874BF0"/>
    <w:rsid w:val="008760F3"/>
    <w:rsid w:val="00880E23"/>
    <w:rsid w:val="00881D42"/>
    <w:rsid w:val="00881F76"/>
    <w:rsid w:val="008834D7"/>
    <w:rsid w:val="00885B74"/>
    <w:rsid w:val="0088626E"/>
    <w:rsid w:val="00887F41"/>
    <w:rsid w:val="008915B4"/>
    <w:rsid w:val="0089554C"/>
    <w:rsid w:val="008A224D"/>
    <w:rsid w:val="008A359A"/>
    <w:rsid w:val="008A3B10"/>
    <w:rsid w:val="008A6091"/>
    <w:rsid w:val="008A65EC"/>
    <w:rsid w:val="008B1771"/>
    <w:rsid w:val="008B2753"/>
    <w:rsid w:val="008B528D"/>
    <w:rsid w:val="008C08BC"/>
    <w:rsid w:val="008C2111"/>
    <w:rsid w:val="008C288C"/>
    <w:rsid w:val="008C3F9B"/>
    <w:rsid w:val="008D0CB2"/>
    <w:rsid w:val="008D16D7"/>
    <w:rsid w:val="008D1EE2"/>
    <w:rsid w:val="008D78AE"/>
    <w:rsid w:val="008E1AC6"/>
    <w:rsid w:val="008E4B14"/>
    <w:rsid w:val="008E5213"/>
    <w:rsid w:val="008E621D"/>
    <w:rsid w:val="008E6D2E"/>
    <w:rsid w:val="008F17EB"/>
    <w:rsid w:val="008F2DE3"/>
    <w:rsid w:val="008F41BB"/>
    <w:rsid w:val="008F450D"/>
    <w:rsid w:val="008F6E87"/>
    <w:rsid w:val="00900F31"/>
    <w:rsid w:val="009068E4"/>
    <w:rsid w:val="00906A74"/>
    <w:rsid w:val="00907413"/>
    <w:rsid w:val="00907DBB"/>
    <w:rsid w:val="00910100"/>
    <w:rsid w:val="00911838"/>
    <w:rsid w:val="00912A6F"/>
    <w:rsid w:val="00916DBB"/>
    <w:rsid w:val="00923B22"/>
    <w:rsid w:val="00925E14"/>
    <w:rsid w:val="00927CFD"/>
    <w:rsid w:val="00927DC8"/>
    <w:rsid w:val="00931354"/>
    <w:rsid w:val="00933FFA"/>
    <w:rsid w:val="009349A6"/>
    <w:rsid w:val="00937E55"/>
    <w:rsid w:val="00937E7C"/>
    <w:rsid w:val="00940E16"/>
    <w:rsid w:val="00943C86"/>
    <w:rsid w:val="009470F3"/>
    <w:rsid w:val="00950900"/>
    <w:rsid w:val="00957D48"/>
    <w:rsid w:val="009637DF"/>
    <w:rsid w:val="00963982"/>
    <w:rsid w:val="009726CE"/>
    <w:rsid w:val="00973632"/>
    <w:rsid w:val="00976034"/>
    <w:rsid w:val="00981A89"/>
    <w:rsid w:val="009820ED"/>
    <w:rsid w:val="009842C0"/>
    <w:rsid w:val="0098492F"/>
    <w:rsid w:val="00987121"/>
    <w:rsid w:val="0098762D"/>
    <w:rsid w:val="00991D13"/>
    <w:rsid w:val="00992048"/>
    <w:rsid w:val="009955D3"/>
    <w:rsid w:val="009A09F6"/>
    <w:rsid w:val="009A1122"/>
    <w:rsid w:val="009A4256"/>
    <w:rsid w:val="009A57F1"/>
    <w:rsid w:val="009A6098"/>
    <w:rsid w:val="009B013B"/>
    <w:rsid w:val="009B17F1"/>
    <w:rsid w:val="009B79B5"/>
    <w:rsid w:val="009C2A4D"/>
    <w:rsid w:val="009C311F"/>
    <w:rsid w:val="009C575C"/>
    <w:rsid w:val="009C6AB9"/>
    <w:rsid w:val="009C6C7F"/>
    <w:rsid w:val="009C7FCA"/>
    <w:rsid w:val="009D1E58"/>
    <w:rsid w:val="009D2B04"/>
    <w:rsid w:val="009D3453"/>
    <w:rsid w:val="009D3EA7"/>
    <w:rsid w:val="009D5D36"/>
    <w:rsid w:val="009E0461"/>
    <w:rsid w:val="009E50EE"/>
    <w:rsid w:val="009E5DD1"/>
    <w:rsid w:val="009E5F5A"/>
    <w:rsid w:val="009E6110"/>
    <w:rsid w:val="009E781D"/>
    <w:rsid w:val="009F004C"/>
    <w:rsid w:val="009F119E"/>
    <w:rsid w:val="009F40A7"/>
    <w:rsid w:val="009F6109"/>
    <w:rsid w:val="009F6CBF"/>
    <w:rsid w:val="00A00861"/>
    <w:rsid w:val="00A0256C"/>
    <w:rsid w:val="00A03779"/>
    <w:rsid w:val="00A10F1D"/>
    <w:rsid w:val="00A1153F"/>
    <w:rsid w:val="00A12C78"/>
    <w:rsid w:val="00A16228"/>
    <w:rsid w:val="00A17ACE"/>
    <w:rsid w:val="00A17E7D"/>
    <w:rsid w:val="00A17FCC"/>
    <w:rsid w:val="00A21525"/>
    <w:rsid w:val="00A23DC4"/>
    <w:rsid w:val="00A24AC6"/>
    <w:rsid w:val="00A24D99"/>
    <w:rsid w:val="00A27E23"/>
    <w:rsid w:val="00A30725"/>
    <w:rsid w:val="00A30779"/>
    <w:rsid w:val="00A32262"/>
    <w:rsid w:val="00A33945"/>
    <w:rsid w:val="00A422C6"/>
    <w:rsid w:val="00A42E6D"/>
    <w:rsid w:val="00A44092"/>
    <w:rsid w:val="00A459FD"/>
    <w:rsid w:val="00A46621"/>
    <w:rsid w:val="00A50652"/>
    <w:rsid w:val="00A5244B"/>
    <w:rsid w:val="00A57D96"/>
    <w:rsid w:val="00A604F1"/>
    <w:rsid w:val="00A61418"/>
    <w:rsid w:val="00A61A23"/>
    <w:rsid w:val="00A64438"/>
    <w:rsid w:val="00A6546C"/>
    <w:rsid w:val="00A67342"/>
    <w:rsid w:val="00A70C74"/>
    <w:rsid w:val="00A72429"/>
    <w:rsid w:val="00A73C4D"/>
    <w:rsid w:val="00A75313"/>
    <w:rsid w:val="00A755FF"/>
    <w:rsid w:val="00A7675D"/>
    <w:rsid w:val="00A80D1B"/>
    <w:rsid w:val="00A821F7"/>
    <w:rsid w:val="00A822E7"/>
    <w:rsid w:val="00A837D6"/>
    <w:rsid w:val="00A838E6"/>
    <w:rsid w:val="00A85061"/>
    <w:rsid w:val="00A8744D"/>
    <w:rsid w:val="00A91A24"/>
    <w:rsid w:val="00A937E3"/>
    <w:rsid w:val="00A95DE1"/>
    <w:rsid w:val="00A97791"/>
    <w:rsid w:val="00AA37E5"/>
    <w:rsid w:val="00AB52EB"/>
    <w:rsid w:val="00AB6CA7"/>
    <w:rsid w:val="00AB7479"/>
    <w:rsid w:val="00AC3A73"/>
    <w:rsid w:val="00AC40CA"/>
    <w:rsid w:val="00AC6181"/>
    <w:rsid w:val="00AC791A"/>
    <w:rsid w:val="00AC7A77"/>
    <w:rsid w:val="00AC7D8C"/>
    <w:rsid w:val="00AD011E"/>
    <w:rsid w:val="00AD1768"/>
    <w:rsid w:val="00AD2E76"/>
    <w:rsid w:val="00AD5523"/>
    <w:rsid w:val="00AD6613"/>
    <w:rsid w:val="00AD6E77"/>
    <w:rsid w:val="00AE3FBC"/>
    <w:rsid w:val="00AE645A"/>
    <w:rsid w:val="00AF38F8"/>
    <w:rsid w:val="00AF3A69"/>
    <w:rsid w:val="00AF7A92"/>
    <w:rsid w:val="00B00D8D"/>
    <w:rsid w:val="00B057E8"/>
    <w:rsid w:val="00B05963"/>
    <w:rsid w:val="00B12FAD"/>
    <w:rsid w:val="00B1321E"/>
    <w:rsid w:val="00B13DA3"/>
    <w:rsid w:val="00B16F5C"/>
    <w:rsid w:val="00B25100"/>
    <w:rsid w:val="00B25C6C"/>
    <w:rsid w:val="00B26F44"/>
    <w:rsid w:val="00B303F0"/>
    <w:rsid w:val="00B32BFC"/>
    <w:rsid w:val="00B34871"/>
    <w:rsid w:val="00B35640"/>
    <w:rsid w:val="00B35EAB"/>
    <w:rsid w:val="00B419BA"/>
    <w:rsid w:val="00B44BEE"/>
    <w:rsid w:val="00B453F9"/>
    <w:rsid w:val="00B45BFC"/>
    <w:rsid w:val="00B56977"/>
    <w:rsid w:val="00B61CB5"/>
    <w:rsid w:val="00B631DF"/>
    <w:rsid w:val="00B635A1"/>
    <w:rsid w:val="00B65C6A"/>
    <w:rsid w:val="00B66DFA"/>
    <w:rsid w:val="00B71E45"/>
    <w:rsid w:val="00B7200B"/>
    <w:rsid w:val="00B7416F"/>
    <w:rsid w:val="00B7472A"/>
    <w:rsid w:val="00B74C9C"/>
    <w:rsid w:val="00B7536F"/>
    <w:rsid w:val="00B81489"/>
    <w:rsid w:val="00B825FF"/>
    <w:rsid w:val="00B84F6A"/>
    <w:rsid w:val="00B85A9B"/>
    <w:rsid w:val="00B85EED"/>
    <w:rsid w:val="00B8694B"/>
    <w:rsid w:val="00B86F07"/>
    <w:rsid w:val="00B91062"/>
    <w:rsid w:val="00B91191"/>
    <w:rsid w:val="00B91688"/>
    <w:rsid w:val="00B9249B"/>
    <w:rsid w:val="00B92A0F"/>
    <w:rsid w:val="00B93928"/>
    <w:rsid w:val="00B942BB"/>
    <w:rsid w:val="00B951A8"/>
    <w:rsid w:val="00B9651A"/>
    <w:rsid w:val="00B96F09"/>
    <w:rsid w:val="00BA1548"/>
    <w:rsid w:val="00BA2507"/>
    <w:rsid w:val="00BA4806"/>
    <w:rsid w:val="00BA55B6"/>
    <w:rsid w:val="00BA6312"/>
    <w:rsid w:val="00BA76D8"/>
    <w:rsid w:val="00BB3881"/>
    <w:rsid w:val="00BB471A"/>
    <w:rsid w:val="00BB5CC9"/>
    <w:rsid w:val="00BB5FB0"/>
    <w:rsid w:val="00BB6281"/>
    <w:rsid w:val="00BB62F6"/>
    <w:rsid w:val="00BB783D"/>
    <w:rsid w:val="00BC2056"/>
    <w:rsid w:val="00BC23C1"/>
    <w:rsid w:val="00BC4F29"/>
    <w:rsid w:val="00BC500A"/>
    <w:rsid w:val="00BC5DEB"/>
    <w:rsid w:val="00BC7E0C"/>
    <w:rsid w:val="00BD047D"/>
    <w:rsid w:val="00BD1382"/>
    <w:rsid w:val="00BD1CBD"/>
    <w:rsid w:val="00BD4F12"/>
    <w:rsid w:val="00BD4F18"/>
    <w:rsid w:val="00BD6B18"/>
    <w:rsid w:val="00BD7887"/>
    <w:rsid w:val="00BE1DAC"/>
    <w:rsid w:val="00BE20A7"/>
    <w:rsid w:val="00BE6715"/>
    <w:rsid w:val="00BE6EF3"/>
    <w:rsid w:val="00BF10FE"/>
    <w:rsid w:val="00BF5799"/>
    <w:rsid w:val="00BF5ADA"/>
    <w:rsid w:val="00BF5CD0"/>
    <w:rsid w:val="00BF61F5"/>
    <w:rsid w:val="00BF629D"/>
    <w:rsid w:val="00BF784C"/>
    <w:rsid w:val="00BF7F27"/>
    <w:rsid w:val="00C0059C"/>
    <w:rsid w:val="00C00F8F"/>
    <w:rsid w:val="00C01D7C"/>
    <w:rsid w:val="00C063B1"/>
    <w:rsid w:val="00C06A85"/>
    <w:rsid w:val="00C07B08"/>
    <w:rsid w:val="00C11EC0"/>
    <w:rsid w:val="00C1399F"/>
    <w:rsid w:val="00C13A3D"/>
    <w:rsid w:val="00C214C0"/>
    <w:rsid w:val="00C24738"/>
    <w:rsid w:val="00C24E47"/>
    <w:rsid w:val="00C26FA9"/>
    <w:rsid w:val="00C33238"/>
    <w:rsid w:val="00C33550"/>
    <w:rsid w:val="00C34B3D"/>
    <w:rsid w:val="00C35462"/>
    <w:rsid w:val="00C35839"/>
    <w:rsid w:val="00C3587F"/>
    <w:rsid w:val="00C3605C"/>
    <w:rsid w:val="00C36064"/>
    <w:rsid w:val="00C4014A"/>
    <w:rsid w:val="00C404E2"/>
    <w:rsid w:val="00C414B4"/>
    <w:rsid w:val="00C417B2"/>
    <w:rsid w:val="00C42BC0"/>
    <w:rsid w:val="00C47327"/>
    <w:rsid w:val="00C47C62"/>
    <w:rsid w:val="00C50FC0"/>
    <w:rsid w:val="00C55A54"/>
    <w:rsid w:val="00C608CA"/>
    <w:rsid w:val="00C60F9F"/>
    <w:rsid w:val="00C62272"/>
    <w:rsid w:val="00C6282A"/>
    <w:rsid w:val="00C63A6F"/>
    <w:rsid w:val="00C63D93"/>
    <w:rsid w:val="00C65521"/>
    <w:rsid w:val="00C674CD"/>
    <w:rsid w:val="00C70F07"/>
    <w:rsid w:val="00C7267B"/>
    <w:rsid w:val="00C73923"/>
    <w:rsid w:val="00C7392F"/>
    <w:rsid w:val="00C77EDF"/>
    <w:rsid w:val="00C8042F"/>
    <w:rsid w:val="00C81032"/>
    <w:rsid w:val="00C8174B"/>
    <w:rsid w:val="00C828C7"/>
    <w:rsid w:val="00C84D2D"/>
    <w:rsid w:val="00C866D3"/>
    <w:rsid w:val="00C86CC8"/>
    <w:rsid w:val="00C91655"/>
    <w:rsid w:val="00C937EA"/>
    <w:rsid w:val="00C95A4B"/>
    <w:rsid w:val="00C95DC5"/>
    <w:rsid w:val="00CA1331"/>
    <w:rsid w:val="00CA26A6"/>
    <w:rsid w:val="00CA2A4F"/>
    <w:rsid w:val="00CA398F"/>
    <w:rsid w:val="00CA76B5"/>
    <w:rsid w:val="00CB18FE"/>
    <w:rsid w:val="00CB2967"/>
    <w:rsid w:val="00CB5459"/>
    <w:rsid w:val="00CB6E05"/>
    <w:rsid w:val="00CB70ED"/>
    <w:rsid w:val="00CC0709"/>
    <w:rsid w:val="00CC17E2"/>
    <w:rsid w:val="00CC3F9C"/>
    <w:rsid w:val="00CC4EE3"/>
    <w:rsid w:val="00CC5B2B"/>
    <w:rsid w:val="00CC5D2B"/>
    <w:rsid w:val="00CC63FF"/>
    <w:rsid w:val="00CC6E52"/>
    <w:rsid w:val="00CD191E"/>
    <w:rsid w:val="00CD1FBD"/>
    <w:rsid w:val="00CD6528"/>
    <w:rsid w:val="00CD6B3B"/>
    <w:rsid w:val="00CD734A"/>
    <w:rsid w:val="00CE0B2D"/>
    <w:rsid w:val="00CE7D78"/>
    <w:rsid w:val="00CF0644"/>
    <w:rsid w:val="00CF56C9"/>
    <w:rsid w:val="00CF5D38"/>
    <w:rsid w:val="00CF72AB"/>
    <w:rsid w:val="00D01D64"/>
    <w:rsid w:val="00D0343C"/>
    <w:rsid w:val="00D035D5"/>
    <w:rsid w:val="00D039A9"/>
    <w:rsid w:val="00D03ECB"/>
    <w:rsid w:val="00D05074"/>
    <w:rsid w:val="00D050ED"/>
    <w:rsid w:val="00D071A2"/>
    <w:rsid w:val="00D07992"/>
    <w:rsid w:val="00D10CD8"/>
    <w:rsid w:val="00D12341"/>
    <w:rsid w:val="00D124BF"/>
    <w:rsid w:val="00D1385A"/>
    <w:rsid w:val="00D16A62"/>
    <w:rsid w:val="00D16B2C"/>
    <w:rsid w:val="00D17625"/>
    <w:rsid w:val="00D17EEE"/>
    <w:rsid w:val="00D23E28"/>
    <w:rsid w:val="00D306CA"/>
    <w:rsid w:val="00D30CBA"/>
    <w:rsid w:val="00D34161"/>
    <w:rsid w:val="00D35533"/>
    <w:rsid w:val="00D35A64"/>
    <w:rsid w:val="00D36A7B"/>
    <w:rsid w:val="00D36C02"/>
    <w:rsid w:val="00D372B7"/>
    <w:rsid w:val="00D43CC5"/>
    <w:rsid w:val="00D44747"/>
    <w:rsid w:val="00D44E7B"/>
    <w:rsid w:val="00D46A93"/>
    <w:rsid w:val="00D46E89"/>
    <w:rsid w:val="00D5008A"/>
    <w:rsid w:val="00D5335B"/>
    <w:rsid w:val="00D53598"/>
    <w:rsid w:val="00D537DF"/>
    <w:rsid w:val="00D5537F"/>
    <w:rsid w:val="00D56BF2"/>
    <w:rsid w:val="00D62B47"/>
    <w:rsid w:val="00D636FD"/>
    <w:rsid w:val="00D64547"/>
    <w:rsid w:val="00D6463F"/>
    <w:rsid w:val="00D65654"/>
    <w:rsid w:val="00D6575F"/>
    <w:rsid w:val="00D67FE2"/>
    <w:rsid w:val="00D70C96"/>
    <w:rsid w:val="00D73321"/>
    <w:rsid w:val="00D73D26"/>
    <w:rsid w:val="00D77776"/>
    <w:rsid w:val="00D777E1"/>
    <w:rsid w:val="00D80F51"/>
    <w:rsid w:val="00D81660"/>
    <w:rsid w:val="00D82560"/>
    <w:rsid w:val="00D835C7"/>
    <w:rsid w:val="00D843B5"/>
    <w:rsid w:val="00D85AA8"/>
    <w:rsid w:val="00D9167C"/>
    <w:rsid w:val="00D9200B"/>
    <w:rsid w:val="00D92F4F"/>
    <w:rsid w:val="00D93BAD"/>
    <w:rsid w:val="00D95B9F"/>
    <w:rsid w:val="00D965F5"/>
    <w:rsid w:val="00D97D8A"/>
    <w:rsid w:val="00DA095E"/>
    <w:rsid w:val="00DA1CE7"/>
    <w:rsid w:val="00DA5724"/>
    <w:rsid w:val="00DA582E"/>
    <w:rsid w:val="00DA5B7D"/>
    <w:rsid w:val="00DB0A28"/>
    <w:rsid w:val="00DB1693"/>
    <w:rsid w:val="00DB1A0B"/>
    <w:rsid w:val="00DB26A1"/>
    <w:rsid w:val="00DB3A54"/>
    <w:rsid w:val="00DB49F4"/>
    <w:rsid w:val="00DB5401"/>
    <w:rsid w:val="00DB6A44"/>
    <w:rsid w:val="00DB7EEB"/>
    <w:rsid w:val="00DC1790"/>
    <w:rsid w:val="00DC2935"/>
    <w:rsid w:val="00DC2955"/>
    <w:rsid w:val="00DC5D2B"/>
    <w:rsid w:val="00DC7D68"/>
    <w:rsid w:val="00DD069B"/>
    <w:rsid w:val="00DD346B"/>
    <w:rsid w:val="00DD5115"/>
    <w:rsid w:val="00DD6198"/>
    <w:rsid w:val="00DD7324"/>
    <w:rsid w:val="00DD73D0"/>
    <w:rsid w:val="00DE4715"/>
    <w:rsid w:val="00DE7B86"/>
    <w:rsid w:val="00DE7D63"/>
    <w:rsid w:val="00DF0405"/>
    <w:rsid w:val="00DF0F5D"/>
    <w:rsid w:val="00DF14FA"/>
    <w:rsid w:val="00DF53FF"/>
    <w:rsid w:val="00DF6E9A"/>
    <w:rsid w:val="00E01B6A"/>
    <w:rsid w:val="00E0402A"/>
    <w:rsid w:val="00E10E5A"/>
    <w:rsid w:val="00E1288D"/>
    <w:rsid w:val="00E129B2"/>
    <w:rsid w:val="00E12A46"/>
    <w:rsid w:val="00E16182"/>
    <w:rsid w:val="00E161B6"/>
    <w:rsid w:val="00E17857"/>
    <w:rsid w:val="00E2023C"/>
    <w:rsid w:val="00E209A0"/>
    <w:rsid w:val="00E219A1"/>
    <w:rsid w:val="00E22892"/>
    <w:rsid w:val="00E23F3A"/>
    <w:rsid w:val="00E25882"/>
    <w:rsid w:val="00E2640F"/>
    <w:rsid w:val="00E265AE"/>
    <w:rsid w:val="00E27412"/>
    <w:rsid w:val="00E2752A"/>
    <w:rsid w:val="00E3119D"/>
    <w:rsid w:val="00E31B06"/>
    <w:rsid w:val="00E329EC"/>
    <w:rsid w:val="00E337AB"/>
    <w:rsid w:val="00E369FF"/>
    <w:rsid w:val="00E41C0A"/>
    <w:rsid w:val="00E41F51"/>
    <w:rsid w:val="00E4361B"/>
    <w:rsid w:val="00E50643"/>
    <w:rsid w:val="00E50A0E"/>
    <w:rsid w:val="00E51B3D"/>
    <w:rsid w:val="00E55634"/>
    <w:rsid w:val="00E56E82"/>
    <w:rsid w:val="00E64307"/>
    <w:rsid w:val="00E64897"/>
    <w:rsid w:val="00E64B25"/>
    <w:rsid w:val="00E6538C"/>
    <w:rsid w:val="00E65646"/>
    <w:rsid w:val="00E722AF"/>
    <w:rsid w:val="00E72EDB"/>
    <w:rsid w:val="00E734C1"/>
    <w:rsid w:val="00E77922"/>
    <w:rsid w:val="00E8073C"/>
    <w:rsid w:val="00E80EC5"/>
    <w:rsid w:val="00E828EA"/>
    <w:rsid w:val="00E872E2"/>
    <w:rsid w:val="00E87AE0"/>
    <w:rsid w:val="00E87E5A"/>
    <w:rsid w:val="00E92868"/>
    <w:rsid w:val="00E9397E"/>
    <w:rsid w:val="00E93D6E"/>
    <w:rsid w:val="00E94E3C"/>
    <w:rsid w:val="00E958EC"/>
    <w:rsid w:val="00E96364"/>
    <w:rsid w:val="00E9670F"/>
    <w:rsid w:val="00E97671"/>
    <w:rsid w:val="00EA10EC"/>
    <w:rsid w:val="00EA2A9F"/>
    <w:rsid w:val="00EA3A54"/>
    <w:rsid w:val="00EA53D3"/>
    <w:rsid w:val="00EA6F23"/>
    <w:rsid w:val="00EA720E"/>
    <w:rsid w:val="00EA73EA"/>
    <w:rsid w:val="00EA753E"/>
    <w:rsid w:val="00EB0027"/>
    <w:rsid w:val="00EB1961"/>
    <w:rsid w:val="00EB1D69"/>
    <w:rsid w:val="00EB4407"/>
    <w:rsid w:val="00EB5327"/>
    <w:rsid w:val="00EB6A73"/>
    <w:rsid w:val="00EB7518"/>
    <w:rsid w:val="00EC0E5D"/>
    <w:rsid w:val="00EC1783"/>
    <w:rsid w:val="00EC17E6"/>
    <w:rsid w:val="00EC3674"/>
    <w:rsid w:val="00EC7F8A"/>
    <w:rsid w:val="00ED1F59"/>
    <w:rsid w:val="00ED2218"/>
    <w:rsid w:val="00ED3CDF"/>
    <w:rsid w:val="00ED40D0"/>
    <w:rsid w:val="00ED5971"/>
    <w:rsid w:val="00ED5992"/>
    <w:rsid w:val="00ED5CF3"/>
    <w:rsid w:val="00ED664A"/>
    <w:rsid w:val="00EE0D83"/>
    <w:rsid w:val="00EE1249"/>
    <w:rsid w:val="00EE5038"/>
    <w:rsid w:val="00EE70CB"/>
    <w:rsid w:val="00EE732C"/>
    <w:rsid w:val="00EF040F"/>
    <w:rsid w:val="00EF193A"/>
    <w:rsid w:val="00EF1A99"/>
    <w:rsid w:val="00EF2E0A"/>
    <w:rsid w:val="00EF3809"/>
    <w:rsid w:val="00EF4431"/>
    <w:rsid w:val="00EF4810"/>
    <w:rsid w:val="00EF4D38"/>
    <w:rsid w:val="00EF5B92"/>
    <w:rsid w:val="00EF6872"/>
    <w:rsid w:val="00EF6FBA"/>
    <w:rsid w:val="00F004A6"/>
    <w:rsid w:val="00F00DD6"/>
    <w:rsid w:val="00F03E1D"/>
    <w:rsid w:val="00F04E52"/>
    <w:rsid w:val="00F050EF"/>
    <w:rsid w:val="00F0632C"/>
    <w:rsid w:val="00F07BF9"/>
    <w:rsid w:val="00F14287"/>
    <w:rsid w:val="00F14A0A"/>
    <w:rsid w:val="00F15091"/>
    <w:rsid w:val="00F15D66"/>
    <w:rsid w:val="00F15F8A"/>
    <w:rsid w:val="00F177E4"/>
    <w:rsid w:val="00F17B68"/>
    <w:rsid w:val="00F23609"/>
    <w:rsid w:val="00F24D19"/>
    <w:rsid w:val="00F25A0B"/>
    <w:rsid w:val="00F27978"/>
    <w:rsid w:val="00F3433A"/>
    <w:rsid w:val="00F347A9"/>
    <w:rsid w:val="00F3745D"/>
    <w:rsid w:val="00F37591"/>
    <w:rsid w:val="00F37C69"/>
    <w:rsid w:val="00F40ACB"/>
    <w:rsid w:val="00F414CF"/>
    <w:rsid w:val="00F42887"/>
    <w:rsid w:val="00F42D7E"/>
    <w:rsid w:val="00F45F03"/>
    <w:rsid w:val="00F46DE3"/>
    <w:rsid w:val="00F502F5"/>
    <w:rsid w:val="00F51D5A"/>
    <w:rsid w:val="00F523B9"/>
    <w:rsid w:val="00F529A6"/>
    <w:rsid w:val="00F53315"/>
    <w:rsid w:val="00F546BE"/>
    <w:rsid w:val="00F54A73"/>
    <w:rsid w:val="00F54CA0"/>
    <w:rsid w:val="00F60A56"/>
    <w:rsid w:val="00F614D4"/>
    <w:rsid w:val="00F62DE1"/>
    <w:rsid w:val="00F63568"/>
    <w:rsid w:val="00F662FF"/>
    <w:rsid w:val="00F70224"/>
    <w:rsid w:val="00F7140D"/>
    <w:rsid w:val="00F718B7"/>
    <w:rsid w:val="00F718F6"/>
    <w:rsid w:val="00F71B07"/>
    <w:rsid w:val="00F73CFE"/>
    <w:rsid w:val="00F740DB"/>
    <w:rsid w:val="00F75358"/>
    <w:rsid w:val="00F77130"/>
    <w:rsid w:val="00F8538D"/>
    <w:rsid w:val="00F85914"/>
    <w:rsid w:val="00F8687C"/>
    <w:rsid w:val="00F86F7F"/>
    <w:rsid w:val="00F86FEB"/>
    <w:rsid w:val="00F905B0"/>
    <w:rsid w:val="00F9109D"/>
    <w:rsid w:val="00F9129A"/>
    <w:rsid w:val="00F91A3F"/>
    <w:rsid w:val="00F93780"/>
    <w:rsid w:val="00F95940"/>
    <w:rsid w:val="00F95C96"/>
    <w:rsid w:val="00F97745"/>
    <w:rsid w:val="00FA11B9"/>
    <w:rsid w:val="00FA4373"/>
    <w:rsid w:val="00FA5B4E"/>
    <w:rsid w:val="00FA61B6"/>
    <w:rsid w:val="00FB1BB6"/>
    <w:rsid w:val="00FB2807"/>
    <w:rsid w:val="00FB2C8D"/>
    <w:rsid w:val="00FB378E"/>
    <w:rsid w:val="00FB380F"/>
    <w:rsid w:val="00FB4A52"/>
    <w:rsid w:val="00FB4E79"/>
    <w:rsid w:val="00FB5ED1"/>
    <w:rsid w:val="00FB6C26"/>
    <w:rsid w:val="00FC4D02"/>
    <w:rsid w:val="00FD297D"/>
    <w:rsid w:val="00FD33D1"/>
    <w:rsid w:val="00FD5009"/>
    <w:rsid w:val="00FE001F"/>
    <w:rsid w:val="00FE014A"/>
    <w:rsid w:val="00FE0993"/>
    <w:rsid w:val="00FE39BD"/>
    <w:rsid w:val="00FE7435"/>
    <w:rsid w:val="00FF06F3"/>
    <w:rsid w:val="00FF1BBB"/>
    <w:rsid w:val="00FF1DC7"/>
    <w:rsid w:val="00FF253B"/>
    <w:rsid w:val="00FF3855"/>
    <w:rsid w:val="00FF7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4B7DE8"/>
  <w15:docId w15:val="{A7CC96AA-EFB2-4547-B8C0-EB93BC97D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249B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ind w:left="3098" w:right="3098"/>
      <w:jc w:val="center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1474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1832" w:hanging="358"/>
    </w:pPr>
  </w:style>
  <w:style w:type="paragraph" w:customStyle="1" w:styleId="TableParagraph">
    <w:name w:val="Table Paragraph"/>
    <w:basedOn w:val="Normal"/>
    <w:uiPriority w:val="1"/>
    <w:qFormat/>
    <w:pPr>
      <w:spacing w:before="41"/>
      <w:ind w:left="112"/>
    </w:pPr>
  </w:style>
  <w:style w:type="paragraph" w:styleId="Header">
    <w:name w:val="header"/>
    <w:basedOn w:val="Normal"/>
    <w:link w:val="HeaderChar"/>
    <w:uiPriority w:val="99"/>
    <w:unhideWhenUsed/>
    <w:rsid w:val="002C4A7C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C4A7C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2C4A7C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C4A7C"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014F9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4F9B"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uiPriority w:val="1"/>
    <w:rsid w:val="00F97745"/>
    <w:rPr>
      <w:rFonts w:ascii="Times New Roman" w:eastAsia="Times New Roman" w:hAnsi="Times New Roman" w:cs="Times New Roman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045C02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762B8A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4D1CBD"/>
    <w:pPr>
      <w:widowControl/>
      <w:autoSpaceDE/>
      <w:autoSpaceDN/>
    </w:pPr>
    <w:rPr>
      <w:rFonts w:ascii="Times New Roman" w:eastAsia="Times New Roman" w:hAnsi="Times New Roman"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0A39C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A39C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A39CC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A39C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A39CC"/>
    <w:rPr>
      <w:rFonts w:ascii="Times New Roman" w:eastAsia="Times New Roman" w:hAnsi="Times New Roman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26" Type="http://schemas.openxmlformats.org/officeDocument/2006/relationships/image" Target="media/image15.png"/><Relationship Id="rId21" Type="http://schemas.openxmlformats.org/officeDocument/2006/relationships/image" Target="media/image14.png"/><Relationship Id="rId34" Type="http://schemas.openxmlformats.org/officeDocument/2006/relationships/image" Target="media/image23.pn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microsoft.com/office/2018/08/relationships/commentsExtensible" Target="commentsExtensible.xml"/><Relationship Id="rId33" Type="http://schemas.openxmlformats.org/officeDocument/2006/relationships/image" Target="media/image22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microsoft.com/office/2016/09/relationships/commentsIds" Target="commentsIds.xml"/><Relationship Id="rId32" Type="http://schemas.openxmlformats.org/officeDocument/2006/relationships/image" Target="media/image21.png"/><Relationship Id="rId37" Type="http://schemas.microsoft.com/office/2011/relationships/people" Target="peop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microsoft.com/office/2011/relationships/commentsExtended" Target="commentsExtended.xml"/><Relationship Id="rId28" Type="http://schemas.openxmlformats.org/officeDocument/2006/relationships/image" Target="media/image17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0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comments" Target="comments.xml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header" Target="header2.xml"/><Relationship Id="rId8" Type="http://schemas.openxmlformats.org/officeDocument/2006/relationships/header" Target="header1.xml"/><Relationship Id="rId3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1B10B1-BD0A-423A-8942-4E536C7D836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40ed6a7-0f03-43d9-901d-02d4a7e408aa}" enabled="1" method="Privileged" siteId="{7893571b-6c2c-4cef-b4da-7d4b266a0626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4595</TotalTime>
  <Pages>10</Pages>
  <Words>4392</Words>
  <Characters>25214</Characters>
  <Application>Microsoft Office Word</Application>
  <DocSecurity>0</DocSecurity>
  <Lines>614</Lines>
  <Paragraphs>165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INSTRUCTIONS TO AUTHORS FOR THE PREPARATION</vt:lpstr>
    </vt:vector>
  </TitlesOfParts>
  <Company/>
  <LinksUpToDate>false</LinksUpToDate>
  <CharactersWithSpaces>29441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INSTRUCTIONS TO AUTHORS FOR THE PREPARATION</dc:title>
  <dc:subject/>
  <dc:creator>rsaunders</dc:creator>
  <cp:keywords/>
  <dc:description/>
  <cp:lastModifiedBy>Nestor Orcon</cp:lastModifiedBy>
  <cp:revision>189</cp:revision>
  <dcterms:created xsi:type="dcterms:W3CDTF">2026-02-12T23:19:00Z</dcterms:created>
  <dcterms:modified xsi:type="dcterms:W3CDTF">2026-02-16T20:25:00Z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2023-05-24T00:00:00Z</vt:filetime>
  </property>
  <property fmtid="{D5CDD505-2E9C-101B-9397-08002B2CF9AE}" pid="5" name="Producer">
    <vt:lpwstr>Microsoft® Word for Microsoft 365</vt:lpwstr>
  </property>
</Properties>
</file>