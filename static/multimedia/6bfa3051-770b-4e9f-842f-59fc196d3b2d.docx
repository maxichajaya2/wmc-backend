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BAA7" w14:textId="60923971" w:rsidR="00CA50A5" w:rsidRDefault="005E5356" w:rsidP="000A78E4">
      <w:pPr>
        <w:pStyle w:val="Heading"/>
        <w:spacing w:line="360" w:lineRule="auto"/>
      </w:pPr>
      <w:r>
        <w:t xml:space="preserve">Title: </w:t>
      </w:r>
      <w:r w:rsidR="00F90537" w:rsidRPr="005E5356">
        <w:rPr>
          <w:b w:val="0"/>
          <w:bCs/>
        </w:rPr>
        <w:t>Driving Sustainability: Electric Trucks To Transform Mining Logistics in the Andean Countries</w:t>
      </w:r>
    </w:p>
    <w:p w14:paraId="2B3C92E1" w14:textId="04A05D38" w:rsidR="00F90537" w:rsidRPr="00075E12" w:rsidRDefault="00BF5114" w:rsidP="000A78E4">
      <w:pPr>
        <w:pStyle w:val="AusencoNormal"/>
        <w:spacing w:line="360" w:lineRule="auto"/>
      </w:pPr>
      <w:r w:rsidRPr="00075E12">
        <w:rPr>
          <w:b/>
          <w:bCs/>
        </w:rPr>
        <w:t>Category</w:t>
      </w:r>
      <w:r w:rsidR="005E5356" w:rsidRPr="00075E12">
        <w:rPr>
          <w:b/>
          <w:bCs/>
        </w:rPr>
        <w:t>:</w:t>
      </w:r>
      <w:r w:rsidR="005E5356" w:rsidRPr="00075E12">
        <w:t xml:space="preserve"> </w:t>
      </w:r>
      <w:r w:rsidR="00D14D43" w:rsidRPr="00075E12">
        <w:t>Mining Operations and Asset Management</w:t>
      </w:r>
    </w:p>
    <w:p w14:paraId="16E3E81E" w14:textId="38FFD84E" w:rsidR="00D14D43" w:rsidRDefault="00BF5114" w:rsidP="000A78E4">
      <w:pPr>
        <w:pStyle w:val="AusencoNormal"/>
        <w:spacing w:line="360" w:lineRule="auto"/>
      </w:pPr>
      <w:r w:rsidRPr="00075E12">
        <w:rPr>
          <w:b/>
          <w:bCs/>
        </w:rPr>
        <w:t>Topic:</w:t>
      </w:r>
      <w:r w:rsidRPr="00075E12">
        <w:t xml:space="preserve"> </w:t>
      </w:r>
      <w:r w:rsidR="00D14D43" w:rsidRPr="00075E12">
        <w:t>Development of new mining metho</w:t>
      </w:r>
      <w:r w:rsidR="00960390" w:rsidRPr="00075E12">
        <w:t>d</w:t>
      </w:r>
      <w:r w:rsidR="00D14D43" w:rsidRPr="00075E12">
        <w:t>s</w:t>
      </w:r>
    </w:p>
    <w:tbl>
      <w:tblPr>
        <w:tblStyle w:val="TableGrid"/>
        <w:tblW w:w="0" w:type="auto"/>
        <w:tblLook w:val="04A0" w:firstRow="1" w:lastRow="0" w:firstColumn="1" w:lastColumn="0" w:noHBand="0" w:noVBand="1"/>
      </w:tblPr>
      <w:tblGrid>
        <w:gridCol w:w="2188"/>
        <w:gridCol w:w="3289"/>
        <w:gridCol w:w="3765"/>
      </w:tblGrid>
      <w:tr w:rsidR="00A535F3" w14:paraId="51C6F589" w14:textId="77777777" w:rsidTr="008C6445">
        <w:tc>
          <w:tcPr>
            <w:tcW w:w="2518" w:type="dxa"/>
          </w:tcPr>
          <w:p w14:paraId="45957627" w14:textId="77777777" w:rsidR="00A535F3" w:rsidRPr="005D164F" w:rsidRDefault="00A535F3" w:rsidP="000A78E4">
            <w:pPr>
              <w:pStyle w:val="AusencoNormal"/>
              <w:spacing w:line="360" w:lineRule="auto"/>
              <w:rPr>
                <w:b/>
                <w:bCs/>
              </w:rPr>
            </w:pPr>
          </w:p>
        </w:tc>
        <w:tc>
          <w:tcPr>
            <w:tcW w:w="2693" w:type="dxa"/>
          </w:tcPr>
          <w:p w14:paraId="11E28F43" w14:textId="3DA984B4" w:rsidR="00A535F3" w:rsidRPr="005D164F" w:rsidRDefault="00F01606" w:rsidP="000A78E4">
            <w:pPr>
              <w:pStyle w:val="AusencoNormal"/>
              <w:spacing w:line="360" w:lineRule="auto"/>
              <w:rPr>
                <w:b/>
                <w:bCs/>
              </w:rPr>
            </w:pPr>
            <w:r w:rsidRPr="005D164F">
              <w:rPr>
                <w:b/>
                <w:bCs/>
              </w:rPr>
              <w:t>Author</w:t>
            </w:r>
          </w:p>
        </w:tc>
        <w:tc>
          <w:tcPr>
            <w:tcW w:w="4031" w:type="dxa"/>
          </w:tcPr>
          <w:p w14:paraId="3B9EAFB1" w14:textId="4382F916" w:rsidR="00A535F3" w:rsidRPr="005D164F" w:rsidRDefault="00F01606" w:rsidP="000A78E4">
            <w:pPr>
              <w:pStyle w:val="AusencoNormal"/>
              <w:spacing w:line="360" w:lineRule="auto"/>
              <w:rPr>
                <w:b/>
                <w:bCs/>
              </w:rPr>
            </w:pPr>
            <w:r w:rsidRPr="005D164F">
              <w:rPr>
                <w:b/>
                <w:bCs/>
              </w:rPr>
              <w:t>Co-author</w:t>
            </w:r>
          </w:p>
        </w:tc>
      </w:tr>
      <w:tr w:rsidR="00A535F3" w14:paraId="1A2F36E6" w14:textId="77777777" w:rsidTr="008C6445">
        <w:tc>
          <w:tcPr>
            <w:tcW w:w="2518" w:type="dxa"/>
          </w:tcPr>
          <w:p w14:paraId="58C6799C" w14:textId="1EFC6277" w:rsidR="00A535F3" w:rsidRDefault="00F01606" w:rsidP="000A78E4">
            <w:pPr>
              <w:pStyle w:val="AusencoNormal"/>
              <w:spacing w:line="360" w:lineRule="auto"/>
            </w:pPr>
            <w:r>
              <w:t>Name</w:t>
            </w:r>
          </w:p>
        </w:tc>
        <w:tc>
          <w:tcPr>
            <w:tcW w:w="2693" w:type="dxa"/>
          </w:tcPr>
          <w:p w14:paraId="513444A4" w14:textId="3BB752CA" w:rsidR="00A535F3" w:rsidRDefault="008C6445" w:rsidP="000A78E4">
            <w:pPr>
              <w:pStyle w:val="AusencoNormal"/>
              <w:spacing w:line="360" w:lineRule="auto"/>
            </w:pPr>
            <w:r>
              <w:t>Pablo Monsalve</w:t>
            </w:r>
          </w:p>
        </w:tc>
        <w:tc>
          <w:tcPr>
            <w:tcW w:w="4031" w:type="dxa"/>
          </w:tcPr>
          <w:p w14:paraId="5D3A21CA" w14:textId="5450D2E4" w:rsidR="00A535F3" w:rsidRDefault="008C6445" w:rsidP="000A78E4">
            <w:pPr>
              <w:pStyle w:val="AusencoNormal"/>
              <w:spacing w:line="360" w:lineRule="auto"/>
            </w:pPr>
            <w:r>
              <w:t>Gerson Bastos</w:t>
            </w:r>
          </w:p>
        </w:tc>
      </w:tr>
      <w:tr w:rsidR="008C6445" w14:paraId="2870C799" w14:textId="77777777" w:rsidTr="008C6445">
        <w:tc>
          <w:tcPr>
            <w:tcW w:w="2518" w:type="dxa"/>
          </w:tcPr>
          <w:p w14:paraId="2059DA57" w14:textId="49534C9F" w:rsidR="008C6445" w:rsidRDefault="008C6445" w:rsidP="008C6445">
            <w:pPr>
              <w:pStyle w:val="AusencoNormal"/>
              <w:spacing w:line="360" w:lineRule="auto"/>
            </w:pPr>
            <w:r>
              <w:t>Company</w:t>
            </w:r>
          </w:p>
        </w:tc>
        <w:tc>
          <w:tcPr>
            <w:tcW w:w="2693" w:type="dxa"/>
          </w:tcPr>
          <w:p w14:paraId="321A0BB4" w14:textId="319F5D6A" w:rsidR="008C6445" w:rsidRDefault="008C6445" w:rsidP="008C6445">
            <w:pPr>
              <w:pStyle w:val="AusencoNormal"/>
              <w:spacing w:line="360" w:lineRule="auto"/>
            </w:pPr>
            <w:r>
              <w:t>Ausenco</w:t>
            </w:r>
          </w:p>
        </w:tc>
        <w:tc>
          <w:tcPr>
            <w:tcW w:w="4031" w:type="dxa"/>
          </w:tcPr>
          <w:p w14:paraId="2C3FD8E6" w14:textId="66BAFC1D" w:rsidR="008C6445" w:rsidRDefault="008C6445" w:rsidP="008C6445">
            <w:pPr>
              <w:pStyle w:val="AusencoNormal"/>
              <w:spacing w:line="360" w:lineRule="auto"/>
            </w:pPr>
            <w:r>
              <w:t>Ausenco</w:t>
            </w:r>
          </w:p>
        </w:tc>
      </w:tr>
      <w:tr w:rsidR="008C6445" w14:paraId="3D7C2C4D" w14:textId="77777777" w:rsidTr="008C6445">
        <w:tc>
          <w:tcPr>
            <w:tcW w:w="2518" w:type="dxa"/>
          </w:tcPr>
          <w:p w14:paraId="09A5FC79" w14:textId="3744FE9A" w:rsidR="008C6445" w:rsidRDefault="008C6445" w:rsidP="008C6445">
            <w:pPr>
              <w:pStyle w:val="AusencoNormal"/>
              <w:spacing w:line="360" w:lineRule="auto"/>
            </w:pPr>
            <w:r>
              <w:t>Position</w:t>
            </w:r>
          </w:p>
        </w:tc>
        <w:tc>
          <w:tcPr>
            <w:tcW w:w="2693" w:type="dxa"/>
          </w:tcPr>
          <w:p w14:paraId="3FD350CD" w14:textId="522378B6" w:rsidR="008C6445" w:rsidRDefault="008C6445" w:rsidP="008C6445">
            <w:pPr>
              <w:pStyle w:val="AusencoNormal"/>
              <w:spacing w:line="360" w:lineRule="auto"/>
            </w:pPr>
            <w:r>
              <w:t>Energy Transition Consultant Intermediate</w:t>
            </w:r>
          </w:p>
        </w:tc>
        <w:tc>
          <w:tcPr>
            <w:tcW w:w="4031" w:type="dxa"/>
          </w:tcPr>
          <w:p w14:paraId="28CF8DB5" w14:textId="28C97099" w:rsidR="008C6445" w:rsidRDefault="008C6445" w:rsidP="008C6445">
            <w:pPr>
              <w:pStyle w:val="AusencoNormal"/>
              <w:spacing w:line="360" w:lineRule="auto"/>
            </w:pPr>
            <w:r>
              <w:t>Energy Transition Consultant Lead</w:t>
            </w:r>
          </w:p>
        </w:tc>
      </w:tr>
      <w:tr w:rsidR="008C6445" w14:paraId="7D4E19CB" w14:textId="77777777" w:rsidTr="008C6445">
        <w:tc>
          <w:tcPr>
            <w:tcW w:w="2518" w:type="dxa"/>
          </w:tcPr>
          <w:p w14:paraId="5FBC4DC1" w14:textId="4833689D" w:rsidR="008C6445" w:rsidRDefault="008C6445" w:rsidP="008C6445">
            <w:pPr>
              <w:pStyle w:val="AusencoNormal"/>
              <w:spacing w:line="360" w:lineRule="auto"/>
            </w:pPr>
            <w:r>
              <w:t>Address</w:t>
            </w:r>
          </w:p>
        </w:tc>
        <w:tc>
          <w:tcPr>
            <w:tcW w:w="2693" w:type="dxa"/>
          </w:tcPr>
          <w:p w14:paraId="55FFBF67" w14:textId="02D5ACDD" w:rsidR="008C6445" w:rsidRDefault="008C6445" w:rsidP="008C6445">
            <w:pPr>
              <w:pStyle w:val="AusencoNormal"/>
              <w:spacing w:line="360" w:lineRule="auto"/>
            </w:pPr>
            <w:r w:rsidRPr="001A290A">
              <w:rPr>
                <w:lang w:val="en-GB"/>
              </w:rPr>
              <w:t>Av. Las Condes 11283, 6th floor, Las Condes, Santiago, Chile</w:t>
            </w:r>
          </w:p>
        </w:tc>
        <w:tc>
          <w:tcPr>
            <w:tcW w:w="4031" w:type="dxa"/>
          </w:tcPr>
          <w:p w14:paraId="4F5EA789" w14:textId="631DDECC" w:rsidR="008C6445" w:rsidRDefault="008C6445" w:rsidP="008C6445">
            <w:pPr>
              <w:pStyle w:val="AusencoNormal"/>
              <w:spacing w:line="360" w:lineRule="auto"/>
            </w:pPr>
            <w:r w:rsidRPr="001A290A">
              <w:rPr>
                <w:lang w:val="en-GB"/>
              </w:rPr>
              <w:t>Av. Las Condes 11283, 6th floor, Las Condes, Santiago, Chile</w:t>
            </w:r>
          </w:p>
        </w:tc>
      </w:tr>
      <w:tr w:rsidR="008C6445" w14:paraId="40C042C8" w14:textId="77777777" w:rsidTr="008C6445">
        <w:tc>
          <w:tcPr>
            <w:tcW w:w="2518" w:type="dxa"/>
          </w:tcPr>
          <w:p w14:paraId="38407795" w14:textId="37BA6270" w:rsidR="008C6445" w:rsidRDefault="008C6445" w:rsidP="008C6445">
            <w:pPr>
              <w:pStyle w:val="AusencoNormal"/>
              <w:spacing w:line="360" w:lineRule="auto"/>
            </w:pPr>
            <w:r>
              <w:t>Cell phone number</w:t>
            </w:r>
          </w:p>
        </w:tc>
        <w:tc>
          <w:tcPr>
            <w:tcW w:w="2693" w:type="dxa"/>
          </w:tcPr>
          <w:p w14:paraId="1C386C44" w14:textId="4AE3D614" w:rsidR="008C6445" w:rsidRDefault="008C6445" w:rsidP="008C6445">
            <w:pPr>
              <w:pStyle w:val="AusencoNormal"/>
              <w:spacing w:line="360" w:lineRule="auto"/>
            </w:pPr>
            <w:r>
              <w:rPr>
                <w:lang w:val="es-CL"/>
              </w:rPr>
              <w:t>+56 9 5084 9662</w:t>
            </w:r>
          </w:p>
        </w:tc>
        <w:tc>
          <w:tcPr>
            <w:tcW w:w="4031" w:type="dxa"/>
          </w:tcPr>
          <w:p w14:paraId="3B9E3E13" w14:textId="0D43DEBC" w:rsidR="008C6445" w:rsidRDefault="008C6445" w:rsidP="008C6445">
            <w:pPr>
              <w:pStyle w:val="AusencoNormal"/>
              <w:spacing w:line="360" w:lineRule="auto"/>
            </w:pPr>
            <w:r>
              <w:rPr>
                <w:lang w:val="es-CL"/>
              </w:rPr>
              <w:t>+56 9 5880 1131</w:t>
            </w:r>
          </w:p>
        </w:tc>
      </w:tr>
      <w:tr w:rsidR="008C6445" w14:paraId="7E3F4B85" w14:textId="77777777" w:rsidTr="008C6445">
        <w:tc>
          <w:tcPr>
            <w:tcW w:w="2518" w:type="dxa"/>
          </w:tcPr>
          <w:p w14:paraId="127CB86F" w14:textId="234EC770" w:rsidR="008C6445" w:rsidRDefault="008C6445" w:rsidP="008C6445">
            <w:pPr>
              <w:pStyle w:val="AusencoNormal"/>
              <w:spacing w:line="360" w:lineRule="auto"/>
            </w:pPr>
            <w:r>
              <w:t>Corporate e-mail</w:t>
            </w:r>
          </w:p>
        </w:tc>
        <w:tc>
          <w:tcPr>
            <w:tcW w:w="2693" w:type="dxa"/>
          </w:tcPr>
          <w:p w14:paraId="55BC337E" w14:textId="72F8B61C" w:rsidR="008C6445" w:rsidRDefault="008C6445" w:rsidP="008C6445">
            <w:pPr>
              <w:pStyle w:val="AusencoNormal"/>
              <w:spacing w:line="360" w:lineRule="auto"/>
            </w:pPr>
            <w:hyperlink r:id="rId11" w:history="1">
              <w:r w:rsidRPr="00825AD3">
                <w:rPr>
                  <w:rStyle w:val="Hyperlink"/>
                  <w:lang w:val="pt-BR"/>
                </w:rPr>
                <w:t>pablo.monsalve@ausenco.com</w:t>
              </w:r>
            </w:hyperlink>
          </w:p>
        </w:tc>
        <w:tc>
          <w:tcPr>
            <w:tcW w:w="4031" w:type="dxa"/>
          </w:tcPr>
          <w:p w14:paraId="30105951" w14:textId="416535DA" w:rsidR="008C6445" w:rsidRDefault="008C6445" w:rsidP="008C6445">
            <w:pPr>
              <w:pStyle w:val="AusencoNormal"/>
              <w:spacing w:line="360" w:lineRule="auto"/>
            </w:pPr>
            <w:hyperlink r:id="rId12" w:history="1">
              <w:r w:rsidRPr="00825AD3">
                <w:rPr>
                  <w:rStyle w:val="Hyperlink"/>
                  <w:lang w:val="pt-BR"/>
                </w:rPr>
                <w:t>gerson.bastos@ausenco.com</w:t>
              </w:r>
            </w:hyperlink>
          </w:p>
        </w:tc>
      </w:tr>
      <w:tr w:rsidR="008C6445" w:rsidRPr="000E2735" w14:paraId="1CD8A225" w14:textId="77777777" w:rsidTr="008C6445">
        <w:tc>
          <w:tcPr>
            <w:tcW w:w="2518" w:type="dxa"/>
          </w:tcPr>
          <w:p w14:paraId="2BDEB858" w14:textId="43E0BECA" w:rsidR="008C6445" w:rsidRDefault="008C6445" w:rsidP="008C6445">
            <w:pPr>
              <w:pStyle w:val="AusencoNormal"/>
              <w:spacing w:line="360" w:lineRule="auto"/>
            </w:pPr>
            <w:r>
              <w:t>Brief professional</w:t>
            </w:r>
          </w:p>
        </w:tc>
        <w:tc>
          <w:tcPr>
            <w:tcW w:w="2693" w:type="dxa"/>
          </w:tcPr>
          <w:p w14:paraId="1A52D23A" w14:textId="61F4671C" w:rsidR="008C6445" w:rsidRPr="007E0C2C" w:rsidRDefault="007E0C2C" w:rsidP="008C6445">
            <w:pPr>
              <w:pStyle w:val="AusencoNormal"/>
              <w:spacing w:line="360" w:lineRule="auto"/>
              <w:rPr>
                <w:lang w:val="en-GB"/>
              </w:rPr>
            </w:pPr>
            <w:r w:rsidRPr="007E0C2C">
              <w:rPr>
                <w:lang w:val="en-GB"/>
              </w:rPr>
              <w:t>Industrial Engineer with mention in Mechanics from Universidad de La Frontera, and European Energy Efficiency Management - EUREM, Universidad del Desarrollo - AHK Chile, with experience in implementation and maintenance of Energy Management Systems ISO 50001, Energy Audits, Fleet electrification, and carbon footprint quantification</w:t>
            </w:r>
          </w:p>
        </w:tc>
        <w:tc>
          <w:tcPr>
            <w:tcW w:w="4031" w:type="dxa"/>
          </w:tcPr>
          <w:p w14:paraId="7657AEC5" w14:textId="375B0411" w:rsidR="008C6445" w:rsidRPr="000E2735" w:rsidRDefault="000E2735" w:rsidP="000E2735">
            <w:pPr>
              <w:pStyle w:val="AusencoNormal"/>
              <w:spacing w:line="360" w:lineRule="auto"/>
              <w:rPr>
                <w:lang w:val="en-GB"/>
              </w:rPr>
            </w:pPr>
            <w:r w:rsidRPr="000E2735">
              <w:rPr>
                <w:lang w:val="en-GB"/>
              </w:rPr>
              <w:t>Gerson has more than 20 years of experience, and for more than 10 years he has been working in the management of multidisciplinary and global teams, obtaining his Project Management Professional (PMP) and Scrum Master certifications. He focuses on creating knowledgeable and successful project teams. He is committed to finding a better way to solve problems by prioritizing innovation. Leveraging this experience, he creates opportunities to increase project and environmental sustainability.</w:t>
            </w:r>
          </w:p>
        </w:tc>
      </w:tr>
    </w:tbl>
    <w:p w14:paraId="77C53504" w14:textId="2D41B2E4" w:rsidR="00812B2F" w:rsidRPr="005D164F" w:rsidRDefault="00812B2F" w:rsidP="000A78E4">
      <w:pPr>
        <w:pStyle w:val="AusencoNormal"/>
        <w:spacing w:line="360" w:lineRule="auto"/>
        <w:rPr>
          <w:b/>
          <w:bCs/>
          <w:lang w:val="en-GB"/>
        </w:rPr>
      </w:pPr>
      <w:r w:rsidRPr="005D164F">
        <w:rPr>
          <w:b/>
          <w:bCs/>
          <w:lang w:val="en-GB"/>
        </w:rPr>
        <w:lastRenderedPageBreak/>
        <w:t>ABSTRACT:</w:t>
      </w:r>
    </w:p>
    <w:p w14:paraId="74B9E245" w14:textId="77777777" w:rsidR="0060465F" w:rsidRDefault="0060465F" w:rsidP="000A78E4">
      <w:pPr>
        <w:pStyle w:val="AusencoNormal"/>
        <w:spacing w:line="360" w:lineRule="auto"/>
      </w:pPr>
      <w:r w:rsidRPr="00CF2C6E">
        <w:rPr>
          <w:b/>
          <w:bCs/>
        </w:rPr>
        <w:t>Introduction:</w:t>
      </w:r>
      <w:r w:rsidRPr="00CF2C6E">
        <w:t xml:space="preserve"> Copper and lithium are critical minerals for the energy transition and will be required to be low in carbon in the coming decade. Chile, Peru, and Argentina collectively produce over 30% of global copper and lithium, with this share set to rise as new mines become operational. The mining industry in the Andes faces unique logistical challenges due to the region's geography. Mines at high altitudes require transporting ore to sea-level ports, traditionally using diesel-powered trucks. These trucks, however, present significant environmental and operational drawbacks. This paper explores the potential of replacing logistics diesel trucks with electric alternatives, particularly when energy recovery during downhill transport can be optimized. It highlights sustainability benefits, also considering financial gains as secondary yet persuasive advantages</w:t>
      </w:r>
      <w:r>
        <w:t>.</w:t>
      </w:r>
    </w:p>
    <w:p w14:paraId="6376C5E9" w14:textId="36DDE6C9" w:rsidR="000A78E4" w:rsidRDefault="000A78E4" w:rsidP="000A78E4">
      <w:pPr>
        <w:pStyle w:val="AusencoNormal"/>
        <w:spacing w:line="360" w:lineRule="auto"/>
      </w:pPr>
      <w:r>
        <w:rPr>
          <w:b/>
          <w:bCs/>
        </w:rPr>
        <w:t>Objective of the paper</w:t>
      </w:r>
      <w:r w:rsidRPr="00CF2C6E">
        <w:rPr>
          <w:b/>
          <w:bCs/>
        </w:rPr>
        <w:t>:</w:t>
      </w:r>
      <w:r w:rsidRPr="00CF2C6E">
        <w:t xml:space="preserve"> This paper explores the potential of replacing logistics diesel trucks with electric alternatives, particularly when energy recovery during downhill transport can be optimized. It highlights sustainability benefits, also considering financial gains as secondary yet persuasive advantages</w:t>
      </w:r>
      <w:r>
        <w:t>.</w:t>
      </w:r>
    </w:p>
    <w:p w14:paraId="4B4C3B82" w14:textId="77777777" w:rsidR="0060465F" w:rsidRPr="00CF2C6E" w:rsidRDefault="0060465F" w:rsidP="000A78E4">
      <w:pPr>
        <w:pStyle w:val="AusencoNormal"/>
        <w:spacing w:line="360" w:lineRule="auto"/>
        <w:rPr>
          <w:noProof/>
          <w:sz w:val="18"/>
          <w:szCs w:val="19"/>
        </w:rPr>
      </w:pPr>
      <w:r w:rsidRPr="00556E96">
        <w:rPr>
          <w:b/>
          <w:bCs/>
        </w:rPr>
        <w:t>Methodology:</w:t>
      </w:r>
      <w:r w:rsidRPr="00556E96">
        <w:t xml:space="preserve"> </w:t>
      </w:r>
      <w:ins w:id="0" w:author="Gerson Bastos" w:date="2025-03-06T10:41:00Z" w16du:dateUtc="2025-03-06T13:41:00Z">
        <w:r w:rsidRPr="00BC4977">
          <w:t xml:space="preserve">The study examines </w:t>
        </w:r>
        <w:r w:rsidRPr="00556E96">
          <w:t xml:space="preserve">the benefits </w:t>
        </w:r>
      </w:ins>
      <w:ins w:id="1" w:author="Gerson Bastos" w:date="2025-03-06T11:26:00Z" w16du:dateUtc="2025-03-06T14:26:00Z">
        <w:r w:rsidRPr="00556E96">
          <w:t>reported</w:t>
        </w:r>
      </w:ins>
      <w:ins w:id="2" w:author="Gerson Bastos" w:date="2025-03-06T10:42:00Z" w16du:dateUtc="2025-03-06T13:42:00Z">
        <w:r w:rsidRPr="00556E96">
          <w:t xml:space="preserve"> on</w:t>
        </w:r>
      </w:ins>
      <w:ins w:id="3" w:author="Gerson Bastos" w:date="2025-03-06T10:41:00Z" w16du:dateUtc="2025-03-06T13:41:00Z">
        <w:r w:rsidRPr="00556E96">
          <w:t xml:space="preserve"> </w:t>
        </w:r>
      </w:ins>
      <w:ins w:id="4" w:author="Gerson Bastos" w:date="2025-03-06T11:27:00Z" w16du:dateUtc="2025-03-06T14:27:00Z">
        <w:r w:rsidRPr="00556E96">
          <w:t xml:space="preserve">study cases related to </w:t>
        </w:r>
      </w:ins>
      <w:ins w:id="5" w:author="Gerson Bastos" w:date="2025-03-06T10:42:00Z" w16du:dateUtc="2025-03-06T13:42:00Z">
        <w:r w:rsidRPr="00556E96">
          <w:t xml:space="preserve">European logistics BEV trucks, </w:t>
        </w:r>
      </w:ins>
      <w:ins w:id="6" w:author="Gerson Bastos" w:date="2025-03-06T10:41:00Z" w16du:dateUtc="2025-03-06T13:41:00Z">
        <w:r w:rsidRPr="00556E96">
          <w:t>operational underground mining BEV trucks</w:t>
        </w:r>
      </w:ins>
      <w:ins w:id="7" w:author="Gerson Bastos" w:date="2025-03-06T10:42:00Z" w16du:dateUtc="2025-03-06T13:42:00Z">
        <w:r w:rsidRPr="00556E96">
          <w:t>,</w:t>
        </w:r>
      </w:ins>
      <w:ins w:id="8" w:author="Gerson Bastos" w:date="2025-03-06T10:41:00Z" w16du:dateUtc="2025-03-06T13:41:00Z">
        <w:r w:rsidRPr="00556E96">
          <w:t xml:space="preserve"> and last mile logistic BEV trucks</w:t>
        </w:r>
      </w:ins>
      <w:ins w:id="9" w:author="Gerson Bastos" w:date="2025-03-06T11:27:00Z" w16du:dateUtc="2025-03-06T14:27:00Z">
        <w:r w:rsidRPr="00556E96">
          <w:t xml:space="preserve"> </w:t>
        </w:r>
      </w:ins>
      <w:ins w:id="10" w:author="Gerson Bastos" w:date="2025-03-06T10:42:00Z" w16du:dateUtc="2025-03-06T13:42:00Z">
        <w:r w:rsidRPr="00556E96">
          <w:t xml:space="preserve">to identify </w:t>
        </w:r>
      </w:ins>
      <w:ins w:id="11" w:author="Gerson Bastos" w:date="2025-03-06T11:27:00Z" w16du:dateUtc="2025-03-06T14:27:00Z">
        <w:r w:rsidRPr="00556E96">
          <w:t xml:space="preserve">the </w:t>
        </w:r>
      </w:ins>
      <w:ins w:id="12" w:author="Gerson Bastos" w:date="2025-03-06T10:42:00Z" w16du:dateUtc="2025-03-06T13:42:00Z">
        <w:r w:rsidRPr="00556E96">
          <w:t>potential benefits</w:t>
        </w:r>
      </w:ins>
      <w:ins w:id="13" w:author="Gerson Bastos" w:date="2025-03-06T10:43:00Z" w16du:dateUtc="2025-03-06T13:43:00Z">
        <w:r w:rsidRPr="00556E96">
          <w:t xml:space="preserve"> of BEV trucks </w:t>
        </w:r>
      </w:ins>
      <w:ins w:id="14" w:author="Gerson Bastos" w:date="2025-03-06T11:45:00Z" w16du:dateUtc="2025-03-06T14:45:00Z">
        <w:r>
          <w:t>applied to</w:t>
        </w:r>
      </w:ins>
      <w:ins w:id="15" w:author="Gerson Bastos" w:date="2025-03-06T10:43:00Z" w16du:dateUtc="2025-03-06T13:43:00Z">
        <w:r w:rsidRPr="00556E96">
          <w:t xml:space="preserve"> </w:t>
        </w:r>
      </w:ins>
      <w:ins w:id="16" w:author="Gerson Bastos" w:date="2025-03-06T11:45:00Z" w16du:dateUtc="2025-03-06T14:45:00Z">
        <w:r>
          <w:t xml:space="preserve">mining </w:t>
        </w:r>
      </w:ins>
      <w:ins w:id="17" w:author="Gerson Bastos" w:date="2025-03-06T10:44:00Z" w16du:dateUtc="2025-03-06T13:44:00Z">
        <w:r w:rsidRPr="00556E96">
          <w:t>product logistics</w:t>
        </w:r>
      </w:ins>
      <w:ins w:id="18" w:author="Gerson Bastos" w:date="2025-03-06T10:41:00Z" w16du:dateUtc="2025-03-06T13:41:00Z">
        <w:r w:rsidRPr="00556E96">
          <w:t>.</w:t>
        </w:r>
      </w:ins>
      <w:ins w:id="19" w:author="Gerson Bastos" w:date="2025-03-06T10:44:00Z" w16du:dateUtc="2025-03-06T13:44:00Z">
        <w:r w:rsidRPr="00556E96">
          <w:t xml:space="preserve"> </w:t>
        </w:r>
      </w:ins>
      <w:r w:rsidRPr="00556E96">
        <w:t xml:space="preserve">The study </w:t>
      </w:r>
      <w:ins w:id="20" w:author="Gerson Bastos" w:date="2025-03-06T10:44:00Z" w16du:dateUtc="2025-03-06T13:44:00Z">
        <w:r w:rsidRPr="00BC4977">
          <w:t xml:space="preserve">also reviews </w:t>
        </w:r>
      </w:ins>
      <w:del w:id="21" w:author="Gerson Bastos" w:date="2025-03-06T10:44:00Z" w16du:dateUtc="2025-03-06T13:44:00Z">
        <w:r w:rsidRPr="00556E96" w:rsidDel="00C01657">
          <w:delText xml:space="preserve">examines </w:delText>
        </w:r>
      </w:del>
      <w:r w:rsidRPr="00556E96">
        <w:t xml:space="preserve">the operational dynamics of </w:t>
      </w:r>
      <w:ins w:id="22" w:author="Gerson Bastos" w:date="2025-03-06T10:38:00Z" w16du:dateUtc="2025-03-06T13:38:00Z">
        <w:r w:rsidRPr="00556E96">
          <w:t xml:space="preserve">current </w:t>
        </w:r>
      </w:ins>
      <w:del w:id="23" w:author="Gerson Bastos" w:date="2025-03-06T13:01:00Z" w16du:dateUtc="2025-03-06T16:01:00Z">
        <w:r w:rsidRPr="00556E96" w:rsidDel="00286963">
          <w:delText xml:space="preserve">logistics </w:delText>
        </w:r>
      </w:del>
      <w:ins w:id="24" w:author="Gerson Bastos" w:date="2025-03-06T10:38:00Z" w16du:dateUtc="2025-03-06T13:38:00Z">
        <w:r w:rsidRPr="00556E96">
          <w:t xml:space="preserve">diesel </w:t>
        </w:r>
      </w:ins>
      <w:r w:rsidRPr="00556E96">
        <w:t>trucks that transport mining products</w:t>
      </w:r>
      <w:r w:rsidRPr="00CF2C6E">
        <w:t xml:space="preserve"> in the Ande</w:t>
      </w:r>
      <w:r>
        <w:t>an countries</w:t>
      </w:r>
      <w:r w:rsidRPr="00CF2C6E">
        <w:t xml:space="preserve">, where trucks descend heavily loaded and ascend empty. Regenerative </w:t>
      </w:r>
      <w:del w:id="25" w:author="Gerson Bastos" w:date="2025-03-06T10:39:00Z" w16du:dateUtc="2025-03-06T13:39:00Z">
        <w:r w:rsidRPr="00CF2C6E" w:rsidDel="00C713A4">
          <w:delText>braking</w:delText>
        </w:r>
      </w:del>
      <w:ins w:id="26" w:author="Gerson Bastos" w:date="2025-03-06T10:39:00Z" w16du:dateUtc="2025-03-06T13:39:00Z">
        <w:r w:rsidRPr="00CF2C6E">
          <w:t>brake</w:t>
        </w:r>
      </w:ins>
      <w:r w:rsidRPr="00CF2C6E">
        <w:t xml:space="preserve"> systems in electric trucks </w:t>
      </w:r>
      <w:ins w:id="27" w:author="Gerson Bastos" w:date="2025-03-06T10:39:00Z" w16du:dateUtc="2025-03-06T13:39:00Z">
        <w:r>
          <w:t xml:space="preserve">can </w:t>
        </w:r>
      </w:ins>
      <w:r w:rsidRPr="00CF2C6E">
        <w:t>convert gravitational potential energy into electricity during downhill operations. This energy can be stored in on</w:t>
      </w:r>
      <w:del w:id="28" w:author="Gerson Bastos" w:date="2025-03-06T10:34:00Z" w16du:dateUtc="2025-03-06T13:34:00Z">
        <w:r w:rsidRPr="00CF2C6E" w:rsidDel="00D749B4">
          <w:delText>-</w:delText>
        </w:r>
      </w:del>
      <w:r w:rsidRPr="00CF2C6E">
        <w:t>board batteries or</w:t>
      </w:r>
      <w:del w:id="29" w:author="Gerson Bastos" w:date="2025-03-06T10:34:00Z" w16du:dateUtc="2025-03-06T13:34:00Z">
        <w:r w:rsidRPr="00CF2C6E" w:rsidDel="004573A8">
          <w:delText>,</w:delText>
        </w:r>
      </w:del>
      <w:r w:rsidRPr="00CF2C6E">
        <w:t xml:space="preserve"> </w:t>
      </w:r>
      <w:ins w:id="30" w:author="Gerson Bastos" w:date="2025-03-06T10:39:00Z" w16du:dateUtc="2025-03-06T13:39:00Z">
        <w:r>
          <w:t xml:space="preserve">could be </w:t>
        </w:r>
      </w:ins>
      <w:del w:id="31" w:author="Gerson Bastos" w:date="2025-03-06T10:34:00Z" w16du:dateUtc="2025-03-06T13:34:00Z">
        <w:r w:rsidRPr="00CF2C6E" w:rsidDel="00D749B4">
          <w:delText>in cases of extended descents</w:delText>
        </w:r>
        <w:r w:rsidRPr="00CF2C6E" w:rsidDel="004573A8">
          <w:delText>,</w:delText>
        </w:r>
      </w:del>
      <w:del w:id="32" w:author="Gerson Bastos" w:date="2025-03-06T10:35:00Z" w16du:dateUtc="2025-03-06T13:35:00Z">
        <w:r w:rsidRPr="00CF2C6E" w:rsidDel="004573A8">
          <w:delText xml:space="preserve"> </w:delText>
        </w:r>
      </w:del>
      <w:r w:rsidRPr="00CF2C6E">
        <w:t>transferred to external storage systems to avoid wastage</w:t>
      </w:r>
      <w:ins w:id="33" w:author="Gerson Bastos" w:date="2025-03-06T10:34:00Z" w16du:dateUtc="2025-03-06T13:34:00Z">
        <w:r>
          <w:t xml:space="preserve"> </w:t>
        </w:r>
        <w:r w:rsidRPr="00CF2C6E">
          <w:t>in cases of extended descents</w:t>
        </w:r>
      </w:ins>
      <w:r w:rsidRPr="00CF2C6E">
        <w:t xml:space="preserve">. </w:t>
      </w:r>
      <w:del w:id="34" w:author="Gerson Bastos" w:date="2025-03-06T10:34:00Z" w16du:dateUtc="2025-03-06T13:34:00Z">
        <w:r w:rsidRPr="00CF2C6E" w:rsidDel="00D749B4">
          <w:delText xml:space="preserve">Key </w:delText>
        </w:r>
      </w:del>
      <w:ins w:id="35" w:author="Gerson Bastos" w:date="2025-03-06T10:34:00Z" w16du:dateUtc="2025-03-06T13:34:00Z">
        <w:r>
          <w:t>The key</w:t>
        </w:r>
        <w:r w:rsidRPr="00CF2C6E">
          <w:t xml:space="preserve"> </w:t>
        </w:r>
      </w:ins>
      <w:del w:id="36" w:author="Gerson Bastos" w:date="2025-03-06T11:32:00Z" w16du:dateUtc="2025-03-06T14:32:00Z">
        <w:r w:rsidRPr="00CF2C6E" w:rsidDel="00556E96">
          <w:delText>performance indicators analyzed</w:delText>
        </w:r>
      </w:del>
      <w:ins w:id="37" w:author="Gerson Bastos" w:date="2025-03-06T11:32:00Z" w16du:dateUtc="2025-03-06T14:32:00Z">
        <w:r>
          <w:t xml:space="preserve">benefits found </w:t>
        </w:r>
      </w:ins>
      <w:ins w:id="38" w:author="Gerson Bastos" w:date="2025-03-06T11:33:00Z" w16du:dateUtc="2025-03-06T14:33:00Z">
        <w:r>
          <w:t>in</w:t>
        </w:r>
      </w:ins>
      <w:ins w:id="39" w:author="Gerson Bastos" w:date="2025-03-06T11:32:00Z" w16du:dateUtc="2025-03-06T14:32:00Z">
        <w:r>
          <w:t xml:space="preserve"> referential study cases</w:t>
        </w:r>
      </w:ins>
      <w:r w:rsidRPr="00CF2C6E">
        <w:t xml:space="preserve"> include </w:t>
      </w:r>
      <w:del w:id="40" w:author="Gerson Bastos" w:date="2025-03-06T11:33:00Z" w16du:dateUtc="2025-03-06T14:33:00Z">
        <w:r w:rsidRPr="00CF2C6E" w:rsidDel="00556E96">
          <w:delText xml:space="preserve">environmental impact, </w:delText>
        </w:r>
      </w:del>
      <w:r w:rsidRPr="00CF2C6E">
        <w:t>noise reduction, community relations, operational costs, productivity, and reliability. Challenges such as reduced battery efficiency in extreme conditions and infrastructure requirements are also evaluated.</w:t>
      </w:r>
    </w:p>
    <w:p w14:paraId="2FCF7B16" w14:textId="77777777" w:rsidR="0060465F" w:rsidRPr="00C4160C" w:rsidRDefault="0060465F" w:rsidP="000A78E4">
      <w:pPr>
        <w:pStyle w:val="AusencoNormal"/>
        <w:spacing w:line="360" w:lineRule="auto"/>
      </w:pPr>
      <w:r w:rsidRPr="00C4160C">
        <w:rPr>
          <w:b/>
          <w:bCs/>
        </w:rPr>
        <w:t>Results:</w:t>
      </w:r>
      <w:r w:rsidRPr="00C4160C">
        <w:t xml:space="preserve"> Electric trucks </w:t>
      </w:r>
      <w:ins w:id="41" w:author="Gerson Bastos" w:date="2025-03-06T11:52:00Z" w16du:dateUtc="2025-03-06T14:52:00Z">
        <w:r>
          <w:t xml:space="preserve">can </w:t>
        </w:r>
      </w:ins>
      <w:r w:rsidRPr="00C4160C">
        <w:t xml:space="preserve">offer significant sustainability and operational benefits for mining. They </w:t>
      </w:r>
      <w:ins w:id="42" w:author="Gerson Bastos" w:date="2025-03-06T10:35:00Z" w16du:dateUtc="2025-03-06T13:35:00Z">
        <w:r>
          <w:t xml:space="preserve">can </w:t>
        </w:r>
      </w:ins>
      <w:r w:rsidRPr="00C4160C">
        <w:t xml:space="preserve">reduce environmental impact by minimizing </w:t>
      </w:r>
      <w:del w:id="43" w:author="Gerson Bastos" w:date="2025-03-06T12:03:00Z" w16du:dateUtc="2025-03-06T15:03:00Z">
        <w:r w:rsidRPr="00C4160C" w:rsidDel="00803226">
          <w:delText xml:space="preserve">dust, </w:delText>
        </w:r>
      </w:del>
      <w:r w:rsidRPr="00C4160C">
        <w:t>noise</w:t>
      </w:r>
      <w:del w:id="44" w:author="Gerson Bastos" w:date="2025-03-06T12:03:00Z" w16du:dateUtc="2025-03-06T15:03:00Z">
        <w:r w:rsidRPr="00C4160C" w:rsidDel="00803226">
          <w:delText>,</w:delText>
        </w:r>
      </w:del>
      <w:r w:rsidRPr="00C4160C">
        <w:t xml:space="preserve"> and vibration, improving air quality, and fostering better community relations.</w:t>
      </w:r>
      <w:r w:rsidRPr="00241F08">
        <w:t xml:space="preserve"> </w:t>
      </w:r>
      <w:r w:rsidRPr="001627D7">
        <w:t xml:space="preserve">By </w:t>
      </w:r>
      <w:del w:id="45" w:author="Gerson Bastos" w:date="2025-03-06T12:00:00Z" w16du:dateUtc="2025-03-06T15:00:00Z">
        <w:r w:rsidRPr="001627D7" w:rsidDel="00236BEA">
          <w:delText xml:space="preserve">reducing </w:delText>
        </w:r>
      </w:del>
      <w:ins w:id="46" w:author="Gerson Bastos" w:date="2025-03-06T12:00:00Z" w16du:dateUtc="2025-03-06T15:00:00Z">
        <w:r>
          <w:t>eliminating 100% of</w:t>
        </w:r>
        <w:r w:rsidRPr="001627D7">
          <w:t xml:space="preserve"> </w:t>
        </w:r>
      </w:ins>
      <w:r w:rsidRPr="001627D7">
        <w:t xml:space="preserve">emissions and pollution, these vehicles </w:t>
      </w:r>
      <w:ins w:id="47" w:author="Gerson Bastos" w:date="2025-03-06T10:35:00Z" w16du:dateUtc="2025-03-06T13:35:00Z">
        <w:r>
          <w:t xml:space="preserve">can </w:t>
        </w:r>
        <w:r w:rsidRPr="001627D7">
          <w:t>improve</w:t>
        </w:r>
      </w:ins>
      <w:del w:id="48" w:author="Gerson Bastos" w:date="2025-03-06T10:35:00Z" w16du:dateUtc="2025-03-06T13:35:00Z">
        <w:r w:rsidRPr="001627D7" w:rsidDel="00AC07CD">
          <w:delText>contribute to improving</w:delText>
        </w:r>
      </w:del>
      <w:r w:rsidRPr="001627D7">
        <w:t xml:space="preserve"> the quality of life of the inhabitants of mining areas, generating a healthier and more attractive environment for tourism development. This synergy between mining and tourism can boost local economic development and strengthen ties between the industry and communities.</w:t>
      </w:r>
      <w:r w:rsidRPr="00432EE2">
        <w:t xml:space="preserve"> </w:t>
      </w:r>
      <w:r w:rsidRPr="00C4160C">
        <w:t xml:space="preserve">Drivers </w:t>
      </w:r>
      <w:ins w:id="49" w:author="Gerson Bastos" w:date="2025-03-06T11:53:00Z" w16du:dateUtc="2025-03-06T14:53:00Z">
        <w:r>
          <w:t xml:space="preserve">can </w:t>
        </w:r>
      </w:ins>
      <w:r w:rsidRPr="00C4160C">
        <w:t>also benefit from quieter, smoother equipment, enhancing working conditions and workforce retention.</w:t>
      </w:r>
    </w:p>
    <w:p w14:paraId="45B1D7FA" w14:textId="77777777" w:rsidR="0060465F" w:rsidRDefault="0060465F" w:rsidP="000A78E4">
      <w:pPr>
        <w:pStyle w:val="AusencoNormal"/>
        <w:spacing w:line="360" w:lineRule="auto"/>
      </w:pPr>
      <w:r w:rsidRPr="00432EE2">
        <w:lastRenderedPageBreak/>
        <w:t xml:space="preserve">Operationally, electric trucks </w:t>
      </w:r>
      <w:ins w:id="50" w:author="Gerson Bastos" w:date="2025-03-06T12:18:00Z" w16du:dateUtc="2025-03-06T15:18:00Z">
        <w:r>
          <w:t xml:space="preserve">can </w:t>
        </w:r>
      </w:ins>
      <w:r w:rsidRPr="00432EE2">
        <w:t xml:space="preserve">lower </w:t>
      </w:r>
      <w:del w:id="51" w:author="Gerson Bastos" w:date="2025-03-06T11:54:00Z" w16du:dateUtc="2025-03-06T14:54:00Z">
        <w:r w:rsidRPr="00432EE2" w:rsidDel="003B1E88">
          <w:delText xml:space="preserve">costs </w:delText>
        </w:r>
      </w:del>
      <w:ins w:id="52" w:author="Gerson Bastos" w:date="2025-03-06T11:54:00Z" w16du:dateUtc="2025-03-06T14:54:00Z">
        <w:r>
          <w:t>TCO</w:t>
        </w:r>
      </w:ins>
      <w:ins w:id="53" w:author="Gerson Bastos" w:date="2025-03-06T12:01:00Z" w16du:dateUtc="2025-03-06T15:01:00Z">
        <w:r>
          <w:t xml:space="preserve">, </w:t>
        </w:r>
      </w:ins>
      <w:ins w:id="54" w:author="Gerson Bastos" w:date="2025-03-06T11:54:00Z" w16du:dateUtc="2025-03-06T14:54:00Z">
        <w:r w:rsidRPr="00BC4977">
          <w:rPr>
            <w:i/>
            <w:iCs/>
          </w:rPr>
          <w:t>total cost of ownership</w:t>
        </w:r>
      </w:ins>
      <w:ins w:id="55" w:author="Gerson Bastos" w:date="2025-03-06T12:01:00Z" w16du:dateUtc="2025-03-06T15:01:00Z">
        <w:r>
          <w:t>,</w:t>
        </w:r>
      </w:ins>
      <w:ins w:id="56" w:author="Gerson Bastos" w:date="2025-03-06T11:54:00Z" w16du:dateUtc="2025-03-06T14:54:00Z">
        <w:r w:rsidRPr="00432EE2">
          <w:t xml:space="preserve"> </w:t>
        </w:r>
      </w:ins>
      <w:r w:rsidRPr="00432EE2">
        <w:t>by replacing diesel with electricity, offering higher energy efficiency, faster acceleration, and less downtime due to reduced maintenance needs. They also help mining companies save on carbon taxes, supporting long-term financial viability.</w:t>
      </w:r>
      <w:ins w:id="57" w:author="Gerson Bastos" w:date="2025-03-06T12:55:00Z" w16du:dateUtc="2025-03-06T15:55:00Z">
        <w:r>
          <w:t xml:space="preserve"> </w:t>
        </w:r>
      </w:ins>
      <w:ins w:id="58" w:author="Gerson Bastos" w:date="2025-03-06T12:56:00Z" w16du:dateUtc="2025-03-06T15:56:00Z">
        <w:r>
          <w:t xml:space="preserve">Study cases report </w:t>
        </w:r>
      </w:ins>
      <w:ins w:id="59" w:author="Gerson Bastos" w:date="2025-03-06T12:58:00Z" w16du:dateUtc="2025-03-06T15:58:00Z">
        <w:r>
          <w:t xml:space="preserve">that an </w:t>
        </w:r>
      </w:ins>
      <w:ins w:id="60" w:author="Gerson Bastos" w:date="2025-03-06T12:56:00Z" w16du:dateUtc="2025-03-06T15:56:00Z">
        <w:r>
          <w:t>e</w:t>
        </w:r>
      </w:ins>
      <w:ins w:id="61" w:author="Gerson Bastos" w:date="2025-03-06T12:55:00Z" w16du:dateUtc="2025-03-06T15:55:00Z">
        <w:r>
          <w:t>lectric</w:t>
        </w:r>
      </w:ins>
      <w:ins w:id="62" w:author="Gerson Bastos" w:date="2025-03-06T12:56:00Z" w16du:dateUtc="2025-03-06T15:56:00Z">
        <w:r>
          <w:t xml:space="preserve"> fleet </w:t>
        </w:r>
      </w:ins>
      <w:ins w:id="63" w:author="Gerson Bastos" w:date="2025-03-06T12:57:00Z" w16du:dateUtc="2025-03-06T15:57:00Z">
        <w:r>
          <w:t xml:space="preserve">can reduce TCO </w:t>
        </w:r>
      </w:ins>
      <w:ins w:id="64" w:author="Gerson Bastos" w:date="2025-03-06T12:58:00Z" w16du:dateUtc="2025-03-06T15:58:00Z">
        <w:r>
          <w:t>by</w:t>
        </w:r>
      </w:ins>
      <w:ins w:id="65" w:author="Gerson Bastos" w:date="2025-03-06T12:57:00Z" w16du:dateUtc="2025-03-06T15:57:00Z">
        <w:r>
          <w:t xml:space="preserve"> </w:t>
        </w:r>
      </w:ins>
      <w:ins w:id="66" w:author="Gerson Bastos" w:date="2025-03-06T12:56:00Z" w16du:dateUtc="2025-03-06T15:56:00Z">
        <w:r>
          <w:t>more than 10%</w:t>
        </w:r>
      </w:ins>
      <w:ins w:id="67" w:author="Gerson Bastos" w:date="2025-03-06T12:57:00Z" w16du:dateUtc="2025-03-06T15:57:00Z">
        <w:r>
          <w:t xml:space="preserve"> in some cases, but it must be </w:t>
        </w:r>
      </w:ins>
      <w:ins w:id="68" w:author="Gerson Bastos" w:date="2025-03-06T12:58:00Z" w16du:dateUtc="2025-03-06T15:58:00Z">
        <w:r>
          <w:t>reviewed case by case.</w:t>
        </w:r>
      </w:ins>
    </w:p>
    <w:p w14:paraId="52B77B9E" w14:textId="77777777" w:rsidR="0060465F" w:rsidRPr="006525FE" w:rsidRDefault="0060465F" w:rsidP="000A78E4">
      <w:pPr>
        <w:pStyle w:val="AusencoNormal"/>
        <w:spacing w:line="360" w:lineRule="auto"/>
      </w:pPr>
      <w:r w:rsidRPr="006525FE">
        <w:t xml:space="preserve">However, challenges remain. Batteries may perform poorly in extreme conditions, like high altitudes and low temperatures, limiting range and reliability compared to diesel trucks. </w:t>
      </w:r>
      <w:ins w:id="69" w:author="Gerson Bastos" w:date="2025-03-06T10:36:00Z" w16du:dateUtc="2025-03-06T13:36:00Z">
        <w:r w:rsidRPr="006525FE">
          <w:t>The proper</w:t>
        </w:r>
      </w:ins>
      <w:del w:id="70" w:author="Gerson Bastos" w:date="2025-03-06T10:36:00Z" w16du:dateUtc="2025-03-06T13:36:00Z">
        <w:r w:rsidRPr="006525FE" w:rsidDel="00AC07CD">
          <w:delText>Proper</w:delText>
        </w:r>
      </w:del>
      <w:r w:rsidRPr="006525FE">
        <w:t xml:space="preserve"> design of regenerative </w:t>
      </w:r>
      <w:del w:id="71" w:author="Gerson Bastos" w:date="2025-03-06T10:36:00Z" w16du:dateUtc="2025-03-06T13:36:00Z">
        <w:r w:rsidRPr="006525FE" w:rsidDel="00AC07CD">
          <w:delText>braking</w:delText>
        </w:r>
      </w:del>
      <w:ins w:id="72" w:author="Gerson Bastos" w:date="2025-03-06T12:59:00Z" w16du:dateUtc="2025-03-06T15:59:00Z">
        <w:r>
          <w:t>braking</w:t>
        </w:r>
      </w:ins>
      <w:r w:rsidRPr="006525FE">
        <w:t xml:space="preserve"> and charging solutions is essential to </w:t>
      </w:r>
      <w:ins w:id="73" w:author="Gerson Bastos" w:date="2025-03-06T10:36:00Z" w16du:dateUtc="2025-03-06T13:36:00Z">
        <w:r w:rsidRPr="006525FE">
          <w:t>maintaining</w:t>
        </w:r>
      </w:ins>
      <w:del w:id="74" w:author="Gerson Bastos" w:date="2025-03-06T10:36:00Z" w16du:dateUtc="2025-03-06T13:36:00Z">
        <w:r w:rsidRPr="006525FE" w:rsidDel="00AC07CD">
          <w:delText>maintain</w:delText>
        </w:r>
      </w:del>
      <w:r w:rsidRPr="006525FE">
        <w:t xml:space="preserve"> operational efficiency. High initial costs for trucks, microgrids, and energy storage systems pose financial barriers, especially in remote areas. Additionally, regulatory adaptations, such as trolley-assisted systems, and a shift in the mindset of local suppliers—who often focus on LNG rather than electric solutions—are necessary for widespread adoption.</w:t>
      </w:r>
    </w:p>
    <w:p w14:paraId="640E4885" w14:textId="77777777" w:rsidR="0060465F" w:rsidRPr="00432EE2" w:rsidRDefault="0060465F" w:rsidP="000A78E4">
      <w:pPr>
        <w:pStyle w:val="AusencoNormal"/>
        <w:spacing w:line="360" w:lineRule="auto"/>
      </w:pPr>
      <w:r w:rsidRPr="006525FE">
        <w:t>Despite these hurdles, electric trucks represent a promising step toward decarbonizing mining operations.</w:t>
      </w:r>
    </w:p>
    <w:tbl>
      <w:tblPr>
        <w:tblStyle w:val="TableGrid"/>
        <w:tblW w:w="85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40"/>
      </w:tblGrid>
      <w:tr w:rsidR="0060465F" w:rsidRPr="00D1123D" w14:paraId="26A81918" w14:textId="77777777" w:rsidTr="007F1B99">
        <w:trPr>
          <w:trHeight w:hRule="exact" w:val="3663"/>
          <w:jc w:val="center"/>
        </w:trPr>
        <w:tc>
          <w:tcPr>
            <w:tcW w:w="8540" w:type="dxa"/>
          </w:tcPr>
          <w:p w14:paraId="1300F448" w14:textId="4D17BE63" w:rsidR="0060465F" w:rsidRPr="00900374" w:rsidRDefault="008C6445" w:rsidP="000A78E4">
            <w:pPr>
              <w:spacing w:before="80" w:after="60" w:line="360" w:lineRule="auto"/>
              <w:rPr>
                <w:rFonts w:ascii="Palatino Linotype" w:eastAsia="Times New Roman" w:hAnsi="Palatino Linotype" w:cs="Times New Roman"/>
                <w:szCs w:val="20"/>
                <w:lang w:val="en-US" w:eastAsia="es-ES"/>
              </w:rPr>
            </w:pPr>
            <w:r>
              <w:rPr>
                <w:noProof/>
              </w:rPr>
              <w:drawing>
                <wp:inline distT="0" distB="0" distL="0" distR="0" wp14:anchorId="22EFBE46" wp14:editId="3122FD93">
                  <wp:extent cx="5372100" cy="2247590"/>
                  <wp:effectExtent l="0" t="0" r="0" b="635"/>
                  <wp:docPr id="209519449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4497" name="Picture 1" descr="A screenshot of a web page&#10;&#10;AI-generated content may be incorrect."/>
                          <pic:cNvPicPr/>
                        </pic:nvPicPr>
                        <pic:blipFill rotWithShape="1">
                          <a:blip r:embed="rId13" cstate="print">
                            <a:extLst>
                              <a:ext uri="{28A0092B-C50C-407E-A947-70E740481C1C}">
                                <a14:useLocalDpi xmlns:a14="http://schemas.microsoft.com/office/drawing/2010/main" val="0"/>
                              </a:ext>
                            </a:extLst>
                          </a:blip>
                          <a:srcRect t="16895" r="905" b="9292"/>
                          <a:stretch/>
                        </pic:blipFill>
                        <pic:spPr bwMode="auto">
                          <a:xfrm>
                            <a:off x="0" y="0"/>
                            <a:ext cx="5384155" cy="2252634"/>
                          </a:xfrm>
                          <a:prstGeom prst="rect">
                            <a:avLst/>
                          </a:prstGeom>
                          <a:ln>
                            <a:noFill/>
                          </a:ln>
                          <a:extLst>
                            <a:ext uri="{53640926-AAD7-44D8-BBD7-CCE9431645EC}">
                              <a14:shadowObscured xmlns:a14="http://schemas.microsoft.com/office/drawing/2010/main"/>
                            </a:ext>
                          </a:extLst>
                        </pic:spPr>
                      </pic:pic>
                    </a:graphicData>
                  </a:graphic>
                </wp:inline>
              </w:drawing>
            </w:r>
          </w:p>
        </w:tc>
      </w:tr>
      <w:tr w:rsidR="0060465F" w:rsidRPr="00D1123D" w14:paraId="4A46BCA6" w14:textId="77777777" w:rsidTr="007F1B99">
        <w:trPr>
          <w:trHeight w:val="50"/>
          <w:jc w:val="center"/>
        </w:trPr>
        <w:tc>
          <w:tcPr>
            <w:tcW w:w="8540" w:type="dxa"/>
          </w:tcPr>
          <w:p w14:paraId="19D76445" w14:textId="54F14BB5" w:rsidR="0060465F" w:rsidRDefault="0060465F" w:rsidP="000A78E4">
            <w:pPr>
              <w:spacing w:before="80" w:after="60" w:line="360" w:lineRule="auto"/>
              <w:jc w:val="center"/>
              <w:rPr>
                <w:ins w:id="75" w:author="Gerson Bastos" w:date="2025-03-06T11:57:00Z" w16du:dateUtc="2025-03-06T14:57:00Z"/>
                <w:rFonts w:ascii="Palatino Linotype" w:eastAsia="Times New Roman" w:hAnsi="Palatino Linotype" w:cs="Times New Roman"/>
                <w:b/>
                <w:bCs/>
                <w:szCs w:val="20"/>
                <w:lang w:val="en-US" w:eastAsia="es-ES"/>
              </w:rPr>
            </w:pPr>
          </w:p>
          <w:p w14:paraId="772E6788" w14:textId="77777777" w:rsidR="0060465F" w:rsidRPr="003043D8" w:rsidRDefault="0060465F" w:rsidP="000A78E4">
            <w:pPr>
              <w:pStyle w:val="AusencoNormal"/>
              <w:spacing w:line="360" w:lineRule="auto"/>
            </w:pPr>
            <w:r w:rsidRPr="003043D8">
              <w:rPr>
                <w:b/>
                <w:bCs/>
              </w:rPr>
              <w:t>Figure</w:t>
            </w:r>
            <w:r w:rsidRPr="003043D8">
              <w:t xml:space="preserve"> </w:t>
            </w:r>
            <w:r>
              <w:rPr>
                <w:b/>
                <w:bCs/>
              </w:rPr>
              <w:t>2</w:t>
            </w:r>
            <w:r w:rsidRPr="003043D8">
              <w:t xml:space="preserve"> </w:t>
            </w:r>
            <w:ins w:id="76" w:author="Gerson Bastos" w:date="2025-03-06T13:02:00Z" w16du:dateUtc="2025-03-06T16:02:00Z">
              <w:r>
                <w:t xml:space="preserve">Illustrative </w:t>
              </w:r>
            </w:ins>
            <w:r>
              <w:t>business case for electric trucks on mining products logistics</w:t>
            </w:r>
            <w:ins w:id="77" w:author="Gerson Bastos" w:date="2025-03-06T10:36:00Z" w16du:dateUtc="2025-03-06T13:36:00Z">
              <w:r>
                <w:t xml:space="preserve"> with</w:t>
              </w:r>
            </w:ins>
            <w:ins w:id="78" w:author="Gerson Bastos" w:date="2025-03-06T10:37:00Z" w16du:dateUtc="2025-03-06T13:37:00Z">
              <w:r>
                <w:t xml:space="preserve"> qualitative data</w:t>
              </w:r>
            </w:ins>
            <w:r w:rsidRPr="003043D8">
              <w:t>.</w:t>
            </w:r>
          </w:p>
        </w:tc>
      </w:tr>
    </w:tbl>
    <w:p w14:paraId="604E0463" w14:textId="77777777" w:rsidR="0060465F" w:rsidRPr="00CF2C6E" w:rsidRDefault="0060465F" w:rsidP="000A78E4">
      <w:pPr>
        <w:pStyle w:val="AusencoNormal"/>
        <w:spacing w:line="360" w:lineRule="auto"/>
      </w:pPr>
      <w:r w:rsidRPr="00CF2C6E">
        <w:rPr>
          <w:b/>
          <w:bCs/>
        </w:rPr>
        <w:t>Conclusions:</w:t>
      </w:r>
      <w:r w:rsidRPr="00CF2C6E">
        <w:t xml:space="preserve"> </w:t>
      </w:r>
      <w:r w:rsidRPr="00211AA7">
        <w:t xml:space="preserve">The transition from diesel-powered to electric logistics trucks for mining products offers transformative sustainability benefits for Andes mining operations. Regenerative braking and external energy storage systems enable mining companies to significantly reduce their environmental impact and carbon footprint while improving community relations. These sustainability benefits are complemented by financial advantages, including lower operational and maintenance costs, increased productivity, and reduced carbon taxes. Addressing challenges related to battery efficiency, infrastructure, and policy frameworks is essential to achieving these outcomes. Electric trucks represent a </w:t>
      </w:r>
      <w:r w:rsidRPr="00211AA7">
        <w:lastRenderedPageBreak/>
        <w:t>critical step toward aligning mining operations with global decarbonization goals, ensuring copper and lithium production supports a sustainable energy transition.</w:t>
      </w:r>
    </w:p>
    <w:p w14:paraId="6AA90339" w14:textId="59208564" w:rsidR="00D22BBE" w:rsidRPr="0060465F" w:rsidRDefault="0060465F" w:rsidP="000A78E4">
      <w:pPr>
        <w:pStyle w:val="AusencoNormal"/>
        <w:spacing w:line="360" w:lineRule="auto"/>
        <w:rPr>
          <w:lang w:val="en-GB"/>
        </w:rPr>
      </w:pPr>
      <w:r w:rsidRPr="00CF2C6E">
        <w:rPr>
          <w:b/>
          <w:bCs/>
        </w:rPr>
        <w:t>Keywords:</w:t>
      </w:r>
      <w:r w:rsidRPr="00CF2C6E">
        <w:t xml:space="preserve"> </w:t>
      </w:r>
      <w:r w:rsidRPr="000405FB">
        <w:t>Andes mining operations</w:t>
      </w:r>
      <w:r w:rsidRPr="00CF2C6E">
        <w:t xml:space="preserve">, </w:t>
      </w:r>
      <w:r>
        <w:t>electric trucks</w:t>
      </w:r>
      <w:r w:rsidRPr="00CF2C6E">
        <w:t xml:space="preserve">, </w:t>
      </w:r>
      <w:r>
        <w:t>d</w:t>
      </w:r>
      <w:r w:rsidRPr="00766330">
        <w:t>ecarbonization</w:t>
      </w:r>
      <w:r w:rsidRPr="00CF2C6E">
        <w:t xml:space="preserve">, </w:t>
      </w:r>
      <w:r>
        <w:t>e</w:t>
      </w:r>
      <w:r w:rsidRPr="000405FB">
        <w:t>nvironmental impact</w:t>
      </w:r>
      <w:r w:rsidRPr="00CF2C6E">
        <w:t xml:space="preserve">, </w:t>
      </w:r>
      <w:r>
        <w:t>c</w:t>
      </w:r>
      <w:r w:rsidRPr="000405FB">
        <w:t>ommunity relations</w:t>
      </w:r>
      <w:r>
        <w:t>hip</w:t>
      </w:r>
      <w:r w:rsidRPr="00CF2C6E">
        <w:t>.</w:t>
      </w:r>
    </w:p>
    <w:sectPr w:rsidR="00D22BBE" w:rsidRPr="0060465F" w:rsidSect="00960390">
      <w:pgSz w:w="11906" w:h="16838"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E9D8B" w14:textId="77777777" w:rsidR="00540A15" w:rsidRDefault="00540A15" w:rsidP="00851F16">
      <w:pPr>
        <w:spacing w:before="0" w:after="0"/>
      </w:pPr>
      <w:r>
        <w:separator/>
      </w:r>
    </w:p>
  </w:endnote>
  <w:endnote w:type="continuationSeparator" w:id="0">
    <w:p w14:paraId="1F7BBDF1" w14:textId="77777777" w:rsidR="00540A15" w:rsidRDefault="00540A1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515E" w14:textId="77777777" w:rsidR="00540A15" w:rsidRDefault="00540A15" w:rsidP="00851F16">
      <w:pPr>
        <w:spacing w:before="0" w:after="0"/>
      </w:pPr>
      <w:r>
        <w:separator/>
      </w:r>
    </w:p>
  </w:footnote>
  <w:footnote w:type="continuationSeparator" w:id="0">
    <w:p w14:paraId="6BB809AD" w14:textId="77777777" w:rsidR="00540A15" w:rsidRDefault="00540A15"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0FD05611"/>
    <w:multiLevelType w:val="hybridMultilevel"/>
    <w:tmpl w:val="3E9C6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2"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70932512">
    <w:abstractNumId w:val="10"/>
  </w:num>
  <w:num w:numId="2" w16cid:durableId="1925144192">
    <w:abstractNumId w:val="10"/>
  </w:num>
  <w:num w:numId="3" w16cid:durableId="286159323">
    <w:abstractNumId w:val="10"/>
  </w:num>
  <w:num w:numId="4" w16cid:durableId="1254822702">
    <w:abstractNumId w:val="10"/>
  </w:num>
  <w:num w:numId="5" w16cid:durableId="1136946098">
    <w:abstractNumId w:val="5"/>
  </w:num>
  <w:num w:numId="6" w16cid:durableId="2112629055">
    <w:abstractNumId w:val="5"/>
  </w:num>
  <w:num w:numId="7" w16cid:durableId="327174765">
    <w:abstractNumId w:val="4"/>
  </w:num>
  <w:num w:numId="8" w16cid:durableId="645202918">
    <w:abstractNumId w:val="12"/>
  </w:num>
  <w:num w:numId="9" w16cid:durableId="1733848120">
    <w:abstractNumId w:val="3"/>
  </w:num>
  <w:num w:numId="10" w16cid:durableId="1100026212">
    <w:abstractNumId w:val="3"/>
  </w:num>
  <w:num w:numId="11" w16cid:durableId="550045701">
    <w:abstractNumId w:val="2"/>
  </w:num>
  <w:num w:numId="12" w16cid:durableId="700086883">
    <w:abstractNumId w:val="2"/>
  </w:num>
  <w:num w:numId="13" w16cid:durableId="1160270060">
    <w:abstractNumId w:val="1"/>
  </w:num>
  <w:num w:numId="14" w16cid:durableId="599994803">
    <w:abstractNumId w:val="12"/>
  </w:num>
  <w:num w:numId="15" w16cid:durableId="1069840324">
    <w:abstractNumId w:val="0"/>
  </w:num>
  <w:num w:numId="16" w16cid:durableId="742919088">
    <w:abstractNumId w:val="12"/>
  </w:num>
  <w:num w:numId="17" w16cid:durableId="1428959743">
    <w:abstractNumId w:val="11"/>
  </w:num>
  <w:num w:numId="18" w16cid:durableId="228541987">
    <w:abstractNumId w:val="11"/>
  </w:num>
  <w:num w:numId="19" w16cid:durableId="248656223">
    <w:abstractNumId w:val="11"/>
  </w:num>
  <w:num w:numId="20" w16cid:durableId="1349483827">
    <w:abstractNumId w:val="11"/>
  </w:num>
  <w:num w:numId="21" w16cid:durableId="1635216394">
    <w:abstractNumId w:val="6"/>
  </w:num>
  <w:num w:numId="22" w16cid:durableId="1392776338">
    <w:abstractNumId w:val="6"/>
  </w:num>
  <w:num w:numId="23" w16cid:durableId="208690626">
    <w:abstractNumId w:val="6"/>
  </w:num>
  <w:num w:numId="24" w16cid:durableId="1946499577">
    <w:abstractNumId w:val="9"/>
  </w:num>
  <w:num w:numId="25" w16cid:durableId="271211108">
    <w:abstractNumId w:val="9"/>
  </w:num>
  <w:num w:numId="26" w16cid:durableId="1401713120">
    <w:abstractNumId w:val="9"/>
  </w:num>
  <w:num w:numId="27" w16cid:durableId="1946306921">
    <w:abstractNumId w:val="8"/>
  </w:num>
  <w:num w:numId="28" w16cid:durableId="195049943">
    <w:abstractNumId w:val="8"/>
  </w:num>
  <w:num w:numId="29" w16cid:durableId="267202047">
    <w:abstractNumId w:val="8"/>
  </w:num>
  <w:num w:numId="30" w16cid:durableId="1019966300">
    <w:abstractNumId w:val="13"/>
  </w:num>
  <w:num w:numId="31" w16cid:durableId="2011712602">
    <w:abstractNumId w:val="13"/>
  </w:num>
  <w:num w:numId="32" w16cid:durableId="1031222424">
    <w:abstractNumId w:val="13"/>
  </w:num>
  <w:num w:numId="33" w16cid:durableId="20129472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son Bastos">
    <w15:presenceInfo w15:providerId="AD" w15:userId="S::Gerson.Bastos@ausenco.com::8f8f1ba0-f84b-4fad-b6a8-814d9bc0b8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1387F"/>
    <w:rsid w:val="000016FF"/>
    <w:rsid w:val="00033C1C"/>
    <w:rsid w:val="0006217B"/>
    <w:rsid w:val="00075E12"/>
    <w:rsid w:val="0008130C"/>
    <w:rsid w:val="000A7190"/>
    <w:rsid w:val="000A78E4"/>
    <w:rsid w:val="000B5FBF"/>
    <w:rsid w:val="000C232E"/>
    <w:rsid w:val="000D52ED"/>
    <w:rsid w:val="000E2735"/>
    <w:rsid w:val="000E5A48"/>
    <w:rsid w:val="00134346"/>
    <w:rsid w:val="00136C96"/>
    <w:rsid w:val="001552F1"/>
    <w:rsid w:val="00174473"/>
    <w:rsid w:val="00193699"/>
    <w:rsid w:val="001A290A"/>
    <w:rsid w:val="001B0A33"/>
    <w:rsid w:val="001B5DE3"/>
    <w:rsid w:val="001C3404"/>
    <w:rsid w:val="001E1AC6"/>
    <w:rsid w:val="001F7A06"/>
    <w:rsid w:val="0021082E"/>
    <w:rsid w:val="0021525A"/>
    <w:rsid w:val="00250E7B"/>
    <w:rsid w:val="002763AC"/>
    <w:rsid w:val="00294EA4"/>
    <w:rsid w:val="002B1C5A"/>
    <w:rsid w:val="002C429E"/>
    <w:rsid w:val="002D2ACF"/>
    <w:rsid w:val="002F04B0"/>
    <w:rsid w:val="003128DE"/>
    <w:rsid w:val="00315E46"/>
    <w:rsid w:val="003169DA"/>
    <w:rsid w:val="00356EAC"/>
    <w:rsid w:val="00362626"/>
    <w:rsid w:val="003626F0"/>
    <w:rsid w:val="00364D98"/>
    <w:rsid w:val="00382149"/>
    <w:rsid w:val="003965D7"/>
    <w:rsid w:val="003A063C"/>
    <w:rsid w:val="003D5135"/>
    <w:rsid w:val="003F006A"/>
    <w:rsid w:val="0041029E"/>
    <w:rsid w:val="00436B3D"/>
    <w:rsid w:val="00444B6E"/>
    <w:rsid w:val="00457262"/>
    <w:rsid w:val="00483813"/>
    <w:rsid w:val="004D60F8"/>
    <w:rsid w:val="004F1C24"/>
    <w:rsid w:val="00506947"/>
    <w:rsid w:val="0051233A"/>
    <w:rsid w:val="00537F94"/>
    <w:rsid w:val="00540A15"/>
    <w:rsid w:val="0056519B"/>
    <w:rsid w:val="00573EC5"/>
    <w:rsid w:val="005760FD"/>
    <w:rsid w:val="00577F4A"/>
    <w:rsid w:val="0058229B"/>
    <w:rsid w:val="00592E94"/>
    <w:rsid w:val="005C42F5"/>
    <w:rsid w:val="005D164F"/>
    <w:rsid w:val="005E5356"/>
    <w:rsid w:val="00602125"/>
    <w:rsid w:val="0060465F"/>
    <w:rsid w:val="006076F8"/>
    <w:rsid w:val="00610499"/>
    <w:rsid w:val="006406F2"/>
    <w:rsid w:val="00644238"/>
    <w:rsid w:val="00660350"/>
    <w:rsid w:val="00671741"/>
    <w:rsid w:val="00675E45"/>
    <w:rsid w:val="00695C0D"/>
    <w:rsid w:val="006965CF"/>
    <w:rsid w:val="006B2252"/>
    <w:rsid w:val="006F6614"/>
    <w:rsid w:val="006F713F"/>
    <w:rsid w:val="00706D5E"/>
    <w:rsid w:val="00706E3D"/>
    <w:rsid w:val="00717909"/>
    <w:rsid w:val="0073489E"/>
    <w:rsid w:val="007679BD"/>
    <w:rsid w:val="007737DE"/>
    <w:rsid w:val="00790939"/>
    <w:rsid w:val="00795CF2"/>
    <w:rsid w:val="007A08D8"/>
    <w:rsid w:val="007B7DBB"/>
    <w:rsid w:val="007C3725"/>
    <w:rsid w:val="007E0C2C"/>
    <w:rsid w:val="00803647"/>
    <w:rsid w:val="00812B2F"/>
    <w:rsid w:val="00840225"/>
    <w:rsid w:val="008431DD"/>
    <w:rsid w:val="00851F16"/>
    <w:rsid w:val="00864A73"/>
    <w:rsid w:val="00893C30"/>
    <w:rsid w:val="008A1416"/>
    <w:rsid w:val="008A582B"/>
    <w:rsid w:val="008B2443"/>
    <w:rsid w:val="008C6445"/>
    <w:rsid w:val="0091387F"/>
    <w:rsid w:val="0091452E"/>
    <w:rsid w:val="00916FBC"/>
    <w:rsid w:val="009304A6"/>
    <w:rsid w:val="00960390"/>
    <w:rsid w:val="0096701D"/>
    <w:rsid w:val="00986292"/>
    <w:rsid w:val="00987870"/>
    <w:rsid w:val="009919A7"/>
    <w:rsid w:val="009A2148"/>
    <w:rsid w:val="009D4D51"/>
    <w:rsid w:val="00A13042"/>
    <w:rsid w:val="00A13379"/>
    <w:rsid w:val="00A40BCF"/>
    <w:rsid w:val="00A535F3"/>
    <w:rsid w:val="00A5400F"/>
    <w:rsid w:val="00A57CE6"/>
    <w:rsid w:val="00A60D34"/>
    <w:rsid w:val="00A66C4F"/>
    <w:rsid w:val="00A851D0"/>
    <w:rsid w:val="00AA0D2A"/>
    <w:rsid w:val="00AA499C"/>
    <w:rsid w:val="00AA6E16"/>
    <w:rsid w:val="00AB6E63"/>
    <w:rsid w:val="00B01EFA"/>
    <w:rsid w:val="00B4484F"/>
    <w:rsid w:val="00B454EC"/>
    <w:rsid w:val="00B70C05"/>
    <w:rsid w:val="00BB78F2"/>
    <w:rsid w:val="00BF5114"/>
    <w:rsid w:val="00C218EC"/>
    <w:rsid w:val="00C74333"/>
    <w:rsid w:val="00C84F87"/>
    <w:rsid w:val="00CA50A5"/>
    <w:rsid w:val="00CC2E16"/>
    <w:rsid w:val="00CF18CC"/>
    <w:rsid w:val="00CF7318"/>
    <w:rsid w:val="00D14D43"/>
    <w:rsid w:val="00D219C5"/>
    <w:rsid w:val="00D2282F"/>
    <w:rsid w:val="00D22BBE"/>
    <w:rsid w:val="00D230E4"/>
    <w:rsid w:val="00D25CC5"/>
    <w:rsid w:val="00D45685"/>
    <w:rsid w:val="00D54B1C"/>
    <w:rsid w:val="00D64634"/>
    <w:rsid w:val="00DA7DF2"/>
    <w:rsid w:val="00DB4F85"/>
    <w:rsid w:val="00DE06F5"/>
    <w:rsid w:val="00E10B97"/>
    <w:rsid w:val="00E27799"/>
    <w:rsid w:val="00E31100"/>
    <w:rsid w:val="00E36C80"/>
    <w:rsid w:val="00E51ABF"/>
    <w:rsid w:val="00E549ED"/>
    <w:rsid w:val="00E56F52"/>
    <w:rsid w:val="00E73794"/>
    <w:rsid w:val="00E738F8"/>
    <w:rsid w:val="00E74A71"/>
    <w:rsid w:val="00E93E96"/>
    <w:rsid w:val="00E96936"/>
    <w:rsid w:val="00E97A42"/>
    <w:rsid w:val="00EA4B26"/>
    <w:rsid w:val="00EB05E8"/>
    <w:rsid w:val="00EB57E1"/>
    <w:rsid w:val="00EE40EA"/>
    <w:rsid w:val="00EF794B"/>
    <w:rsid w:val="00F01606"/>
    <w:rsid w:val="00F06A15"/>
    <w:rsid w:val="00F12E14"/>
    <w:rsid w:val="00F35756"/>
    <w:rsid w:val="00F40DBC"/>
    <w:rsid w:val="00F520A8"/>
    <w:rsid w:val="00F734EF"/>
    <w:rsid w:val="00F90537"/>
    <w:rsid w:val="00F96E86"/>
    <w:rsid w:val="00FB4C33"/>
    <w:rsid w:val="00FC0402"/>
    <w:rsid w:val="00FC6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F6D7"/>
  <w15:chartTrackingRefBased/>
  <w15:docId w15:val="{5D11E9FA-E48F-4DA0-95A4-4C33A295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41029E"/>
    <w:pPr>
      <w:keepNext/>
      <w:pBdr>
        <w:top w:val="single" w:sz="4" w:space="3" w:color="auto"/>
      </w:pBdr>
      <w:spacing w:before="120" w:after="120" w:line="240" w:lineRule="auto"/>
      <w:jc w:val="both"/>
    </w:pPr>
    <w:rPr>
      <w:rFonts w:ascii="Arial" w:eastAsia="Times New Roman" w:hAnsi="Arial" w:cs="Times New Roman"/>
      <w:b/>
      <w:szCs w:val="24"/>
      <w:lang w:val="en-CA" w:eastAsia="en-AU"/>
    </w:rPr>
  </w:style>
  <w:style w:type="paragraph" w:customStyle="1" w:styleId="Appendix">
    <w:name w:val="Appendix"/>
    <w:basedOn w:val="Heading"/>
    <w:next w:val="Normal"/>
    <w:rsid w:val="003128DE"/>
    <w:pPr>
      <w:pageBreakBefore/>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9919A7"/>
    <w:pPr>
      <w:spacing w:before="120" w:after="120" w:line="240" w:lineRule="auto"/>
      <w:jc w:val="both"/>
    </w:pPr>
    <w:rPr>
      <w:rFonts w:ascii="Arial" w:eastAsia="Times New Roman" w:hAnsi="Arial" w:cs="Times New Roman"/>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ind w:left="3970" w:hanging="3119"/>
    </w:pPr>
  </w:style>
  <w:style w:type="paragraph" w:customStyle="1" w:styleId="Image">
    <w:name w:val="Image"/>
    <w:basedOn w:val="AusencoNormal"/>
    <w:rsid w:val="00D45685"/>
    <w:pPr>
      <w:keepNext/>
      <w:ind w:left="851"/>
    </w:pPr>
  </w:style>
  <w:style w:type="paragraph" w:customStyle="1" w:styleId="List-Bullet1">
    <w:name w:val="List - Bullet 1"/>
    <w:basedOn w:val="AusencoNormalIndent"/>
    <w:rsid w:val="00D45685"/>
    <w:pPr>
      <w:keepLines/>
      <w:numPr>
        <w:numId w:val="23"/>
      </w:numPr>
    </w:pPr>
  </w:style>
  <w:style w:type="paragraph" w:customStyle="1" w:styleId="List-Bullet2">
    <w:name w:val="List - Bullet 2"/>
    <w:basedOn w:val="AusencoNormalIndent"/>
    <w:rsid w:val="00D45685"/>
    <w:pPr>
      <w:numPr>
        <w:ilvl w:val="1"/>
        <w:numId w:val="23"/>
      </w:numPr>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pPr>
  </w:style>
  <w:style w:type="paragraph" w:customStyle="1" w:styleId="List-Number2">
    <w:name w:val="List - Number 2"/>
    <w:basedOn w:val="AusencoNormalIndent"/>
    <w:rsid w:val="00D45685"/>
    <w:pPr>
      <w:keepLines/>
      <w:numPr>
        <w:ilvl w:val="1"/>
        <w:numId w:val="26"/>
      </w:numPr>
    </w:pPr>
  </w:style>
  <w:style w:type="paragraph" w:customStyle="1" w:styleId="List-Number3">
    <w:name w:val="List - Number 3"/>
    <w:basedOn w:val="AusencoNormalIndent"/>
    <w:rsid w:val="00D45685"/>
    <w:pPr>
      <w:keepLines/>
      <w:numPr>
        <w:ilvl w:val="2"/>
        <w:numId w:val="26"/>
      </w:numPr>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91387F"/>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91387F"/>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91387F"/>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91387F"/>
    <w:rPr>
      <w:rFonts w:ascii="Arial" w:hAnsi="Arial"/>
      <w:i/>
      <w:iCs/>
      <w:color w:val="36516D" w:themeColor="text1" w:themeTint="BF"/>
      <w:sz w:val="20"/>
    </w:rPr>
  </w:style>
  <w:style w:type="paragraph" w:styleId="ListParagraph">
    <w:name w:val="List Paragraph"/>
    <w:basedOn w:val="Normal"/>
    <w:uiPriority w:val="34"/>
    <w:qFormat/>
    <w:rsid w:val="0091387F"/>
    <w:pPr>
      <w:ind w:left="720"/>
      <w:contextualSpacing/>
    </w:pPr>
  </w:style>
  <w:style w:type="character" w:styleId="IntenseEmphasis">
    <w:name w:val="Intense Emphasis"/>
    <w:basedOn w:val="DefaultParagraphFont"/>
    <w:uiPriority w:val="21"/>
    <w:semiHidden/>
    <w:qFormat/>
    <w:rsid w:val="0091387F"/>
    <w:rPr>
      <w:i/>
      <w:iCs/>
      <w:color w:val="00344A" w:themeColor="accent1" w:themeShade="BF"/>
    </w:rPr>
  </w:style>
  <w:style w:type="paragraph" w:styleId="IntenseQuote">
    <w:name w:val="Intense Quote"/>
    <w:basedOn w:val="Normal"/>
    <w:next w:val="Normal"/>
    <w:link w:val="IntenseQuoteChar"/>
    <w:uiPriority w:val="30"/>
    <w:qFormat/>
    <w:rsid w:val="0091387F"/>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91387F"/>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91387F"/>
    <w:rPr>
      <w:b/>
      <w:bCs/>
      <w:smallCaps/>
      <w:color w:val="00344A" w:themeColor="accent1" w:themeShade="BF"/>
      <w:spacing w:val="5"/>
    </w:rPr>
  </w:style>
  <w:style w:type="character" w:styleId="UnresolvedMention">
    <w:name w:val="Unresolved Mention"/>
    <w:basedOn w:val="DefaultParagraphFont"/>
    <w:uiPriority w:val="99"/>
    <w:semiHidden/>
    <w:unhideWhenUsed/>
    <w:rsid w:val="00250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erson.bastos@ausenc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blo.monsalve@ausenco.com"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dff525-292a-4fdb-8e6f-a92725f30d27" xsi:nil="true"/>
    <lcf76f155ced4ddcb4097134ff3c332f xmlns="9f1e5c28-7636-48e2-a052-3641472fbc3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4190B60B0282E48821F942108446CF3" ma:contentTypeVersion="19" ma:contentTypeDescription="Crear nuevo documento." ma:contentTypeScope="" ma:versionID="831a95b9949e6452379b5b29a9c9c206">
  <xsd:schema xmlns:xsd="http://www.w3.org/2001/XMLSchema" xmlns:xs="http://www.w3.org/2001/XMLSchema" xmlns:p="http://schemas.microsoft.com/office/2006/metadata/properties" xmlns:ns2="9f1e5c28-7636-48e2-a052-3641472fbc34" xmlns:ns3="61dff525-292a-4fdb-8e6f-a92725f30d27" targetNamespace="http://schemas.microsoft.com/office/2006/metadata/properties" ma:root="true" ma:fieldsID="adacbb37da9164dc39781de3fa36a01e" ns2:_="" ns3:_="">
    <xsd:import namespace="9f1e5c28-7636-48e2-a052-3641472fbc34"/>
    <xsd:import namespace="61dff525-292a-4fdb-8e6f-a92725f30d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1e5c28-7636-48e2-a052-3641472fb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646cb916-533d-4f5b-b218-16d8f39812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dff525-292a-4fdb-8e6f-a92725f30d2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e5aa9ae-db5d-4207-a7f9-f0e7fa1970c1}" ma:internalName="TaxCatchAll" ma:showField="CatchAllData" ma:web="61dff525-292a-4fdb-8e6f-a92725f30d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F80D9-1780-412E-9DC9-66F996BA5F8C}">
  <ds:schemaRefs>
    <ds:schemaRef ds:uri="http://schemas.microsoft.com/office/2006/metadata/properties"/>
    <ds:schemaRef ds:uri="http://schemas.microsoft.com/office/infopath/2007/PartnerControls"/>
    <ds:schemaRef ds:uri="61dff525-292a-4fdb-8e6f-a92725f30d27"/>
    <ds:schemaRef ds:uri="9f1e5c28-7636-48e2-a052-3641472fbc34"/>
  </ds:schemaRefs>
</ds:datastoreItem>
</file>

<file path=customXml/itemProps2.xml><?xml version="1.0" encoding="utf-8"?>
<ds:datastoreItem xmlns:ds="http://schemas.openxmlformats.org/officeDocument/2006/customXml" ds:itemID="{EC27F92A-0EF5-42E5-BBD9-C86E3E50DEB0}">
  <ds:schemaRefs>
    <ds:schemaRef ds:uri="http://schemas.microsoft.com/sharepoint/v3/contenttype/forms"/>
  </ds:schemaRefs>
</ds:datastoreItem>
</file>

<file path=customXml/itemProps3.xml><?xml version="1.0" encoding="utf-8"?>
<ds:datastoreItem xmlns:ds="http://schemas.openxmlformats.org/officeDocument/2006/customXml" ds:itemID="{C659D5D2-7F0C-4034-93A5-54AEC609A8E3}"/>
</file>

<file path=customXml/itemProps4.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1029</Words>
  <Characters>5870</Characters>
  <Application>Microsoft Office Word</Application>
  <DocSecurity>0</DocSecurity>
  <Lines>48</Lines>
  <Paragraphs>13</Paragraphs>
  <ScaleCrop>false</ScaleCrop>
  <Company>Ausenco</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Monsalve</dc:creator>
  <cp:keywords/>
  <dc:description/>
  <cp:lastModifiedBy>Pablo Monsalve</cp:lastModifiedBy>
  <cp:revision>45</cp:revision>
  <dcterms:created xsi:type="dcterms:W3CDTF">2025-05-12T22:23:00Z</dcterms:created>
  <dcterms:modified xsi:type="dcterms:W3CDTF">2025-05-12T23:13:00Z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0x01010084190B60B0282E48821F942108446CF3</vt:lpwstr>
  </property>
  <property fmtid="{D5CDD505-2E9C-101B-9397-08002B2CF9AE}" pid="3" name="MediaServiceImageTags">
    <vt:lpwstr/>
  </property>
</Properties>
</file>